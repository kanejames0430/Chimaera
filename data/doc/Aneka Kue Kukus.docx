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107" w:rsidRDefault="003A1107" w:rsidP="003A1107">
      <w:pPr>
        <w:pStyle w:val="NormalWeb"/>
      </w:pPr>
      <w:proofErr w:type="gramStart"/>
      <w:r>
        <w:t>Apa</w:t>
      </w:r>
      <w:proofErr w:type="gramEnd"/>
      <w:r>
        <w:t xml:space="preserve"> yang membedakan </w:t>
      </w:r>
      <w:hyperlink r:id="rId6" w:history="1">
        <w:r>
          <w:rPr>
            <w:rStyle w:val="Hyperlink"/>
          </w:rPr>
          <w:t>bolu</w:t>
        </w:r>
      </w:hyperlink>
      <w:r>
        <w:t xml:space="preserve"> coklat dengan cake coklat? Pada dasarnya keduanya hampir mirip, hanya saja bolu </w:t>
      </w:r>
      <w:hyperlink r:id="rId7" w:history="1">
        <w:r>
          <w:rPr>
            <w:rStyle w:val="Hyperlink"/>
          </w:rPr>
          <w:t>coklat</w:t>
        </w:r>
      </w:hyperlink>
      <w:r>
        <w:t xml:space="preserve"> lebih ringan teksturnya, tidak terlalu berminyak karena menggunakan lebih sedikit margarin, dan juga tidak terlalu </w:t>
      </w:r>
      <w:proofErr w:type="gramStart"/>
      <w:r>
        <w:t>manis</w:t>
      </w:r>
      <w:proofErr w:type="gramEnd"/>
      <w:r>
        <w:t xml:space="preserve"> karena hanya menggunakan coklat bubuk, bukan dark cooking chocolate.Untuk mempraktekkan resep bolu coklat sangatlah mudah. </w:t>
      </w:r>
      <w:proofErr w:type="gramStart"/>
      <w:r>
        <w:t>Bahan-bahan yang dibutuhkan bisa anda dapatkan di pasar maupun supermarket terdekat.</w:t>
      </w:r>
      <w:proofErr w:type="gramEnd"/>
      <w:r>
        <w:t xml:space="preserve"> </w:t>
      </w:r>
      <w:proofErr w:type="gramStart"/>
      <w:r>
        <w:t>Alat-alat yang digunakan pun sangatlah sederhana.</w:t>
      </w:r>
      <w:proofErr w:type="gramEnd"/>
    </w:p>
    <w:p w:rsidR="003A1107" w:rsidRDefault="003A1107" w:rsidP="003A1107">
      <w:pPr>
        <w:pStyle w:val="NormalWeb"/>
      </w:pPr>
      <w:proofErr w:type="gramStart"/>
      <w:r>
        <w:t>Untuk mendapatkan bolu yang mengembang sempurna, jangan terlalu lama mengaduk bahan dengan mixer.</w:t>
      </w:r>
      <w:proofErr w:type="gramEnd"/>
      <w:r>
        <w:t xml:space="preserve"> </w:t>
      </w:r>
      <w:proofErr w:type="gramStart"/>
      <w:r>
        <w:t>Perbandingan antara bahan-bahan yang digunakan pun harus pas dan bahan dalam kualitas yang bagus.</w:t>
      </w:r>
      <w:proofErr w:type="gramEnd"/>
      <w:r>
        <w:t xml:space="preserve"> Jemur dan ayak terlebih dahulu tepung terigu yang </w:t>
      </w:r>
      <w:proofErr w:type="gramStart"/>
      <w:r>
        <w:t>akan</w:t>
      </w:r>
      <w:proofErr w:type="gramEnd"/>
      <w:r>
        <w:t xml:space="preserve"> digunakan, sehingga bebas dari air dan gumpalan. Tepung terigu yang lembab </w:t>
      </w:r>
      <w:proofErr w:type="gramStart"/>
      <w:r>
        <w:t>akan</w:t>
      </w:r>
      <w:proofErr w:type="gramEnd"/>
      <w:r>
        <w:t xml:space="preserve"> menyebabkan bolu tidak mengembang.</w:t>
      </w:r>
    </w:p>
    <w:p w:rsidR="003A1107" w:rsidRDefault="003A1107" w:rsidP="003A1107">
      <w:pPr>
        <w:pStyle w:val="NormalWeb"/>
      </w:pPr>
      <w:proofErr w:type="gramStart"/>
      <w:r>
        <w:t>Untuk variasi, anda bisa menambahkan olesan selai atau krim diantara 2 buah bolu coklat.</w:t>
      </w:r>
      <w:proofErr w:type="gramEnd"/>
      <w:r>
        <w:t xml:space="preserve"> </w:t>
      </w:r>
      <w:proofErr w:type="gramStart"/>
      <w:r>
        <w:t>Namun jika tidak ada, anda bisa menyajikannya tanpa tambahan apapun, cukup dipotong sesuai selera.</w:t>
      </w:r>
      <w:proofErr w:type="gramEnd"/>
    </w:p>
    <w:p w:rsidR="003A1107" w:rsidRDefault="003A1107" w:rsidP="003A1107">
      <w:r>
        <w:t>Resep Bolu Coklat</w:t>
      </w:r>
    </w:p>
    <w:p w:rsidR="003A1107" w:rsidRDefault="003A1107" w:rsidP="003A1107">
      <w:r>
        <w:t> </w:t>
      </w:r>
    </w:p>
    <w:p w:rsidR="003A1107" w:rsidRDefault="003A1107" w:rsidP="003A1107">
      <w:r>
        <w:rPr>
          <w:noProof/>
        </w:rPr>
        <w:drawing>
          <wp:inline distT="0" distB="0" distL="0" distR="0">
            <wp:extent cx="1952625" cy="1952625"/>
            <wp:effectExtent l="0" t="0" r="9525" b="9525"/>
            <wp:docPr id="97" name="Picture 97" descr="http://www.bacaresepdulu.com/wp-content/uploads/2013/12/Resep-Bolu-Coke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acaresepdulu.com/wp-content/uploads/2013/12/Resep-Bolu-Cokela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rsidR="003A1107" w:rsidRDefault="003A1107" w:rsidP="003A1107">
      <w:hyperlink r:id="rId9" w:tgtFrame="_blank" w:history="1">
        <w:r>
          <w:rPr>
            <w:rStyle w:val="ui-button-text"/>
          </w:rPr>
          <w:t>Print</w:t>
        </w:r>
      </w:hyperlink>
      <w:r>
        <w:t xml:space="preserve"> </w:t>
      </w:r>
    </w:p>
    <w:p w:rsidR="003A1107" w:rsidRDefault="003A1107" w:rsidP="003A1107">
      <w:r>
        <w:t>Waktu persiapan</w:t>
      </w:r>
    </w:p>
    <w:p w:rsidR="003A1107" w:rsidRDefault="003A1107" w:rsidP="003A1107">
      <w:r>
        <w:t xml:space="preserve">15 minit </w:t>
      </w:r>
    </w:p>
    <w:p w:rsidR="003A1107" w:rsidRDefault="003A1107" w:rsidP="003A1107">
      <w:r>
        <w:t>Waktu memasak</w:t>
      </w:r>
    </w:p>
    <w:p w:rsidR="003A1107" w:rsidRDefault="003A1107" w:rsidP="003A1107">
      <w:r>
        <w:t xml:space="preserve">45 minit </w:t>
      </w:r>
    </w:p>
    <w:p w:rsidR="003A1107" w:rsidRDefault="003A1107" w:rsidP="003A1107">
      <w:r>
        <w:t>Waktu total</w:t>
      </w:r>
    </w:p>
    <w:p w:rsidR="003A1107" w:rsidRDefault="003A1107" w:rsidP="003A1107">
      <w:r>
        <w:t xml:space="preserve">1 jam </w:t>
      </w:r>
    </w:p>
    <w:p w:rsidR="003A1107" w:rsidRDefault="003A1107" w:rsidP="003A1107">
      <w:r>
        <w:t> </w:t>
      </w:r>
    </w:p>
    <w:p w:rsidR="003A1107" w:rsidRDefault="003A1107" w:rsidP="003A1107">
      <w:r>
        <w:lastRenderedPageBreak/>
        <w:t>Penulis: Titi</w:t>
      </w:r>
    </w:p>
    <w:p w:rsidR="003A1107" w:rsidRDefault="003A1107" w:rsidP="003A1107">
      <w:r>
        <w:t>Macam resep: Cemilan</w:t>
      </w:r>
    </w:p>
    <w:p w:rsidR="003A1107" w:rsidRDefault="003A1107" w:rsidP="003A1107">
      <w:r>
        <w:t>Cuisine: Indonesia</w:t>
      </w:r>
    </w:p>
    <w:p w:rsidR="003A1107" w:rsidRDefault="003A1107" w:rsidP="003A1107">
      <w:r>
        <w:t>Saran penyajian: 16 potong</w:t>
      </w:r>
    </w:p>
    <w:p w:rsidR="003A1107" w:rsidRDefault="003A1107" w:rsidP="003A1107">
      <w:r>
        <w:t>Bahan-bahan</w:t>
      </w:r>
    </w:p>
    <w:p w:rsidR="003A1107" w:rsidRDefault="003A1107" w:rsidP="003A1107">
      <w:pPr>
        <w:numPr>
          <w:ilvl w:val="0"/>
          <w:numId w:val="174"/>
        </w:numPr>
        <w:spacing w:before="100" w:beforeAutospacing="1" w:after="100" w:afterAutospacing="1" w:line="240" w:lineRule="auto"/>
      </w:pPr>
      <w:r>
        <w:t>175 gram tepung terigu</w:t>
      </w:r>
    </w:p>
    <w:p w:rsidR="003A1107" w:rsidRDefault="003A1107" w:rsidP="003A1107">
      <w:pPr>
        <w:numPr>
          <w:ilvl w:val="0"/>
          <w:numId w:val="174"/>
        </w:numPr>
        <w:spacing w:before="100" w:beforeAutospacing="1" w:after="100" w:afterAutospacing="1" w:line="240" w:lineRule="auto"/>
      </w:pPr>
      <w:r>
        <w:t>25 gram coklat bubuk</w:t>
      </w:r>
    </w:p>
    <w:p w:rsidR="003A1107" w:rsidRDefault="003A1107" w:rsidP="003A1107">
      <w:pPr>
        <w:numPr>
          <w:ilvl w:val="0"/>
          <w:numId w:val="174"/>
        </w:numPr>
        <w:spacing w:before="100" w:beforeAutospacing="1" w:after="100" w:afterAutospacing="1" w:line="240" w:lineRule="auto"/>
      </w:pPr>
      <w:r>
        <w:t>25 ml susu cair fullcream</w:t>
      </w:r>
    </w:p>
    <w:p w:rsidR="003A1107" w:rsidRDefault="003A1107" w:rsidP="003A1107">
      <w:pPr>
        <w:numPr>
          <w:ilvl w:val="0"/>
          <w:numId w:val="174"/>
        </w:numPr>
        <w:spacing w:before="100" w:beforeAutospacing="1" w:after="100" w:afterAutospacing="1" w:line="240" w:lineRule="auto"/>
      </w:pPr>
      <w:r>
        <w:t>100 gram margarin, lelehkan</w:t>
      </w:r>
    </w:p>
    <w:p w:rsidR="003A1107" w:rsidRDefault="003A1107" w:rsidP="003A1107">
      <w:pPr>
        <w:numPr>
          <w:ilvl w:val="0"/>
          <w:numId w:val="174"/>
        </w:numPr>
        <w:spacing w:before="100" w:beforeAutospacing="1" w:after="100" w:afterAutospacing="1" w:line="240" w:lineRule="auto"/>
      </w:pPr>
      <w:r>
        <w:t>150 gr gula halus</w:t>
      </w:r>
    </w:p>
    <w:p w:rsidR="003A1107" w:rsidRDefault="003A1107" w:rsidP="003A1107">
      <w:pPr>
        <w:numPr>
          <w:ilvl w:val="0"/>
          <w:numId w:val="174"/>
        </w:numPr>
        <w:spacing w:before="100" w:beforeAutospacing="1" w:after="100" w:afterAutospacing="1" w:line="240" w:lineRule="auto"/>
      </w:pPr>
      <w:r>
        <w:t>6 butir telur</w:t>
      </w:r>
    </w:p>
    <w:p w:rsidR="003A1107" w:rsidRDefault="003A1107" w:rsidP="003A1107">
      <w:pPr>
        <w:numPr>
          <w:ilvl w:val="0"/>
          <w:numId w:val="174"/>
        </w:numPr>
        <w:spacing w:before="100" w:beforeAutospacing="1" w:after="100" w:afterAutospacing="1" w:line="240" w:lineRule="auto"/>
      </w:pPr>
      <w:r>
        <w:t>½ sdm emulsifier</w:t>
      </w:r>
    </w:p>
    <w:p w:rsidR="003A1107" w:rsidRDefault="003A1107" w:rsidP="003A1107">
      <w:pPr>
        <w:numPr>
          <w:ilvl w:val="0"/>
          <w:numId w:val="174"/>
        </w:numPr>
        <w:spacing w:before="100" w:beforeAutospacing="1" w:after="100" w:afterAutospacing="1" w:line="240" w:lineRule="auto"/>
      </w:pPr>
      <w:r>
        <w:t>½ sdt baking powder</w:t>
      </w:r>
    </w:p>
    <w:p w:rsidR="003A1107" w:rsidRDefault="003A1107" w:rsidP="003A1107">
      <w:pPr>
        <w:numPr>
          <w:ilvl w:val="0"/>
          <w:numId w:val="174"/>
        </w:numPr>
        <w:spacing w:before="100" w:beforeAutospacing="1" w:after="100" w:afterAutospacing="1" w:line="240" w:lineRule="auto"/>
      </w:pPr>
      <w:r>
        <w:t>¼ sdt coklat pasta</w:t>
      </w:r>
    </w:p>
    <w:p w:rsidR="003A1107" w:rsidRDefault="003A1107" w:rsidP="003A1107">
      <w:pPr>
        <w:spacing w:after="0"/>
      </w:pPr>
      <w:r>
        <w:t>Cara membuat</w:t>
      </w:r>
    </w:p>
    <w:p w:rsidR="003A1107" w:rsidRDefault="003A1107" w:rsidP="003A1107">
      <w:pPr>
        <w:numPr>
          <w:ilvl w:val="0"/>
          <w:numId w:val="175"/>
        </w:numPr>
        <w:spacing w:before="100" w:beforeAutospacing="1" w:after="100" w:afterAutospacing="1" w:line="240" w:lineRule="auto"/>
      </w:pPr>
      <w:r>
        <w:t>Kocok telur, gula pasir dan emulsifier hingga mengembang. Tambahkan tepung terigu, coklat bubuk, dan baking powder sambil diayak dan diaduk rata.</w:t>
      </w:r>
    </w:p>
    <w:p w:rsidR="003A1107" w:rsidRDefault="003A1107" w:rsidP="003A1107">
      <w:pPr>
        <w:numPr>
          <w:ilvl w:val="0"/>
          <w:numId w:val="175"/>
        </w:numPr>
        <w:spacing w:before="100" w:beforeAutospacing="1" w:after="100" w:afterAutospacing="1" w:line="240" w:lineRule="auto"/>
      </w:pPr>
      <w:r>
        <w:t xml:space="preserve">Masukkan </w:t>
      </w:r>
      <w:proofErr w:type="gramStart"/>
      <w:r>
        <w:t>susu</w:t>
      </w:r>
      <w:proofErr w:type="gramEnd"/>
      <w:r>
        <w:t xml:space="preserve"> cair, margarin leleh, dan coklat pasta sedikit demi sedikit sambil diaduk perlahan.</w:t>
      </w:r>
    </w:p>
    <w:p w:rsidR="003A1107" w:rsidRDefault="003A1107" w:rsidP="003A1107">
      <w:pPr>
        <w:numPr>
          <w:ilvl w:val="0"/>
          <w:numId w:val="175"/>
        </w:numPr>
        <w:spacing w:before="100" w:beforeAutospacing="1" w:after="100" w:afterAutospacing="1" w:line="240" w:lineRule="auto"/>
      </w:pPr>
      <w:r>
        <w:t xml:space="preserve">Tuangkan dalam </w:t>
      </w:r>
      <w:proofErr w:type="gramStart"/>
      <w:r>
        <w:t>loyang</w:t>
      </w:r>
      <w:proofErr w:type="gramEnd"/>
      <w:r>
        <w:t xml:space="preserve"> ukuran 20x20x7 cm yang telah dioles margarin dan dialasi dengan kertas roti. Panggang selama 30 menit dalam oven bersuhu 180ºC.</w:t>
      </w:r>
    </w:p>
    <w:p w:rsidR="003A1107" w:rsidRDefault="003A1107" w:rsidP="003A1107">
      <w:pPr>
        <w:numPr>
          <w:ilvl w:val="0"/>
          <w:numId w:val="175"/>
        </w:numPr>
        <w:spacing w:before="100" w:beforeAutospacing="1" w:after="100" w:afterAutospacing="1" w:line="240" w:lineRule="auto"/>
      </w:pPr>
      <w:r>
        <w:t>Keluarkan dari dalam oven, biarkan dingin dan iris bolu menjadi 16 bagian.</w:t>
      </w:r>
    </w:p>
    <w:p w:rsidR="003A1107" w:rsidRPr="003A1107" w:rsidRDefault="003A1107" w:rsidP="003A1107">
      <w:pPr>
        <w:spacing w:before="100" w:beforeAutospacing="1" w:after="100" w:afterAutospacing="1" w:line="240" w:lineRule="auto"/>
        <w:rPr>
          <w:rFonts w:ascii="Times New Roman" w:eastAsia="Times New Roman" w:hAnsi="Times New Roman" w:cs="Times New Roman"/>
          <w:sz w:val="24"/>
          <w:szCs w:val="24"/>
        </w:rPr>
      </w:pPr>
      <w:proofErr w:type="gramStart"/>
      <w:r w:rsidRPr="003A1107">
        <w:rPr>
          <w:rFonts w:ascii="Times New Roman" w:eastAsia="Times New Roman" w:hAnsi="Times New Roman" w:cs="Times New Roman"/>
          <w:sz w:val="24"/>
          <w:szCs w:val="24"/>
        </w:rPr>
        <w:t>Bahan-bahan yang dibutuhkan untuk membuat bolu pandan sangat mudah di dapatkan baik di pasar tradisional maupun supermarket.</w:t>
      </w:r>
      <w:proofErr w:type="gramEnd"/>
      <w:r w:rsidRPr="003A1107">
        <w:rPr>
          <w:rFonts w:ascii="Times New Roman" w:eastAsia="Times New Roman" w:hAnsi="Times New Roman" w:cs="Times New Roman"/>
          <w:sz w:val="24"/>
          <w:szCs w:val="24"/>
        </w:rPr>
        <w:t xml:space="preserve"> </w:t>
      </w:r>
      <w:proofErr w:type="gramStart"/>
      <w:r w:rsidRPr="003A1107">
        <w:rPr>
          <w:rFonts w:ascii="Times New Roman" w:eastAsia="Times New Roman" w:hAnsi="Times New Roman" w:cs="Times New Roman"/>
          <w:sz w:val="24"/>
          <w:szCs w:val="24"/>
        </w:rPr>
        <w:t>Untuk penggunaan oven, anda bisa menggunakan oven listrik maupun oven biasa yang dipanaskan dengan kompor gas.</w:t>
      </w:r>
      <w:proofErr w:type="gramEnd"/>
      <w:r w:rsidRPr="003A1107">
        <w:rPr>
          <w:rFonts w:ascii="Times New Roman" w:eastAsia="Times New Roman" w:hAnsi="Times New Roman" w:cs="Times New Roman"/>
          <w:sz w:val="24"/>
          <w:szCs w:val="24"/>
        </w:rPr>
        <w:t xml:space="preserve"> Jika menggunakan oven biasa yang tidak dilengkapi dengan penunjuk suhu, untuk mendapatkan suhu 180</w:t>
      </w:r>
      <w:r w:rsidRPr="003A1107">
        <w:rPr>
          <w:rFonts w:ascii="Times New Roman" w:eastAsia="Times New Roman" w:hAnsi="Times New Roman" w:cs="Times New Roman"/>
          <w:sz w:val="24"/>
          <w:szCs w:val="24"/>
          <w:vertAlign w:val="superscript"/>
        </w:rPr>
        <w:t>o</w:t>
      </w:r>
      <w:r w:rsidRPr="003A1107">
        <w:rPr>
          <w:rFonts w:ascii="Times New Roman" w:eastAsia="Times New Roman" w:hAnsi="Times New Roman" w:cs="Times New Roman"/>
          <w:sz w:val="24"/>
          <w:szCs w:val="24"/>
        </w:rPr>
        <w:t>C seperti dalam resep, panaskan terlebih dahulu oven di atas kompor selama 10 hingga 15 menit dengan api sedang.</w:t>
      </w:r>
    </w:p>
    <w:p w:rsidR="003A1107" w:rsidRPr="003A1107" w:rsidRDefault="003A1107" w:rsidP="003A1107">
      <w:pPr>
        <w:spacing w:before="100" w:beforeAutospacing="1" w:after="100" w:afterAutospacing="1" w:line="240" w:lineRule="auto"/>
        <w:rPr>
          <w:rFonts w:ascii="Times New Roman" w:eastAsia="Times New Roman" w:hAnsi="Times New Roman" w:cs="Times New Roman"/>
          <w:sz w:val="24"/>
          <w:szCs w:val="24"/>
        </w:rPr>
      </w:pPr>
      <w:proofErr w:type="gramStart"/>
      <w:r w:rsidRPr="003A1107">
        <w:rPr>
          <w:rFonts w:ascii="Times New Roman" w:eastAsia="Times New Roman" w:hAnsi="Times New Roman" w:cs="Times New Roman"/>
          <w:sz w:val="24"/>
          <w:szCs w:val="24"/>
        </w:rPr>
        <w:t>Untuk mendapatkan bolu pandan yang mengembang sempurna dan bertekstur lembut pastikan anda menggunakan telur bersuhu ruangan (jangan baru dikeluarkan dari lemari es), kocok telur hingga benar-benar mengembang baru kemudian dicampur dengan bahan kering lainnya.</w:t>
      </w:r>
      <w:proofErr w:type="gramEnd"/>
      <w:r w:rsidRPr="003A1107">
        <w:rPr>
          <w:rFonts w:ascii="Times New Roman" w:eastAsia="Times New Roman" w:hAnsi="Times New Roman" w:cs="Times New Roman"/>
          <w:sz w:val="24"/>
          <w:szCs w:val="24"/>
        </w:rPr>
        <w:t xml:space="preserve"> </w:t>
      </w:r>
      <w:proofErr w:type="gramStart"/>
      <w:r w:rsidRPr="003A1107">
        <w:rPr>
          <w:rFonts w:ascii="Times New Roman" w:eastAsia="Times New Roman" w:hAnsi="Times New Roman" w:cs="Times New Roman"/>
          <w:sz w:val="24"/>
          <w:szCs w:val="24"/>
        </w:rPr>
        <w:t>Selain itu, jangan lupa untuk memanaskan oven terlebih dahulu sebelum adonan siap dipanggang.</w:t>
      </w:r>
      <w:proofErr w:type="gramEnd"/>
      <w:r w:rsidRPr="003A1107">
        <w:rPr>
          <w:rFonts w:ascii="Times New Roman" w:eastAsia="Times New Roman" w:hAnsi="Times New Roman" w:cs="Times New Roman"/>
          <w:sz w:val="24"/>
          <w:szCs w:val="24"/>
        </w:rPr>
        <w:t xml:space="preserve"> </w:t>
      </w:r>
      <w:proofErr w:type="gramStart"/>
      <w:r w:rsidRPr="003A1107">
        <w:rPr>
          <w:rFonts w:ascii="Times New Roman" w:eastAsia="Times New Roman" w:hAnsi="Times New Roman" w:cs="Times New Roman"/>
          <w:sz w:val="24"/>
          <w:szCs w:val="24"/>
        </w:rPr>
        <w:t>Jangan membiarkan adonan yang siap dipanggang terlalu lama berada di suhu ruangan.</w:t>
      </w:r>
      <w:proofErr w:type="gramEnd"/>
      <w:r w:rsidRPr="003A1107">
        <w:rPr>
          <w:rFonts w:ascii="Times New Roman" w:eastAsia="Times New Roman" w:hAnsi="Times New Roman" w:cs="Times New Roman"/>
          <w:sz w:val="24"/>
          <w:szCs w:val="24"/>
        </w:rPr>
        <w:t xml:space="preserve"> Hal ini </w:t>
      </w:r>
      <w:proofErr w:type="gramStart"/>
      <w:r w:rsidRPr="003A1107">
        <w:rPr>
          <w:rFonts w:ascii="Times New Roman" w:eastAsia="Times New Roman" w:hAnsi="Times New Roman" w:cs="Times New Roman"/>
          <w:sz w:val="24"/>
          <w:szCs w:val="24"/>
        </w:rPr>
        <w:t>akan</w:t>
      </w:r>
      <w:proofErr w:type="gramEnd"/>
      <w:r w:rsidRPr="003A1107">
        <w:rPr>
          <w:rFonts w:ascii="Times New Roman" w:eastAsia="Times New Roman" w:hAnsi="Times New Roman" w:cs="Times New Roman"/>
          <w:sz w:val="24"/>
          <w:szCs w:val="24"/>
        </w:rPr>
        <w:t xml:space="preserve"> mengakibatkan adonan turun dan bantat ketika matang.</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Resep Bolu Pandan</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w:t>
      </w:r>
    </w:p>
    <w:p w:rsidR="003A1107" w:rsidRPr="003A1107" w:rsidRDefault="003A1107" w:rsidP="003A110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952625" cy="2114550"/>
            <wp:effectExtent l="0" t="0" r="9525" b="0"/>
            <wp:docPr id="98" name="Picture 98" descr="http://www.bacaresepdulu.com/wp-content/uploads/2013/07/Resep-Bolu-Pan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bacaresepdulu.com/wp-content/uploads/2013/07/Resep-Bolu-Pand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2625" cy="2114550"/>
                    </a:xfrm>
                    <a:prstGeom prst="rect">
                      <a:avLst/>
                    </a:prstGeom>
                    <a:noFill/>
                    <a:ln>
                      <a:noFill/>
                    </a:ln>
                  </pic:spPr>
                </pic:pic>
              </a:graphicData>
            </a:graphic>
          </wp:inline>
        </w:drawing>
      </w:r>
    </w:p>
    <w:p w:rsidR="003A1107" w:rsidRPr="003A1107" w:rsidRDefault="003A1107" w:rsidP="003A1107">
      <w:pPr>
        <w:spacing w:after="0" w:line="240" w:lineRule="auto"/>
        <w:rPr>
          <w:rFonts w:ascii="Times New Roman" w:eastAsia="Times New Roman" w:hAnsi="Times New Roman" w:cs="Times New Roman"/>
          <w:sz w:val="24"/>
          <w:szCs w:val="24"/>
        </w:rPr>
      </w:pPr>
      <w:hyperlink r:id="rId11" w:tgtFrame="_blank" w:history="1">
        <w:r w:rsidRPr="003A1107">
          <w:rPr>
            <w:rFonts w:ascii="Times New Roman" w:eastAsia="Times New Roman" w:hAnsi="Times New Roman" w:cs="Times New Roman"/>
            <w:color w:val="0000FF"/>
            <w:sz w:val="24"/>
            <w:szCs w:val="24"/>
            <w:u w:val="single"/>
          </w:rPr>
          <w:t>Print</w:t>
        </w:r>
      </w:hyperlink>
      <w:r w:rsidRPr="003A1107">
        <w:rPr>
          <w:rFonts w:ascii="Times New Roman" w:eastAsia="Times New Roman" w:hAnsi="Times New Roman" w:cs="Times New Roman"/>
          <w:sz w:val="24"/>
          <w:szCs w:val="24"/>
        </w:rPr>
        <w:t xml:space="preserve">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Waktu persiapan</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30 minit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Waktu memasak</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30 minit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Waktu total</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1 jam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Penulis: Titi</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Macam resep: Cemilan</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Cuisine: Indonesia</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Saran penyajian: 12 potong</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Bahan-bahan</w:t>
      </w:r>
    </w:p>
    <w:p w:rsidR="003A1107" w:rsidRPr="003A1107" w:rsidRDefault="003A1107" w:rsidP="003A1107">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6 butir telur ayam</w:t>
      </w:r>
    </w:p>
    <w:p w:rsidR="003A1107" w:rsidRPr="003A1107" w:rsidRDefault="003A1107" w:rsidP="003A1107">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150 g gula halus</w:t>
      </w:r>
    </w:p>
    <w:p w:rsidR="003A1107" w:rsidRPr="003A1107" w:rsidRDefault="003A1107" w:rsidP="003A1107">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100 g mentega, lelehkan</w:t>
      </w:r>
    </w:p>
    <w:p w:rsidR="003A1107" w:rsidRPr="003A1107" w:rsidRDefault="003A1107" w:rsidP="003A1107">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 sdt pasta pandan</w:t>
      </w:r>
    </w:p>
    <w:p w:rsidR="003A1107" w:rsidRPr="003A1107" w:rsidRDefault="003A1107" w:rsidP="003A1107">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 sdm air daun suji</w:t>
      </w:r>
    </w:p>
    <w:p w:rsidR="003A1107" w:rsidRPr="003A1107" w:rsidRDefault="003A1107" w:rsidP="003A1107">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150 gr tepung terigu</w:t>
      </w:r>
    </w:p>
    <w:p w:rsidR="003A1107" w:rsidRPr="003A1107" w:rsidRDefault="003A1107" w:rsidP="003A1107">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½ sdt baking powder</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Cara membuat</w:t>
      </w:r>
    </w:p>
    <w:p w:rsidR="003A1107" w:rsidRPr="003A1107" w:rsidRDefault="003A1107" w:rsidP="003A1107">
      <w:pPr>
        <w:numPr>
          <w:ilvl w:val="0"/>
          <w:numId w:val="17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Kocok telur dan gula hingga mengembang, masukkan terigu yang telah diayak bersama baking powder perlahan-lahan, bergantian dengan mentega yang sudah dilelehkan.</w:t>
      </w:r>
    </w:p>
    <w:p w:rsidR="003A1107" w:rsidRPr="003A1107" w:rsidRDefault="003A1107" w:rsidP="003A1107">
      <w:pPr>
        <w:numPr>
          <w:ilvl w:val="0"/>
          <w:numId w:val="17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Masukkan pasta pandan dan air daun suji, aduk hingga rata.</w:t>
      </w:r>
    </w:p>
    <w:p w:rsidR="003A1107" w:rsidRPr="003A1107" w:rsidRDefault="003A1107" w:rsidP="003A1107">
      <w:pPr>
        <w:numPr>
          <w:ilvl w:val="0"/>
          <w:numId w:val="17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Siapkan </w:t>
      </w:r>
      <w:proofErr w:type="gramStart"/>
      <w:r w:rsidRPr="003A1107">
        <w:rPr>
          <w:rFonts w:ascii="Times New Roman" w:eastAsia="Times New Roman" w:hAnsi="Times New Roman" w:cs="Times New Roman"/>
          <w:sz w:val="24"/>
          <w:szCs w:val="24"/>
        </w:rPr>
        <w:t>loyang</w:t>
      </w:r>
      <w:proofErr w:type="gramEnd"/>
      <w:r w:rsidRPr="003A1107">
        <w:rPr>
          <w:rFonts w:ascii="Times New Roman" w:eastAsia="Times New Roman" w:hAnsi="Times New Roman" w:cs="Times New Roman"/>
          <w:sz w:val="24"/>
          <w:szCs w:val="24"/>
        </w:rPr>
        <w:t xml:space="preserve"> bundar yang sudah diolesi mentega dan ditaburi sedikit tepung terigu. Tuang adonan bolu ke dalam </w:t>
      </w:r>
      <w:proofErr w:type="gramStart"/>
      <w:r w:rsidRPr="003A1107">
        <w:rPr>
          <w:rFonts w:ascii="Times New Roman" w:eastAsia="Times New Roman" w:hAnsi="Times New Roman" w:cs="Times New Roman"/>
          <w:sz w:val="24"/>
          <w:szCs w:val="24"/>
        </w:rPr>
        <w:t>loyang</w:t>
      </w:r>
      <w:proofErr w:type="gramEnd"/>
      <w:r w:rsidRPr="003A1107">
        <w:rPr>
          <w:rFonts w:ascii="Times New Roman" w:eastAsia="Times New Roman" w:hAnsi="Times New Roman" w:cs="Times New Roman"/>
          <w:sz w:val="24"/>
          <w:szCs w:val="24"/>
        </w:rPr>
        <w:t>.</w:t>
      </w:r>
    </w:p>
    <w:p w:rsidR="003A1107" w:rsidRPr="003A1107" w:rsidRDefault="003A1107" w:rsidP="003A1107">
      <w:pPr>
        <w:numPr>
          <w:ilvl w:val="0"/>
          <w:numId w:val="17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Panggang dalam oven bersuhu 180ºC selama 30 menit.</w:t>
      </w:r>
    </w:p>
    <w:p w:rsidR="003A1107" w:rsidRPr="003A1107" w:rsidRDefault="003A1107" w:rsidP="003A1107">
      <w:pPr>
        <w:numPr>
          <w:ilvl w:val="0"/>
          <w:numId w:val="17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Keluarkan dari bolu dari </w:t>
      </w:r>
      <w:proofErr w:type="gramStart"/>
      <w:r w:rsidRPr="003A1107">
        <w:rPr>
          <w:rFonts w:ascii="Times New Roman" w:eastAsia="Times New Roman" w:hAnsi="Times New Roman" w:cs="Times New Roman"/>
          <w:sz w:val="24"/>
          <w:szCs w:val="24"/>
        </w:rPr>
        <w:t>loyang</w:t>
      </w:r>
      <w:proofErr w:type="gramEnd"/>
      <w:r w:rsidRPr="003A1107">
        <w:rPr>
          <w:rFonts w:ascii="Times New Roman" w:eastAsia="Times New Roman" w:hAnsi="Times New Roman" w:cs="Times New Roman"/>
          <w:sz w:val="24"/>
          <w:szCs w:val="24"/>
        </w:rPr>
        <w:t>, potong-potong dan sajikan.</w:t>
      </w:r>
    </w:p>
    <w:p w:rsidR="003A1107" w:rsidRPr="003A1107" w:rsidRDefault="003A1107" w:rsidP="003A1107">
      <w:pPr>
        <w:spacing w:after="0" w:line="240" w:lineRule="auto"/>
        <w:rPr>
          <w:rFonts w:ascii="Times New Roman" w:eastAsia="Times New Roman" w:hAnsi="Times New Roman" w:cs="Times New Roman"/>
          <w:vanish/>
          <w:sz w:val="24"/>
          <w:szCs w:val="24"/>
        </w:rPr>
      </w:pPr>
      <w:r w:rsidRPr="003A1107">
        <w:rPr>
          <w:rFonts w:ascii="Times New Roman" w:eastAsia="Times New Roman" w:hAnsi="Times New Roman" w:cs="Times New Roman"/>
          <w:vanish/>
          <w:sz w:val="24"/>
          <w:szCs w:val="24"/>
        </w:rPr>
        <w:t>3.2.2925</w:t>
      </w:r>
    </w:p>
    <w:p w:rsidR="003A1107" w:rsidRDefault="003A1107" w:rsidP="003A1107">
      <w:pPr>
        <w:spacing w:before="100" w:beforeAutospacing="1" w:after="100" w:afterAutospacing="1" w:line="240" w:lineRule="auto"/>
        <w:outlineLvl w:val="0"/>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br/>
        <w:t xml:space="preserve">Memotong kue bolu terkadang </w:t>
      </w:r>
      <w:proofErr w:type="gramStart"/>
      <w:r w:rsidRPr="003A1107">
        <w:rPr>
          <w:rFonts w:ascii="Times New Roman" w:eastAsia="Times New Roman" w:hAnsi="Times New Roman" w:cs="Times New Roman"/>
          <w:sz w:val="24"/>
          <w:szCs w:val="24"/>
        </w:rPr>
        <w:t>sama</w:t>
      </w:r>
      <w:proofErr w:type="gramEnd"/>
      <w:r w:rsidRPr="003A1107">
        <w:rPr>
          <w:rFonts w:ascii="Times New Roman" w:eastAsia="Times New Roman" w:hAnsi="Times New Roman" w:cs="Times New Roman"/>
          <w:sz w:val="24"/>
          <w:szCs w:val="24"/>
        </w:rPr>
        <w:t xml:space="preserve"> </w:t>
      </w:r>
      <w:r w:rsidRPr="003A1107">
        <w:rPr>
          <w:rFonts w:ascii="Times New Roman" w:eastAsia="Times New Roman" w:hAnsi="Times New Roman" w:cs="Times New Roman"/>
          <w:i/>
          <w:iCs/>
          <w:sz w:val="24"/>
          <w:szCs w:val="24"/>
        </w:rPr>
        <w:t>tricky</w:t>
      </w:r>
      <w:r w:rsidRPr="003A1107">
        <w:rPr>
          <w:rFonts w:ascii="Times New Roman" w:eastAsia="Times New Roman" w:hAnsi="Times New Roman" w:cs="Times New Roman"/>
          <w:sz w:val="24"/>
          <w:szCs w:val="24"/>
        </w:rPr>
        <w:t xml:space="preserve">-nya dengan membuat bolu bisa mengembang </w:t>
      </w:r>
      <w:r w:rsidRPr="003A1107">
        <w:rPr>
          <w:rFonts w:ascii="Times New Roman" w:eastAsia="Times New Roman" w:hAnsi="Times New Roman" w:cs="Times New Roman"/>
          <w:sz w:val="24"/>
          <w:szCs w:val="24"/>
        </w:rPr>
        <w:lastRenderedPageBreak/>
        <w:t xml:space="preserve">sempurna. Jika salah teknik memotong, bisa-bisa bolu yang sudah anda buat dengan </w:t>
      </w:r>
      <w:proofErr w:type="gramStart"/>
      <w:r w:rsidRPr="003A1107">
        <w:rPr>
          <w:rFonts w:ascii="Times New Roman" w:eastAsia="Times New Roman" w:hAnsi="Times New Roman" w:cs="Times New Roman"/>
          <w:sz w:val="24"/>
          <w:szCs w:val="24"/>
        </w:rPr>
        <w:t>susah</w:t>
      </w:r>
      <w:proofErr w:type="gramEnd"/>
      <w:r w:rsidRPr="003A1107">
        <w:rPr>
          <w:rFonts w:ascii="Times New Roman" w:eastAsia="Times New Roman" w:hAnsi="Times New Roman" w:cs="Times New Roman"/>
          <w:sz w:val="24"/>
          <w:szCs w:val="24"/>
        </w:rPr>
        <w:t xml:space="preserve"> payah akan hancur berantakan. </w:t>
      </w:r>
      <w:proofErr w:type="gramStart"/>
      <w:r w:rsidRPr="003A1107">
        <w:rPr>
          <w:rFonts w:ascii="Times New Roman" w:eastAsia="Times New Roman" w:hAnsi="Times New Roman" w:cs="Times New Roman"/>
          <w:sz w:val="24"/>
          <w:szCs w:val="24"/>
        </w:rPr>
        <w:t>Gunakan pisau panjang bergerigi khusus untuk memotong bolu jika anda punya, atau pisau panjang biasa yang sudah direndam air hangat lalu di lap dengan serbet bersih.</w:t>
      </w:r>
      <w:proofErr w:type="gramEnd"/>
      <w:r w:rsidRPr="003A1107">
        <w:rPr>
          <w:rFonts w:ascii="Times New Roman" w:eastAsia="Times New Roman" w:hAnsi="Times New Roman" w:cs="Times New Roman"/>
          <w:sz w:val="24"/>
          <w:szCs w:val="24"/>
        </w:rPr>
        <w:t xml:space="preserve"> Anda bisa juga menggunakan benang jahit, tandai terlebih dahulu titik-titik pada bolu yang </w:t>
      </w:r>
      <w:proofErr w:type="gramStart"/>
      <w:r w:rsidRPr="003A1107">
        <w:rPr>
          <w:rFonts w:ascii="Times New Roman" w:eastAsia="Times New Roman" w:hAnsi="Times New Roman" w:cs="Times New Roman"/>
          <w:sz w:val="24"/>
          <w:szCs w:val="24"/>
        </w:rPr>
        <w:t>akan</w:t>
      </w:r>
      <w:proofErr w:type="gramEnd"/>
      <w:r w:rsidRPr="003A1107">
        <w:rPr>
          <w:rFonts w:ascii="Times New Roman" w:eastAsia="Times New Roman" w:hAnsi="Times New Roman" w:cs="Times New Roman"/>
          <w:sz w:val="24"/>
          <w:szCs w:val="24"/>
        </w:rPr>
        <w:t xml:space="preserve"> dipotong, lalu regangkan benang diatasnya, kemudian tekan dan gerakkan benang maju mundur secara perlahan. </w:t>
      </w:r>
      <w:proofErr w:type="gramStart"/>
      <w:r w:rsidRPr="003A1107">
        <w:rPr>
          <w:rFonts w:ascii="Times New Roman" w:eastAsia="Times New Roman" w:hAnsi="Times New Roman" w:cs="Times New Roman"/>
          <w:sz w:val="24"/>
          <w:szCs w:val="24"/>
        </w:rPr>
        <w:t>Jaga agar tangan anda tetap pada posisi sejajar agar hasil potongan bolu tetap rapi.</w:t>
      </w:r>
      <w:proofErr w:type="gramEnd"/>
    </w:p>
    <w:p w:rsidR="003A1107" w:rsidRPr="003A1107" w:rsidRDefault="003A1107" w:rsidP="003A1107">
      <w:pPr>
        <w:spacing w:before="100" w:beforeAutospacing="1" w:after="100" w:afterAutospacing="1" w:line="240" w:lineRule="auto"/>
        <w:rPr>
          <w:rFonts w:ascii="Times New Roman" w:eastAsia="Times New Roman" w:hAnsi="Times New Roman" w:cs="Times New Roman"/>
          <w:sz w:val="24"/>
          <w:szCs w:val="24"/>
        </w:rPr>
      </w:pPr>
      <w:proofErr w:type="gramStart"/>
      <w:r w:rsidRPr="003A1107">
        <w:rPr>
          <w:rFonts w:ascii="Times New Roman" w:eastAsia="Times New Roman" w:hAnsi="Times New Roman" w:cs="Times New Roman"/>
          <w:sz w:val="24"/>
          <w:szCs w:val="24"/>
        </w:rPr>
        <w:t>Bolu gulung coklat bisa menjadi alternatif jika anda bosan menyajikan bolu yang itu-itu saja.</w:t>
      </w:r>
      <w:proofErr w:type="gramEnd"/>
      <w:r w:rsidRPr="003A1107">
        <w:rPr>
          <w:rFonts w:ascii="Times New Roman" w:eastAsia="Times New Roman" w:hAnsi="Times New Roman" w:cs="Times New Roman"/>
          <w:sz w:val="24"/>
          <w:szCs w:val="24"/>
        </w:rPr>
        <w:t xml:space="preserve"> Dengan penyajian yang dibuat melingkar seperti rolade dan diisi dengan lapisan </w:t>
      </w:r>
      <w:proofErr w:type="gramStart"/>
      <w:r w:rsidRPr="003A1107">
        <w:rPr>
          <w:rFonts w:ascii="Times New Roman" w:eastAsia="Times New Roman" w:hAnsi="Times New Roman" w:cs="Times New Roman"/>
          <w:sz w:val="24"/>
          <w:szCs w:val="24"/>
        </w:rPr>
        <w:t>vla</w:t>
      </w:r>
      <w:proofErr w:type="gramEnd"/>
      <w:r w:rsidRPr="003A1107">
        <w:rPr>
          <w:rFonts w:ascii="Times New Roman" w:eastAsia="Times New Roman" w:hAnsi="Times New Roman" w:cs="Times New Roman"/>
          <w:sz w:val="24"/>
          <w:szCs w:val="24"/>
        </w:rPr>
        <w:t xml:space="preserve"> manis, bolu gulung coklat tampil menawan. </w:t>
      </w:r>
      <w:proofErr w:type="gramStart"/>
      <w:r w:rsidRPr="003A1107">
        <w:rPr>
          <w:rFonts w:ascii="Times New Roman" w:eastAsia="Times New Roman" w:hAnsi="Times New Roman" w:cs="Times New Roman"/>
          <w:sz w:val="24"/>
          <w:szCs w:val="24"/>
        </w:rPr>
        <w:t>Untuk membuat gulungan yang cantik dalam resep bolu gulung coklat dibutuhkan latihan dan ketelatenan tersendiri.</w:t>
      </w:r>
      <w:proofErr w:type="gramEnd"/>
      <w:r w:rsidRPr="003A1107">
        <w:rPr>
          <w:rFonts w:ascii="Times New Roman" w:eastAsia="Times New Roman" w:hAnsi="Times New Roman" w:cs="Times New Roman"/>
          <w:sz w:val="24"/>
          <w:szCs w:val="24"/>
        </w:rPr>
        <w:t xml:space="preserve"> Jika mengerjakannya dengan terburu-buru dikhawatirkan bolu </w:t>
      </w:r>
      <w:proofErr w:type="gramStart"/>
      <w:r w:rsidRPr="003A1107">
        <w:rPr>
          <w:rFonts w:ascii="Times New Roman" w:eastAsia="Times New Roman" w:hAnsi="Times New Roman" w:cs="Times New Roman"/>
          <w:sz w:val="24"/>
          <w:szCs w:val="24"/>
        </w:rPr>
        <w:t>akan</w:t>
      </w:r>
      <w:proofErr w:type="gramEnd"/>
      <w:r w:rsidRPr="003A1107">
        <w:rPr>
          <w:rFonts w:ascii="Times New Roman" w:eastAsia="Times New Roman" w:hAnsi="Times New Roman" w:cs="Times New Roman"/>
          <w:sz w:val="24"/>
          <w:szCs w:val="24"/>
        </w:rPr>
        <w:t xml:space="preserve"> retak dan gulungan jadi berantakan. </w:t>
      </w:r>
      <w:proofErr w:type="gramStart"/>
      <w:r w:rsidRPr="003A1107">
        <w:rPr>
          <w:rFonts w:ascii="Times New Roman" w:eastAsia="Times New Roman" w:hAnsi="Times New Roman" w:cs="Times New Roman"/>
          <w:sz w:val="24"/>
          <w:szCs w:val="24"/>
        </w:rPr>
        <w:t>Namun anda tak perlu berkecil hati dan urung mencoba resep ini.</w:t>
      </w:r>
      <w:proofErr w:type="gramEnd"/>
      <w:r w:rsidRPr="003A1107">
        <w:rPr>
          <w:rFonts w:ascii="Times New Roman" w:eastAsia="Times New Roman" w:hAnsi="Times New Roman" w:cs="Times New Roman"/>
          <w:sz w:val="24"/>
          <w:szCs w:val="24"/>
        </w:rPr>
        <w:t xml:space="preserve"> </w:t>
      </w:r>
      <w:proofErr w:type="gramStart"/>
      <w:r w:rsidRPr="003A1107">
        <w:rPr>
          <w:rFonts w:ascii="Times New Roman" w:eastAsia="Times New Roman" w:hAnsi="Times New Roman" w:cs="Times New Roman"/>
          <w:sz w:val="24"/>
          <w:szCs w:val="24"/>
        </w:rPr>
        <w:t>Dengan panduan langkah demi langkah dari resep kami, dijamin anda bisa sukses membuat bolu gulung coklat.</w:t>
      </w:r>
      <w:proofErr w:type="gramEnd"/>
    </w:p>
    <w:p w:rsidR="003A1107" w:rsidRPr="003A1107" w:rsidRDefault="003A1107" w:rsidP="003A1107">
      <w:pPr>
        <w:spacing w:before="100" w:beforeAutospacing="1" w:after="100" w:afterAutospacing="1" w:line="240" w:lineRule="auto"/>
        <w:rPr>
          <w:rFonts w:ascii="Times New Roman" w:eastAsia="Times New Roman" w:hAnsi="Times New Roman" w:cs="Times New Roman"/>
          <w:sz w:val="24"/>
          <w:szCs w:val="24"/>
        </w:rPr>
      </w:pPr>
      <w:proofErr w:type="gramStart"/>
      <w:r w:rsidRPr="003A1107">
        <w:rPr>
          <w:rFonts w:ascii="Times New Roman" w:eastAsia="Times New Roman" w:hAnsi="Times New Roman" w:cs="Times New Roman"/>
          <w:sz w:val="24"/>
          <w:szCs w:val="24"/>
        </w:rPr>
        <w:t>Agar tidak retak, bolu harus segera digulung begitu keluar dari oven.</w:t>
      </w:r>
      <w:proofErr w:type="gramEnd"/>
      <w:r w:rsidRPr="003A1107">
        <w:rPr>
          <w:rFonts w:ascii="Times New Roman" w:eastAsia="Times New Roman" w:hAnsi="Times New Roman" w:cs="Times New Roman"/>
          <w:sz w:val="24"/>
          <w:szCs w:val="24"/>
        </w:rPr>
        <w:t xml:space="preserve"> Gulung bersama kertas minyak pelapisnya, dan baru dibuka setelah dingin dan siap diolesi </w:t>
      </w:r>
      <w:proofErr w:type="gramStart"/>
      <w:r w:rsidRPr="003A1107">
        <w:rPr>
          <w:rFonts w:ascii="Times New Roman" w:eastAsia="Times New Roman" w:hAnsi="Times New Roman" w:cs="Times New Roman"/>
          <w:sz w:val="24"/>
          <w:szCs w:val="24"/>
        </w:rPr>
        <w:t>vla</w:t>
      </w:r>
      <w:proofErr w:type="gramEnd"/>
      <w:r w:rsidRPr="003A1107">
        <w:rPr>
          <w:rFonts w:ascii="Times New Roman" w:eastAsia="Times New Roman" w:hAnsi="Times New Roman" w:cs="Times New Roman"/>
          <w:sz w:val="24"/>
          <w:szCs w:val="24"/>
        </w:rPr>
        <w:t xml:space="preserve">. Dengan </w:t>
      </w:r>
      <w:proofErr w:type="gramStart"/>
      <w:r w:rsidRPr="003A1107">
        <w:rPr>
          <w:rFonts w:ascii="Times New Roman" w:eastAsia="Times New Roman" w:hAnsi="Times New Roman" w:cs="Times New Roman"/>
          <w:sz w:val="24"/>
          <w:szCs w:val="24"/>
        </w:rPr>
        <w:t>cara</w:t>
      </w:r>
      <w:proofErr w:type="gramEnd"/>
      <w:r w:rsidRPr="003A1107">
        <w:rPr>
          <w:rFonts w:ascii="Times New Roman" w:eastAsia="Times New Roman" w:hAnsi="Times New Roman" w:cs="Times New Roman"/>
          <w:sz w:val="24"/>
          <w:szCs w:val="24"/>
        </w:rPr>
        <w:t xml:space="preserve"> ini, maka bolu akan lentur dan tidak akan patah ketika dioles vla dan digulung kembali.</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Resep Bolu Gulung Coklat</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w:t>
      </w:r>
    </w:p>
    <w:p w:rsidR="003A1107" w:rsidRPr="003A1107" w:rsidRDefault="003A1107" w:rsidP="003A110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52625" cy="1952625"/>
            <wp:effectExtent l="0" t="0" r="9525" b="9525"/>
            <wp:docPr id="99" name="Picture 99" descr="http://www.bacaresepdulu.com/wp-content/uploads/2013/02/resep-bolu-gulung-coke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bacaresepdulu.com/wp-content/uploads/2013/02/resep-bolu-gulung-cokela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rsidR="003A1107" w:rsidRPr="003A1107" w:rsidRDefault="003A1107" w:rsidP="003A1107">
      <w:pPr>
        <w:spacing w:after="0" w:line="240" w:lineRule="auto"/>
        <w:rPr>
          <w:rFonts w:ascii="Times New Roman" w:eastAsia="Times New Roman" w:hAnsi="Times New Roman" w:cs="Times New Roman"/>
          <w:sz w:val="24"/>
          <w:szCs w:val="24"/>
        </w:rPr>
      </w:pPr>
      <w:hyperlink r:id="rId13" w:tgtFrame="_blank" w:history="1">
        <w:r w:rsidRPr="003A1107">
          <w:rPr>
            <w:rFonts w:ascii="Times New Roman" w:eastAsia="Times New Roman" w:hAnsi="Times New Roman" w:cs="Times New Roman"/>
            <w:color w:val="0000FF"/>
            <w:sz w:val="24"/>
            <w:szCs w:val="24"/>
            <w:u w:val="single"/>
          </w:rPr>
          <w:t>Print</w:t>
        </w:r>
      </w:hyperlink>
      <w:r w:rsidRPr="003A1107">
        <w:rPr>
          <w:rFonts w:ascii="Times New Roman" w:eastAsia="Times New Roman" w:hAnsi="Times New Roman" w:cs="Times New Roman"/>
          <w:sz w:val="24"/>
          <w:szCs w:val="24"/>
        </w:rPr>
        <w:t xml:space="preserve">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Waktu persiapan</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15 minit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Waktu memasak</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45 minit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Waktu total</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1 jam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Penulis: Titi</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Macam resep: Cemilan</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Cuisine: Indonesia</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Saran penyajian: 20</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Bahan-bahan</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lastRenderedPageBreak/>
        <w:t>Cake</w:t>
      </w:r>
    </w:p>
    <w:p w:rsidR="003A1107" w:rsidRPr="003A1107" w:rsidRDefault="003A1107" w:rsidP="003A1107">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12 kuning telur</w:t>
      </w:r>
    </w:p>
    <w:p w:rsidR="003A1107" w:rsidRPr="003A1107" w:rsidRDefault="003A1107" w:rsidP="003A1107">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 putih telur</w:t>
      </w:r>
    </w:p>
    <w:p w:rsidR="003A1107" w:rsidRPr="003A1107" w:rsidRDefault="003A1107" w:rsidP="003A1107">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100 g gula pasir</w:t>
      </w:r>
    </w:p>
    <w:p w:rsidR="003A1107" w:rsidRPr="003A1107" w:rsidRDefault="003A1107" w:rsidP="003A1107">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50 g tepung terigu</w:t>
      </w:r>
    </w:p>
    <w:p w:rsidR="003A1107" w:rsidRPr="003A1107" w:rsidRDefault="003A1107" w:rsidP="003A1107">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10 g tepung maizena</w:t>
      </w:r>
    </w:p>
    <w:p w:rsidR="003A1107" w:rsidRPr="003A1107" w:rsidRDefault="003A1107" w:rsidP="003A1107">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25 g coklat bubuk</w:t>
      </w:r>
    </w:p>
    <w:p w:rsidR="003A1107" w:rsidRPr="003A1107" w:rsidRDefault="003A1107" w:rsidP="003A1107">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125 g mentega, kocok</w:t>
      </w:r>
    </w:p>
    <w:p w:rsidR="003A1107" w:rsidRPr="003A1107" w:rsidRDefault="003A1107" w:rsidP="003A1107">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¼ sdt vanili bubuk</w:t>
      </w:r>
    </w:p>
    <w:p w:rsidR="003A1107" w:rsidRPr="003A1107" w:rsidRDefault="003A1107" w:rsidP="003A1107">
      <w:pPr>
        <w:spacing w:after="0" w:line="240" w:lineRule="auto"/>
        <w:rPr>
          <w:rFonts w:ascii="Times New Roman" w:eastAsia="Times New Roman" w:hAnsi="Times New Roman" w:cs="Times New Roman"/>
          <w:sz w:val="24"/>
          <w:szCs w:val="24"/>
        </w:rPr>
      </w:pPr>
      <w:proofErr w:type="gramStart"/>
      <w:r w:rsidRPr="003A1107">
        <w:rPr>
          <w:rFonts w:ascii="Times New Roman" w:eastAsia="Times New Roman" w:hAnsi="Times New Roman" w:cs="Times New Roman"/>
          <w:sz w:val="24"/>
          <w:szCs w:val="24"/>
        </w:rPr>
        <w:t>Vla</w:t>
      </w:r>
      <w:proofErr w:type="gramEnd"/>
    </w:p>
    <w:p w:rsidR="003A1107" w:rsidRPr="003A1107" w:rsidRDefault="003A1107" w:rsidP="003A1107">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175 ml susu cair</w:t>
      </w:r>
    </w:p>
    <w:p w:rsidR="003A1107" w:rsidRPr="003A1107" w:rsidRDefault="003A1107" w:rsidP="003A1107">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50 g gula pasir</w:t>
      </w:r>
    </w:p>
    <w:p w:rsidR="003A1107" w:rsidRPr="003A1107" w:rsidRDefault="003A1107" w:rsidP="003A1107">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2 sdm tepung maizena, larutkan dengan sedikit air</w:t>
      </w:r>
    </w:p>
    <w:p w:rsidR="003A1107" w:rsidRPr="003A1107" w:rsidRDefault="003A1107" w:rsidP="003A1107">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 kuning telur, kocok lepas</w:t>
      </w:r>
    </w:p>
    <w:p w:rsidR="003A1107" w:rsidRPr="003A1107" w:rsidRDefault="003A1107" w:rsidP="003A1107">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 sdm rhum (bila suka)</w:t>
      </w:r>
    </w:p>
    <w:p w:rsidR="003A1107" w:rsidRPr="003A1107" w:rsidRDefault="003A1107" w:rsidP="003A1107">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5 potong buah peach kalengan (dari 1 kaleng), potong dadu kecil</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Saus</w:t>
      </w:r>
    </w:p>
    <w:p w:rsidR="003A1107" w:rsidRPr="003A1107" w:rsidRDefault="003A1107" w:rsidP="003A1107">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200 g raspberry segar</w:t>
      </w:r>
    </w:p>
    <w:p w:rsidR="003A1107" w:rsidRPr="003A1107" w:rsidRDefault="003A1107" w:rsidP="003A1107">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150 g gula pasir</w:t>
      </w:r>
    </w:p>
    <w:p w:rsidR="003A1107" w:rsidRPr="003A1107" w:rsidRDefault="003A1107" w:rsidP="003A1107">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100 ml air</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Cara membuat</w:t>
      </w:r>
    </w:p>
    <w:p w:rsidR="003A1107" w:rsidRPr="003A1107" w:rsidRDefault="003A1107" w:rsidP="003A1107">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Siapkan </w:t>
      </w:r>
      <w:proofErr w:type="gramStart"/>
      <w:r w:rsidRPr="003A1107">
        <w:rPr>
          <w:rFonts w:ascii="Times New Roman" w:eastAsia="Times New Roman" w:hAnsi="Times New Roman" w:cs="Times New Roman"/>
          <w:sz w:val="24"/>
          <w:szCs w:val="24"/>
        </w:rPr>
        <w:t>loyang</w:t>
      </w:r>
      <w:proofErr w:type="gramEnd"/>
      <w:r w:rsidRPr="003A1107">
        <w:rPr>
          <w:rFonts w:ascii="Times New Roman" w:eastAsia="Times New Roman" w:hAnsi="Times New Roman" w:cs="Times New Roman"/>
          <w:sz w:val="24"/>
          <w:szCs w:val="24"/>
        </w:rPr>
        <w:t xml:space="preserve"> ukuran 38x26x3 cm, alasi dengan kertas roti, olesi dengan margarin dan taburi dengan sedikit tepung. Panaskan oven pada suhu 180C dan aktifkan </w:t>
      </w:r>
      <w:proofErr w:type="gramStart"/>
      <w:r w:rsidRPr="003A1107">
        <w:rPr>
          <w:rFonts w:ascii="Times New Roman" w:eastAsia="Times New Roman" w:hAnsi="Times New Roman" w:cs="Times New Roman"/>
          <w:sz w:val="24"/>
          <w:szCs w:val="24"/>
        </w:rPr>
        <w:t>api</w:t>
      </w:r>
      <w:proofErr w:type="gramEnd"/>
      <w:r w:rsidRPr="003A1107">
        <w:rPr>
          <w:rFonts w:ascii="Times New Roman" w:eastAsia="Times New Roman" w:hAnsi="Times New Roman" w:cs="Times New Roman"/>
          <w:sz w:val="24"/>
          <w:szCs w:val="24"/>
        </w:rPr>
        <w:t xml:space="preserve"> atas.</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Kue</w:t>
      </w:r>
    </w:p>
    <w:p w:rsidR="003A1107" w:rsidRPr="003A1107" w:rsidRDefault="003A1107" w:rsidP="003A1107">
      <w:pPr>
        <w:numPr>
          <w:ilvl w:val="0"/>
          <w:numId w:val="182"/>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Kocok telur bersama gula hingga kental dan putih. Campur tepung terigu dan tepung maizena, ayak. Masukkan campuran tepung terigu-maizena dan coklat secara bertahap ke dalam campuran telur-gula, aduk hingga rata. Tambahkan mentega kocok sedikit demi sedikit, tambahkan vanili, aduk rata. Tuangkan adonan ke dalam </w:t>
      </w:r>
      <w:proofErr w:type="gramStart"/>
      <w:r w:rsidRPr="003A1107">
        <w:rPr>
          <w:rFonts w:ascii="Times New Roman" w:eastAsia="Times New Roman" w:hAnsi="Times New Roman" w:cs="Times New Roman"/>
          <w:sz w:val="24"/>
          <w:szCs w:val="24"/>
        </w:rPr>
        <w:t>loyang</w:t>
      </w:r>
      <w:proofErr w:type="gramEnd"/>
      <w:r w:rsidRPr="003A1107">
        <w:rPr>
          <w:rFonts w:ascii="Times New Roman" w:eastAsia="Times New Roman" w:hAnsi="Times New Roman" w:cs="Times New Roman"/>
          <w:sz w:val="24"/>
          <w:szCs w:val="24"/>
        </w:rPr>
        <w:t>, ratakan.</w:t>
      </w:r>
    </w:p>
    <w:p w:rsidR="003A1107" w:rsidRPr="003A1107" w:rsidRDefault="003A1107" w:rsidP="003A1107">
      <w:pPr>
        <w:numPr>
          <w:ilvl w:val="0"/>
          <w:numId w:val="182"/>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Masukkan </w:t>
      </w:r>
      <w:proofErr w:type="gramStart"/>
      <w:r w:rsidRPr="003A1107">
        <w:rPr>
          <w:rFonts w:ascii="Times New Roman" w:eastAsia="Times New Roman" w:hAnsi="Times New Roman" w:cs="Times New Roman"/>
          <w:sz w:val="24"/>
          <w:szCs w:val="24"/>
        </w:rPr>
        <w:t>loyang</w:t>
      </w:r>
      <w:proofErr w:type="gramEnd"/>
      <w:r w:rsidRPr="003A1107">
        <w:rPr>
          <w:rFonts w:ascii="Times New Roman" w:eastAsia="Times New Roman" w:hAnsi="Times New Roman" w:cs="Times New Roman"/>
          <w:sz w:val="24"/>
          <w:szCs w:val="24"/>
        </w:rPr>
        <w:t xml:space="preserve"> ke dalam oven, panggang selama 15 menit hingga matang. Keluarkan </w:t>
      </w:r>
      <w:proofErr w:type="gramStart"/>
      <w:r w:rsidRPr="003A1107">
        <w:rPr>
          <w:rFonts w:ascii="Times New Roman" w:eastAsia="Times New Roman" w:hAnsi="Times New Roman" w:cs="Times New Roman"/>
          <w:sz w:val="24"/>
          <w:szCs w:val="24"/>
        </w:rPr>
        <w:t>loyang</w:t>
      </w:r>
      <w:proofErr w:type="gramEnd"/>
      <w:r w:rsidRPr="003A1107">
        <w:rPr>
          <w:rFonts w:ascii="Times New Roman" w:eastAsia="Times New Roman" w:hAnsi="Times New Roman" w:cs="Times New Roman"/>
          <w:sz w:val="24"/>
          <w:szCs w:val="24"/>
        </w:rPr>
        <w:t xml:space="preserve"> dari oven. Keluarkan cake dari </w:t>
      </w:r>
      <w:proofErr w:type="gramStart"/>
      <w:r w:rsidRPr="003A1107">
        <w:rPr>
          <w:rFonts w:ascii="Times New Roman" w:eastAsia="Times New Roman" w:hAnsi="Times New Roman" w:cs="Times New Roman"/>
          <w:sz w:val="24"/>
          <w:szCs w:val="24"/>
        </w:rPr>
        <w:t>loyang</w:t>
      </w:r>
      <w:proofErr w:type="gramEnd"/>
      <w:r w:rsidRPr="003A1107">
        <w:rPr>
          <w:rFonts w:ascii="Times New Roman" w:eastAsia="Times New Roman" w:hAnsi="Times New Roman" w:cs="Times New Roman"/>
          <w:sz w:val="24"/>
          <w:szCs w:val="24"/>
        </w:rPr>
        <w:t xml:space="preserve"> dengan cara dibalik di atas kertas roti yang sudah ditaburi gula bubuk. Gulung hati-hati berikut kertas masih menempel, hingga tercetak bentuk gulungan. Biarkan hingga dingin.</w:t>
      </w:r>
    </w:p>
    <w:p w:rsidR="003A1107" w:rsidRPr="003A1107" w:rsidRDefault="003A1107" w:rsidP="003A1107">
      <w:pPr>
        <w:spacing w:after="0" w:line="240" w:lineRule="auto"/>
        <w:rPr>
          <w:rFonts w:ascii="Times New Roman" w:eastAsia="Times New Roman" w:hAnsi="Times New Roman" w:cs="Times New Roman"/>
          <w:sz w:val="24"/>
          <w:szCs w:val="24"/>
        </w:rPr>
      </w:pPr>
      <w:proofErr w:type="gramStart"/>
      <w:r w:rsidRPr="003A1107">
        <w:rPr>
          <w:rFonts w:ascii="Times New Roman" w:eastAsia="Times New Roman" w:hAnsi="Times New Roman" w:cs="Times New Roman"/>
          <w:sz w:val="24"/>
          <w:szCs w:val="24"/>
        </w:rPr>
        <w:t>Vla</w:t>
      </w:r>
      <w:proofErr w:type="gramEnd"/>
      <w:r w:rsidRPr="003A1107">
        <w:rPr>
          <w:rFonts w:ascii="Times New Roman" w:eastAsia="Times New Roman" w:hAnsi="Times New Roman" w:cs="Times New Roman"/>
          <w:sz w:val="24"/>
          <w:szCs w:val="24"/>
        </w:rPr>
        <w:t>:</w:t>
      </w:r>
    </w:p>
    <w:p w:rsidR="003A1107" w:rsidRPr="003A1107" w:rsidRDefault="003A1107" w:rsidP="003A1107">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Rebus </w:t>
      </w:r>
      <w:proofErr w:type="gramStart"/>
      <w:r w:rsidRPr="003A1107">
        <w:rPr>
          <w:rFonts w:ascii="Times New Roman" w:eastAsia="Times New Roman" w:hAnsi="Times New Roman" w:cs="Times New Roman"/>
          <w:sz w:val="24"/>
          <w:szCs w:val="24"/>
        </w:rPr>
        <w:t>susu</w:t>
      </w:r>
      <w:proofErr w:type="gramEnd"/>
      <w:r w:rsidRPr="003A1107">
        <w:rPr>
          <w:rFonts w:ascii="Times New Roman" w:eastAsia="Times New Roman" w:hAnsi="Times New Roman" w:cs="Times New Roman"/>
          <w:sz w:val="24"/>
          <w:szCs w:val="24"/>
        </w:rPr>
        <w:t xml:space="preserve"> bersama gula di atas api kecil hingga mendidih. Campur larutan maizena dan kuning telur, aduk rata. Ambil 50 ml rebusan </w:t>
      </w:r>
      <w:proofErr w:type="gramStart"/>
      <w:r w:rsidRPr="003A1107">
        <w:rPr>
          <w:rFonts w:ascii="Times New Roman" w:eastAsia="Times New Roman" w:hAnsi="Times New Roman" w:cs="Times New Roman"/>
          <w:sz w:val="24"/>
          <w:szCs w:val="24"/>
        </w:rPr>
        <w:t>susu</w:t>
      </w:r>
      <w:proofErr w:type="gramEnd"/>
      <w:r w:rsidRPr="003A1107">
        <w:rPr>
          <w:rFonts w:ascii="Times New Roman" w:eastAsia="Times New Roman" w:hAnsi="Times New Roman" w:cs="Times New Roman"/>
          <w:sz w:val="24"/>
          <w:szCs w:val="24"/>
        </w:rPr>
        <w:t xml:space="preserve">, masukkan ke dalam larutan tepung </w:t>
      </w:r>
      <w:r w:rsidRPr="003A1107">
        <w:rPr>
          <w:rFonts w:ascii="Times New Roman" w:eastAsia="Times New Roman" w:hAnsi="Times New Roman" w:cs="Times New Roman"/>
          <w:sz w:val="24"/>
          <w:szCs w:val="24"/>
        </w:rPr>
        <w:lastRenderedPageBreak/>
        <w:t xml:space="preserve">maizena, aduk rata. Tuang kembali ke dalam rebusan </w:t>
      </w:r>
      <w:proofErr w:type="gramStart"/>
      <w:r w:rsidRPr="003A1107">
        <w:rPr>
          <w:rFonts w:ascii="Times New Roman" w:eastAsia="Times New Roman" w:hAnsi="Times New Roman" w:cs="Times New Roman"/>
          <w:sz w:val="24"/>
          <w:szCs w:val="24"/>
        </w:rPr>
        <w:t>susu</w:t>
      </w:r>
      <w:proofErr w:type="gramEnd"/>
      <w:r w:rsidRPr="003A1107">
        <w:rPr>
          <w:rFonts w:ascii="Times New Roman" w:eastAsia="Times New Roman" w:hAnsi="Times New Roman" w:cs="Times New Roman"/>
          <w:sz w:val="24"/>
          <w:szCs w:val="24"/>
        </w:rPr>
        <w:t>, aduk dan masak hingga vla mengental. Tambahkan rhum (bila suka) dan potongan peach, aduk rata, angkat dan dinginkan</w:t>
      </w:r>
    </w:p>
    <w:p w:rsidR="003A1107" w:rsidRPr="003A1107" w:rsidRDefault="003A1107" w:rsidP="003A1107">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Buka gulungan kue, oleskan </w:t>
      </w:r>
      <w:proofErr w:type="gramStart"/>
      <w:r w:rsidRPr="003A1107">
        <w:rPr>
          <w:rFonts w:ascii="Times New Roman" w:eastAsia="Times New Roman" w:hAnsi="Times New Roman" w:cs="Times New Roman"/>
          <w:sz w:val="24"/>
          <w:szCs w:val="24"/>
        </w:rPr>
        <w:t>vla</w:t>
      </w:r>
      <w:proofErr w:type="gramEnd"/>
      <w:r w:rsidRPr="003A1107">
        <w:rPr>
          <w:rFonts w:ascii="Times New Roman" w:eastAsia="Times New Roman" w:hAnsi="Times New Roman" w:cs="Times New Roman"/>
          <w:sz w:val="24"/>
          <w:szCs w:val="24"/>
        </w:rPr>
        <w:t xml:space="preserve"> di permukaan kue, ratakan. Gulung kue hingga padat, sambil membuang kertas alasnya. Bungkus lagi kue dengan kertas baru, biarkan beberapa saat agar gulungan lebih kokoh. Setelah itu, buka kertas pembungkusnya, potong-potong, sajikan dengan saus.</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Saus:</w:t>
      </w:r>
    </w:p>
    <w:p w:rsidR="003A1107" w:rsidRPr="003A1107" w:rsidRDefault="003A1107" w:rsidP="003A1107">
      <w:pPr>
        <w:numPr>
          <w:ilvl w:val="0"/>
          <w:numId w:val="184"/>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Masukkan raspberry dan gula pasir ke dalam panci, aduk hingga raspberry agak hancur dan gula larut. Masak hingga mengental, tambahkan air. Aduk sebentar hingga mendidih, angkat.</w:t>
      </w:r>
    </w:p>
    <w:p w:rsidR="003A1107" w:rsidRPr="003A1107" w:rsidRDefault="003A1107" w:rsidP="003A1107">
      <w:pPr>
        <w:spacing w:after="0" w:line="240" w:lineRule="auto"/>
        <w:rPr>
          <w:rFonts w:ascii="Times New Roman" w:eastAsia="Times New Roman" w:hAnsi="Times New Roman" w:cs="Times New Roman"/>
          <w:vanish/>
          <w:sz w:val="24"/>
          <w:szCs w:val="24"/>
        </w:rPr>
      </w:pPr>
      <w:r w:rsidRPr="003A1107">
        <w:rPr>
          <w:rFonts w:ascii="Times New Roman" w:eastAsia="Times New Roman" w:hAnsi="Times New Roman" w:cs="Times New Roman"/>
          <w:vanish/>
          <w:sz w:val="24"/>
          <w:szCs w:val="24"/>
        </w:rPr>
        <w:t>3.2.1682</w:t>
      </w:r>
    </w:p>
    <w:p w:rsidR="003A1107" w:rsidRDefault="003A1107" w:rsidP="003A1107">
      <w:pPr>
        <w:spacing w:before="100" w:beforeAutospacing="1" w:after="100" w:afterAutospacing="1" w:line="240" w:lineRule="auto"/>
        <w:outlineLvl w:val="0"/>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br/>
      </w:r>
      <w:proofErr w:type="gramStart"/>
      <w:r w:rsidRPr="003A1107">
        <w:rPr>
          <w:rFonts w:ascii="Times New Roman" w:eastAsia="Times New Roman" w:hAnsi="Times New Roman" w:cs="Times New Roman"/>
          <w:sz w:val="24"/>
          <w:szCs w:val="24"/>
        </w:rPr>
        <w:t>Kunci pembuatan bolu yang lentur terletak pada penggunaan kuning telur.</w:t>
      </w:r>
      <w:proofErr w:type="gramEnd"/>
      <w:r w:rsidRPr="003A1107">
        <w:rPr>
          <w:rFonts w:ascii="Times New Roman" w:eastAsia="Times New Roman" w:hAnsi="Times New Roman" w:cs="Times New Roman"/>
          <w:sz w:val="24"/>
          <w:szCs w:val="24"/>
        </w:rPr>
        <w:t xml:space="preserve"> Gunakan kuning telur yang </w:t>
      </w:r>
      <w:proofErr w:type="gramStart"/>
      <w:r w:rsidRPr="003A1107">
        <w:rPr>
          <w:rFonts w:ascii="Times New Roman" w:eastAsia="Times New Roman" w:hAnsi="Times New Roman" w:cs="Times New Roman"/>
          <w:sz w:val="24"/>
          <w:szCs w:val="24"/>
        </w:rPr>
        <w:t>segar</w:t>
      </w:r>
      <w:proofErr w:type="gramEnd"/>
      <w:r w:rsidRPr="003A1107">
        <w:rPr>
          <w:rFonts w:ascii="Times New Roman" w:eastAsia="Times New Roman" w:hAnsi="Times New Roman" w:cs="Times New Roman"/>
          <w:sz w:val="24"/>
          <w:szCs w:val="24"/>
        </w:rPr>
        <w:t xml:space="preserve"> dan berwarna kuning agak oranye. </w:t>
      </w:r>
      <w:proofErr w:type="gramStart"/>
      <w:r w:rsidRPr="003A1107">
        <w:rPr>
          <w:rFonts w:ascii="Times New Roman" w:eastAsia="Times New Roman" w:hAnsi="Times New Roman" w:cs="Times New Roman"/>
          <w:sz w:val="24"/>
          <w:szCs w:val="24"/>
        </w:rPr>
        <w:t>Kocok hingga benar-benar lembut, baru campurkan dengan bahan lainnya.</w:t>
      </w:r>
      <w:proofErr w:type="gramEnd"/>
      <w:r w:rsidRPr="003A1107">
        <w:rPr>
          <w:rFonts w:ascii="Times New Roman" w:eastAsia="Times New Roman" w:hAnsi="Times New Roman" w:cs="Times New Roman"/>
          <w:sz w:val="24"/>
          <w:szCs w:val="24"/>
        </w:rPr>
        <w:t xml:space="preserve"> Jika anda mempraktekkan tips ini pada resep bolu gulung coklat anda, dijamin sukses!</w:t>
      </w:r>
    </w:p>
    <w:p w:rsidR="003A1107" w:rsidRPr="003A1107" w:rsidRDefault="003A1107" w:rsidP="003A1107">
      <w:pPr>
        <w:spacing w:before="100" w:beforeAutospacing="1" w:after="100" w:afterAutospacing="1" w:line="240" w:lineRule="auto"/>
        <w:rPr>
          <w:rFonts w:ascii="Times New Roman" w:eastAsia="Times New Roman" w:hAnsi="Times New Roman" w:cs="Times New Roman"/>
          <w:sz w:val="24"/>
          <w:szCs w:val="24"/>
        </w:rPr>
      </w:pPr>
      <w:proofErr w:type="gramStart"/>
      <w:r w:rsidRPr="003A1107">
        <w:rPr>
          <w:rFonts w:ascii="Times New Roman" w:eastAsia="Times New Roman" w:hAnsi="Times New Roman" w:cs="Times New Roman"/>
          <w:sz w:val="24"/>
          <w:szCs w:val="24"/>
        </w:rPr>
        <w:t>Untuk mendapatkan bolu jeruk yang lebih mantap aroma jeruknya, anda dapat menambahkan 1 sendok teh parutan kulit sunkist pada adonan resep.</w:t>
      </w:r>
      <w:proofErr w:type="gramEnd"/>
      <w:r w:rsidRPr="003A1107">
        <w:rPr>
          <w:rFonts w:ascii="Times New Roman" w:eastAsia="Times New Roman" w:hAnsi="Times New Roman" w:cs="Times New Roman"/>
          <w:sz w:val="24"/>
          <w:szCs w:val="24"/>
        </w:rPr>
        <w:t xml:space="preserve"> Aroma dari kulit jeruk asli </w:t>
      </w:r>
      <w:proofErr w:type="gramStart"/>
      <w:r w:rsidRPr="003A1107">
        <w:rPr>
          <w:rFonts w:ascii="Times New Roman" w:eastAsia="Times New Roman" w:hAnsi="Times New Roman" w:cs="Times New Roman"/>
          <w:sz w:val="24"/>
          <w:szCs w:val="24"/>
        </w:rPr>
        <w:t>akan</w:t>
      </w:r>
      <w:proofErr w:type="gramEnd"/>
      <w:r w:rsidRPr="003A1107">
        <w:rPr>
          <w:rFonts w:ascii="Times New Roman" w:eastAsia="Times New Roman" w:hAnsi="Times New Roman" w:cs="Times New Roman"/>
          <w:sz w:val="24"/>
          <w:szCs w:val="24"/>
        </w:rPr>
        <w:t xml:space="preserve"> terasa lebih wangi dibandingkan hanya menggunakan sari jeruk instant. </w:t>
      </w:r>
      <w:proofErr w:type="gramStart"/>
      <w:r w:rsidRPr="003A1107">
        <w:rPr>
          <w:rFonts w:ascii="Times New Roman" w:eastAsia="Times New Roman" w:hAnsi="Times New Roman" w:cs="Times New Roman"/>
          <w:sz w:val="24"/>
          <w:szCs w:val="24"/>
        </w:rPr>
        <w:t>Agar bolu yang dihasilkan bertekstur lembut, pastikan untuk menggunakan tepung terigu sesuai takaran pada resep.</w:t>
      </w:r>
      <w:proofErr w:type="gramEnd"/>
      <w:r w:rsidRPr="003A1107">
        <w:rPr>
          <w:rFonts w:ascii="Times New Roman" w:eastAsia="Times New Roman" w:hAnsi="Times New Roman" w:cs="Times New Roman"/>
          <w:sz w:val="24"/>
          <w:szCs w:val="24"/>
        </w:rPr>
        <w:t xml:space="preserve"> Jika terigu terlalu banyak maka bolu hasilnya </w:t>
      </w:r>
      <w:proofErr w:type="gramStart"/>
      <w:r w:rsidRPr="003A1107">
        <w:rPr>
          <w:rFonts w:ascii="Times New Roman" w:eastAsia="Times New Roman" w:hAnsi="Times New Roman" w:cs="Times New Roman"/>
          <w:sz w:val="24"/>
          <w:szCs w:val="24"/>
        </w:rPr>
        <w:t>akan</w:t>
      </w:r>
      <w:proofErr w:type="gramEnd"/>
      <w:r w:rsidRPr="003A1107">
        <w:rPr>
          <w:rFonts w:ascii="Times New Roman" w:eastAsia="Times New Roman" w:hAnsi="Times New Roman" w:cs="Times New Roman"/>
          <w:sz w:val="24"/>
          <w:szCs w:val="24"/>
        </w:rPr>
        <w:t xml:space="preserve"> ‘berat’.</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Resep Bolu Jeruk</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w:t>
      </w:r>
    </w:p>
    <w:p w:rsidR="003A1107" w:rsidRPr="003A1107" w:rsidRDefault="003A1107" w:rsidP="003A110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52625" cy="1952625"/>
            <wp:effectExtent l="0" t="0" r="9525" b="9525"/>
            <wp:docPr id="100" name="Picture 100" descr="http://www.bacaresepdulu.com/wp-content/uploads/2013/12/Resep-Bolu-Jer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bacaresepdulu.com/wp-content/uploads/2013/12/Resep-Bolu-Jeru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rsidR="003A1107" w:rsidRPr="003A1107" w:rsidRDefault="003A1107" w:rsidP="003A1107">
      <w:pPr>
        <w:spacing w:after="0" w:line="240" w:lineRule="auto"/>
        <w:rPr>
          <w:rFonts w:ascii="Times New Roman" w:eastAsia="Times New Roman" w:hAnsi="Times New Roman" w:cs="Times New Roman"/>
          <w:sz w:val="24"/>
          <w:szCs w:val="24"/>
        </w:rPr>
      </w:pPr>
      <w:hyperlink r:id="rId15" w:tgtFrame="_blank" w:history="1">
        <w:r w:rsidRPr="003A1107">
          <w:rPr>
            <w:rFonts w:ascii="Times New Roman" w:eastAsia="Times New Roman" w:hAnsi="Times New Roman" w:cs="Times New Roman"/>
            <w:color w:val="0000FF"/>
            <w:sz w:val="24"/>
            <w:szCs w:val="24"/>
            <w:u w:val="single"/>
          </w:rPr>
          <w:t>Print</w:t>
        </w:r>
      </w:hyperlink>
      <w:r w:rsidRPr="003A1107">
        <w:rPr>
          <w:rFonts w:ascii="Times New Roman" w:eastAsia="Times New Roman" w:hAnsi="Times New Roman" w:cs="Times New Roman"/>
          <w:sz w:val="24"/>
          <w:szCs w:val="24"/>
        </w:rPr>
        <w:t xml:space="preserve">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Waktu persiapan</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15 minit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Waktu memasak</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30 minit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Waktu total</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45 minit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lastRenderedPageBreak/>
        <w:t>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Penulis: Titi</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Macam resep: Cemilan</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Cuisine: Indonesia</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Saran penyajian: 12 potong</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Bahan-bahan</w:t>
      </w:r>
    </w:p>
    <w:p w:rsidR="003A1107" w:rsidRPr="003A1107" w:rsidRDefault="003A1107" w:rsidP="003A1107">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90 gram tepung terigu</w:t>
      </w:r>
    </w:p>
    <w:p w:rsidR="003A1107" w:rsidRPr="003A1107" w:rsidRDefault="003A1107" w:rsidP="003A1107">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2 butir telur ayam</w:t>
      </w:r>
    </w:p>
    <w:p w:rsidR="003A1107" w:rsidRPr="003A1107" w:rsidRDefault="003A1107" w:rsidP="003A1107">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100 gram margarin</w:t>
      </w:r>
    </w:p>
    <w:p w:rsidR="003A1107" w:rsidRPr="003A1107" w:rsidRDefault="003A1107" w:rsidP="003A1107">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40 gram gula pasir</w:t>
      </w:r>
    </w:p>
    <w:p w:rsidR="003A1107" w:rsidRPr="003A1107" w:rsidRDefault="003A1107" w:rsidP="003A1107">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1 sachet sari jeruk instan</w:t>
      </w:r>
    </w:p>
    <w:p w:rsidR="003A1107" w:rsidRPr="003A1107" w:rsidRDefault="003A1107" w:rsidP="003A1107">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¼ sdt baking powder</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Cara membuat</w:t>
      </w:r>
    </w:p>
    <w:p w:rsidR="003A1107" w:rsidRPr="003A1107" w:rsidRDefault="003A1107" w:rsidP="003A1107">
      <w:pPr>
        <w:numPr>
          <w:ilvl w:val="0"/>
          <w:numId w:val="186"/>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Kocok margarin dan gula pasir hingga lembut, masukkan sari jeruk instan, kocok rata.</w:t>
      </w:r>
    </w:p>
    <w:p w:rsidR="003A1107" w:rsidRPr="003A1107" w:rsidRDefault="003A1107" w:rsidP="003A1107">
      <w:pPr>
        <w:numPr>
          <w:ilvl w:val="0"/>
          <w:numId w:val="186"/>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Tambahkan telur satu persatu bergantian dengan tepung terigu yang sudah diayak, kocok hingga rata. Masukkan baking powder, aduk kembali hingga rata.</w:t>
      </w:r>
    </w:p>
    <w:p w:rsidR="003A1107" w:rsidRPr="003A1107" w:rsidRDefault="003A1107" w:rsidP="003A1107">
      <w:pPr>
        <w:numPr>
          <w:ilvl w:val="0"/>
          <w:numId w:val="186"/>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Tuang adonan kedalam </w:t>
      </w:r>
      <w:proofErr w:type="gramStart"/>
      <w:r w:rsidRPr="003A1107">
        <w:rPr>
          <w:rFonts w:ascii="Times New Roman" w:eastAsia="Times New Roman" w:hAnsi="Times New Roman" w:cs="Times New Roman"/>
          <w:sz w:val="24"/>
          <w:szCs w:val="24"/>
        </w:rPr>
        <w:t>loyang</w:t>
      </w:r>
      <w:proofErr w:type="gramEnd"/>
      <w:r w:rsidRPr="003A1107">
        <w:rPr>
          <w:rFonts w:ascii="Times New Roman" w:eastAsia="Times New Roman" w:hAnsi="Times New Roman" w:cs="Times New Roman"/>
          <w:sz w:val="24"/>
          <w:szCs w:val="24"/>
        </w:rPr>
        <w:t xml:space="preserve"> berdiameter 22 cm yang telah diolesi margarin dan dialasi kertas roti.</w:t>
      </w:r>
    </w:p>
    <w:p w:rsidR="003A1107" w:rsidRPr="003A1107" w:rsidRDefault="003A1107" w:rsidP="003A1107">
      <w:pPr>
        <w:numPr>
          <w:ilvl w:val="0"/>
          <w:numId w:val="186"/>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Panggang selama 25 menit di dalam oven bersuhu 180oC hingga matang.</w:t>
      </w:r>
    </w:p>
    <w:p w:rsidR="003A1107" w:rsidRPr="003A1107" w:rsidRDefault="003A1107" w:rsidP="003A1107">
      <w:pPr>
        <w:numPr>
          <w:ilvl w:val="0"/>
          <w:numId w:val="186"/>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Keluarkan bolu dri oven, tunggu hingga dingin dan potong bolu menjadi 12 bagian.</w:t>
      </w:r>
    </w:p>
    <w:p w:rsidR="003A1107" w:rsidRPr="003A1107" w:rsidRDefault="003A1107" w:rsidP="003A1107">
      <w:pPr>
        <w:spacing w:after="0" w:line="240" w:lineRule="auto"/>
        <w:rPr>
          <w:rFonts w:ascii="Times New Roman" w:eastAsia="Times New Roman" w:hAnsi="Times New Roman" w:cs="Times New Roman"/>
          <w:vanish/>
          <w:sz w:val="24"/>
          <w:szCs w:val="24"/>
        </w:rPr>
      </w:pPr>
      <w:r w:rsidRPr="003A1107">
        <w:rPr>
          <w:rFonts w:ascii="Times New Roman" w:eastAsia="Times New Roman" w:hAnsi="Times New Roman" w:cs="Times New Roman"/>
          <w:vanish/>
          <w:sz w:val="24"/>
          <w:szCs w:val="24"/>
        </w:rPr>
        <w:t>3.2.2158</w:t>
      </w:r>
    </w:p>
    <w:p w:rsidR="003A1107" w:rsidRDefault="003A1107" w:rsidP="003A1107">
      <w:pPr>
        <w:spacing w:before="100" w:beforeAutospacing="1" w:after="100" w:afterAutospacing="1" w:line="240" w:lineRule="auto"/>
        <w:outlineLvl w:val="0"/>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br/>
      </w:r>
      <w:proofErr w:type="gramStart"/>
      <w:r w:rsidRPr="003A1107">
        <w:rPr>
          <w:rFonts w:ascii="Times New Roman" w:eastAsia="Times New Roman" w:hAnsi="Times New Roman" w:cs="Times New Roman"/>
          <w:sz w:val="24"/>
          <w:szCs w:val="24"/>
        </w:rPr>
        <w:t>Jika suka, anda bisa mengolesi bolu jeruk dengan krim gula di bagian atasnya dan menghiasnya dengan potongan buah jeruk kalengan.</w:t>
      </w:r>
      <w:proofErr w:type="gramEnd"/>
      <w:r w:rsidRPr="003A1107">
        <w:rPr>
          <w:rFonts w:ascii="Times New Roman" w:eastAsia="Times New Roman" w:hAnsi="Times New Roman" w:cs="Times New Roman"/>
          <w:sz w:val="24"/>
          <w:szCs w:val="24"/>
        </w:rPr>
        <w:t xml:space="preserve"> Dengan hiasan yang cantik maka bolu jeruk anda </w:t>
      </w:r>
      <w:proofErr w:type="gramStart"/>
      <w:r w:rsidRPr="003A1107">
        <w:rPr>
          <w:rFonts w:ascii="Times New Roman" w:eastAsia="Times New Roman" w:hAnsi="Times New Roman" w:cs="Times New Roman"/>
          <w:sz w:val="24"/>
          <w:szCs w:val="24"/>
        </w:rPr>
        <w:t>akan</w:t>
      </w:r>
      <w:proofErr w:type="gramEnd"/>
      <w:r w:rsidRPr="003A1107">
        <w:rPr>
          <w:rFonts w:ascii="Times New Roman" w:eastAsia="Times New Roman" w:hAnsi="Times New Roman" w:cs="Times New Roman"/>
          <w:sz w:val="24"/>
          <w:szCs w:val="24"/>
        </w:rPr>
        <w:t xml:space="preserve"> menjadi suguhan yang menarik untuk acara sepsial anda. </w:t>
      </w:r>
      <w:proofErr w:type="gramStart"/>
      <w:r w:rsidRPr="003A1107">
        <w:rPr>
          <w:rFonts w:ascii="Times New Roman" w:eastAsia="Times New Roman" w:hAnsi="Times New Roman" w:cs="Times New Roman"/>
          <w:sz w:val="24"/>
          <w:szCs w:val="24"/>
        </w:rPr>
        <w:t>Selamat mencoba resep bolu jeruk dari kami, semoga anda menyukainya.</w:t>
      </w:r>
      <w:proofErr w:type="gramEnd"/>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Resep Bolu Pisang</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w:t>
      </w:r>
    </w:p>
    <w:p w:rsidR="003A1107" w:rsidRPr="003A1107" w:rsidRDefault="003A1107" w:rsidP="003A110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52625" cy="1447800"/>
            <wp:effectExtent l="0" t="0" r="9525" b="0"/>
            <wp:docPr id="101" name="Picture 101" descr="http://www.bacaresepdulu.com/wp-content/uploads/2015/03/resep-cake-pi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bacaresepdulu.com/wp-content/uploads/2015/03/resep-cake-pisa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447800"/>
                    </a:xfrm>
                    <a:prstGeom prst="rect">
                      <a:avLst/>
                    </a:prstGeom>
                    <a:noFill/>
                    <a:ln>
                      <a:noFill/>
                    </a:ln>
                  </pic:spPr>
                </pic:pic>
              </a:graphicData>
            </a:graphic>
          </wp:inline>
        </w:drawing>
      </w:r>
    </w:p>
    <w:p w:rsidR="003A1107" w:rsidRPr="003A1107" w:rsidRDefault="003A1107" w:rsidP="003A1107">
      <w:pPr>
        <w:spacing w:after="0" w:line="240" w:lineRule="auto"/>
        <w:rPr>
          <w:rFonts w:ascii="Times New Roman" w:eastAsia="Times New Roman" w:hAnsi="Times New Roman" w:cs="Times New Roman"/>
          <w:sz w:val="24"/>
          <w:szCs w:val="24"/>
        </w:rPr>
      </w:pPr>
      <w:hyperlink r:id="rId17" w:tgtFrame="_blank" w:history="1">
        <w:r w:rsidRPr="003A1107">
          <w:rPr>
            <w:rFonts w:ascii="Times New Roman" w:eastAsia="Times New Roman" w:hAnsi="Times New Roman" w:cs="Times New Roman"/>
            <w:color w:val="0000FF"/>
            <w:sz w:val="24"/>
            <w:szCs w:val="24"/>
            <w:u w:val="single"/>
          </w:rPr>
          <w:t>Print</w:t>
        </w:r>
      </w:hyperlink>
      <w:r w:rsidRPr="003A1107">
        <w:rPr>
          <w:rFonts w:ascii="Times New Roman" w:eastAsia="Times New Roman" w:hAnsi="Times New Roman" w:cs="Times New Roman"/>
          <w:sz w:val="24"/>
          <w:szCs w:val="24"/>
        </w:rPr>
        <w:t xml:space="preserve">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Waktu persiapan</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20 minit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Waktu memasak</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60 minit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Waktu total</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lastRenderedPageBreak/>
        <w:t xml:space="preserve">1 jam 20 minit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Penulis: Siska</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Macam resep: Cemilan</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Cuisine: Barat</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 xml:space="preserve">Saran penyajian: 1 </w:t>
      </w:r>
      <w:proofErr w:type="gramStart"/>
      <w:r w:rsidRPr="003A1107">
        <w:rPr>
          <w:rFonts w:ascii="Times New Roman" w:eastAsia="Times New Roman" w:hAnsi="Times New Roman" w:cs="Times New Roman"/>
          <w:sz w:val="24"/>
          <w:szCs w:val="24"/>
        </w:rPr>
        <w:t>loyang</w:t>
      </w:r>
      <w:proofErr w:type="gramEnd"/>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Bahan-bahan</w:t>
      </w:r>
    </w:p>
    <w:p w:rsidR="003A1107" w:rsidRPr="003A1107" w:rsidRDefault="003A1107" w:rsidP="003A1107">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Pisang raja tua 3 buah, dihaluskan</w:t>
      </w:r>
    </w:p>
    <w:p w:rsidR="003A1107" w:rsidRPr="003A1107" w:rsidRDefault="003A1107" w:rsidP="003A1107">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Gula pasir 200 gram</w:t>
      </w:r>
    </w:p>
    <w:p w:rsidR="003A1107" w:rsidRPr="003A1107" w:rsidRDefault="003A1107" w:rsidP="003A1107">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Kuning telur 7 buah</w:t>
      </w:r>
    </w:p>
    <w:p w:rsidR="003A1107" w:rsidRPr="003A1107" w:rsidRDefault="003A1107" w:rsidP="003A1107">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Putih telur 4 buah</w:t>
      </w:r>
    </w:p>
    <w:p w:rsidR="003A1107" w:rsidRPr="003A1107" w:rsidRDefault="003A1107" w:rsidP="003A1107">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TBM ½ sdm</w:t>
      </w:r>
    </w:p>
    <w:p w:rsidR="003A1107" w:rsidRPr="003A1107" w:rsidRDefault="003A1107" w:rsidP="003A1107">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Tepung terigu 200 gram</w:t>
      </w:r>
    </w:p>
    <w:p w:rsidR="003A1107" w:rsidRPr="003A1107" w:rsidRDefault="003A1107" w:rsidP="003A1107">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Manisan ceri merh dan hijau 100 gram, dipotong kecil</w:t>
      </w:r>
    </w:p>
    <w:p w:rsidR="003A1107" w:rsidRPr="003A1107" w:rsidRDefault="003A1107" w:rsidP="003A1107">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Kismis 100 gram</w:t>
      </w:r>
    </w:p>
    <w:p w:rsidR="003A1107" w:rsidRPr="003A1107" w:rsidRDefault="003A1107" w:rsidP="003A1107">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Mentega 300 gram, dikocok lembut</w:t>
      </w:r>
    </w:p>
    <w:p w:rsidR="003A1107" w:rsidRPr="003A1107" w:rsidRDefault="003A1107" w:rsidP="003A1107">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Esens pisang ½ sdt</w:t>
      </w:r>
    </w:p>
    <w:p w:rsidR="003A1107" w:rsidRPr="003A1107" w:rsidRDefault="003A1107" w:rsidP="003A1107">
      <w:pPr>
        <w:spacing w:after="0"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Cara membuat</w:t>
      </w:r>
    </w:p>
    <w:p w:rsidR="003A1107" w:rsidRPr="003A1107" w:rsidRDefault="003A1107" w:rsidP="003A1107">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Siapkan loyang persegi empat panjang, olesi dengan margarin, lalu alasi dengan kertas roti dan olesi lagi dengan margarin secara tipis</w:t>
      </w:r>
      <w:proofErr w:type="gramStart"/>
      <w:r w:rsidRPr="003A1107">
        <w:rPr>
          <w:rFonts w:ascii="Times New Roman" w:eastAsia="Times New Roman" w:hAnsi="Times New Roman" w:cs="Times New Roman"/>
          <w:sz w:val="24"/>
          <w:szCs w:val="24"/>
        </w:rPr>
        <w:t>,sisihkan</w:t>
      </w:r>
      <w:proofErr w:type="gramEnd"/>
      <w:r w:rsidRPr="003A1107">
        <w:rPr>
          <w:rFonts w:ascii="Times New Roman" w:eastAsia="Times New Roman" w:hAnsi="Times New Roman" w:cs="Times New Roman"/>
          <w:sz w:val="24"/>
          <w:szCs w:val="24"/>
        </w:rPr>
        <w:t>. Campurkan manisan ceri dan kismis, tambahkan tepung terigu, aduk rata, sisihkan</w:t>
      </w:r>
    </w:p>
    <w:p w:rsidR="003A1107" w:rsidRPr="003A1107" w:rsidRDefault="003A1107" w:rsidP="003A1107">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Kocok gula pasir, telur dan TBM hingga lembut dan mengembang. Masukkan pisang yang sudah dihaluskan, kocok hingga tercampur rata</w:t>
      </w:r>
    </w:p>
    <w:p w:rsidR="003A1107" w:rsidRPr="003A1107" w:rsidRDefault="003A1107" w:rsidP="003A1107">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Masukkan tepung terigu dan campuran ceri kismis, aduk menggunakan sendok kayu hingga tercampur rata</w:t>
      </w:r>
    </w:p>
    <w:p w:rsidR="003A1107" w:rsidRPr="003A1107" w:rsidRDefault="003A1107" w:rsidP="003A1107">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Masukkan mentega yang telah dikocok dan esens pisang, aduk hingga tercampur rata</w:t>
      </w:r>
    </w:p>
    <w:p w:rsidR="003A1107" w:rsidRPr="003A1107" w:rsidRDefault="003A1107" w:rsidP="003A1107">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Tuang adonan kedalam loyang yang sudah disiapkan, lalu panggang dalam oven dengan temperature 180 derajat celcius selama 45 menit atau hingga matang</w:t>
      </w:r>
    </w:p>
    <w:p w:rsidR="003A1107" w:rsidRPr="003A1107" w:rsidRDefault="003A1107" w:rsidP="003A1107">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3A1107">
        <w:rPr>
          <w:rFonts w:ascii="Times New Roman" w:eastAsia="Times New Roman" w:hAnsi="Times New Roman" w:cs="Times New Roman"/>
          <w:sz w:val="24"/>
          <w:szCs w:val="24"/>
        </w:rPr>
        <w:t>Matikan apinya, biarkan cake dalam oven hingga dingin. Potong sebelum dihidangkan dan hias sesuai dengan selera</w:t>
      </w:r>
    </w:p>
    <w:p w:rsidR="003A1107" w:rsidRDefault="003A1107" w:rsidP="003A1107">
      <w:pPr>
        <w:pStyle w:val="NormalWeb"/>
      </w:pPr>
      <w:r>
        <w:t xml:space="preserve">Muffin adalah makanan </w:t>
      </w:r>
      <w:hyperlink r:id="rId18" w:tooltip="Resep Bolu" w:history="1">
        <w:r>
          <w:rPr>
            <w:rStyle w:val="Hyperlink"/>
          </w:rPr>
          <w:t>kue bolu</w:t>
        </w:r>
      </w:hyperlink>
      <w:r>
        <w:t xml:space="preserve"> yang bukan berasal dari </w:t>
      </w:r>
      <w:hyperlink r:id="rId19" w:tooltip="Resep Masakan Indonesia" w:history="1">
        <w:r>
          <w:rPr>
            <w:rStyle w:val="Hyperlink"/>
          </w:rPr>
          <w:t>Indonesia</w:t>
        </w:r>
      </w:hyperlink>
      <w:r>
        <w:t xml:space="preserve"> melainkan dari Negara Inggris, namun sudah lama penganan dengan </w:t>
      </w:r>
      <w:proofErr w:type="gramStart"/>
      <w:r>
        <w:t>nama</w:t>
      </w:r>
      <w:proofErr w:type="gramEnd"/>
      <w:r>
        <w:t xml:space="preserve"> muffin banyak dijual dikonsumsi oleh orang-orang Indonesia. </w:t>
      </w:r>
      <w:proofErr w:type="gramStart"/>
      <w:r>
        <w:t>Muffin sedikit menyerupai cup cake namun tekstur muffin lebih padat dan lebih mengenyangkan dibanding dengan cup cake.</w:t>
      </w:r>
      <w:proofErr w:type="gramEnd"/>
    </w:p>
    <w:p w:rsidR="003A1107" w:rsidRDefault="003A1107" w:rsidP="003A1107">
      <w:pPr>
        <w:pStyle w:val="NormalWeb"/>
      </w:pPr>
      <w:proofErr w:type="gramStart"/>
      <w:r>
        <w:t xml:space="preserve">Muffin Pisang adalah muffin dengan campuran </w:t>
      </w:r>
      <w:hyperlink r:id="rId20" w:tooltip="Resep Pisang Pilihan" w:history="1">
        <w:r>
          <w:rPr>
            <w:rStyle w:val="Hyperlink"/>
          </w:rPr>
          <w:t>buah pisang</w:t>
        </w:r>
      </w:hyperlink>
      <w:r>
        <w:t xml:space="preserve"> yang telah dihancurkan.</w:t>
      </w:r>
      <w:proofErr w:type="gramEnd"/>
      <w:r>
        <w:t xml:space="preserve"> </w:t>
      </w:r>
      <w:proofErr w:type="gramStart"/>
      <w:r>
        <w:t>Resep Muffin Pisang ini memiliki aroma pisang yang menggoda selera ketika dipanggang.</w:t>
      </w:r>
      <w:proofErr w:type="gramEnd"/>
      <w:r>
        <w:t xml:space="preserve"> </w:t>
      </w:r>
      <w:proofErr w:type="gramStart"/>
      <w:r>
        <w:t>Berikut resep selengkapnya.</w:t>
      </w:r>
      <w:proofErr w:type="gramEnd"/>
    </w:p>
    <w:p w:rsidR="003A1107" w:rsidRDefault="003A1107" w:rsidP="003A1107">
      <w:r>
        <w:t>Resep Muffin Pisang</w:t>
      </w:r>
    </w:p>
    <w:p w:rsidR="003A1107" w:rsidRDefault="003A1107" w:rsidP="003A1107">
      <w:r>
        <w:t> </w:t>
      </w:r>
    </w:p>
    <w:p w:rsidR="003A1107" w:rsidRDefault="003A1107" w:rsidP="003A1107">
      <w:r>
        <w:rPr>
          <w:noProof/>
        </w:rPr>
        <w:lastRenderedPageBreak/>
        <w:drawing>
          <wp:inline distT="0" distB="0" distL="0" distR="0">
            <wp:extent cx="1952625" cy="1952625"/>
            <wp:effectExtent l="0" t="0" r="9525" b="9525"/>
            <wp:docPr id="102" name="Picture 102" descr="http://www.bacaresepdulu.com/wp-content/uploads/2015/02/resep-banana-muf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bacaresepdulu.com/wp-content/uploads/2015/02/resep-banana-muff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rsidR="003A1107" w:rsidRDefault="003A1107" w:rsidP="003A1107">
      <w:hyperlink r:id="rId22" w:tgtFrame="_blank" w:history="1">
        <w:r>
          <w:rPr>
            <w:rStyle w:val="ui-button-text"/>
          </w:rPr>
          <w:t>Print</w:t>
        </w:r>
      </w:hyperlink>
      <w:r>
        <w:t xml:space="preserve"> </w:t>
      </w:r>
    </w:p>
    <w:p w:rsidR="003A1107" w:rsidRDefault="003A1107" w:rsidP="003A1107">
      <w:r>
        <w:t>Waktu persiapan</w:t>
      </w:r>
    </w:p>
    <w:p w:rsidR="003A1107" w:rsidRDefault="003A1107" w:rsidP="003A1107">
      <w:r>
        <w:t xml:space="preserve">15 minit </w:t>
      </w:r>
    </w:p>
    <w:p w:rsidR="003A1107" w:rsidRDefault="003A1107" w:rsidP="003A1107">
      <w:r>
        <w:t>Waktu memasak</w:t>
      </w:r>
    </w:p>
    <w:p w:rsidR="003A1107" w:rsidRDefault="003A1107" w:rsidP="003A1107">
      <w:r>
        <w:t xml:space="preserve">60 minit </w:t>
      </w:r>
    </w:p>
    <w:p w:rsidR="003A1107" w:rsidRDefault="003A1107" w:rsidP="003A1107">
      <w:r>
        <w:t>Waktu total</w:t>
      </w:r>
    </w:p>
    <w:p w:rsidR="003A1107" w:rsidRDefault="003A1107" w:rsidP="003A1107">
      <w:r>
        <w:t xml:space="preserve">1 jam 15 minit </w:t>
      </w:r>
    </w:p>
    <w:p w:rsidR="003A1107" w:rsidRDefault="003A1107" w:rsidP="003A1107">
      <w:r>
        <w:t> </w:t>
      </w:r>
    </w:p>
    <w:p w:rsidR="003A1107" w:rsidRDefault="003A1107" w:rsidP="003A1107">
      <w:r>
        <w:t>Penulis: Siska</w:t>
      </w:r>
    </w:p>
    <w:p w:rsidR="003A1107" w:rsidRDefault="003A1107" w:rsidP="003A1107">
      <w:r>
        <w:t>Macam resep: Cemilan</w:t>
      </w:r>
    </w:p>
    <w:p w:rsidR="003A1107" w:rsidRDefault="003A1107" w:rsidP="003A1107">
      <w:r>
        <w:t>Cuisine: Inggris</w:t>
      </w:r>
    </w:p>
    <w:p w:rsidR="003A1107" w:rsidRDefault="003A1107" w:rsidP="003A1107">
      <w:r>
        <w:t>Saran penyajian: 10 buah</w:t>
      </w:r>
    </w:p>
    <w:p w:rsidR="003A1107" w:rsidRDefault="003A1107" w:rsidP="003A1107">
      <w:r>
        <w:t>Bahan-bahan</w:t>
      </w:r>
    </w:p>
    <w:p w:rsidR="003A1107" w:rsidRDefault="003A1107" w:rsidP="003A1107">
      <w:pPr>
        <w:numPr>
          <w:ilvl w:val="0"/>
          <w:numId w:val="189"/>
        </w:numPr>
        <w:spacing w:before="100" w:beforeAutospacing="1" w:after="100" w:afterAutospacing="1" w:line="240" w:lineRule="auto"/>
      </w:pPr>
      <w:r>
        <w:t>Tepung terigu 150 gram</w:t>
      </w:r>
    </w:p>
    <w:p w:rsidR="003A1107" w:rsidRDefault="003A1107" w:rsidP="003A1107">
      <w:pPr>
        <w:numPr>
          <w:ilvl w:val="0"/>
          <w:numId w:val="189"/>
        </w:numPr>
        <w:spacing w:before="100" w:beforeAutospacing="1" w:after="100" w:afterAutospacing="1" w:line="240" w:lineRule="auto"/>
      </w:pPr>
      <w:r>
        <w:t>Tepung self raising 100 gram</w:t>
      </w:r>
    </w:p>
    <w:p w:rsidR="003A1107" w:rsidRDefault="003A1107" w:rsidP="003A1107">
      <w:pPr>
        <w:numPr>
          <w:ilvl w:val="0"/>
          <w:numId w:val="189"/>
        </w:numPr>
        <w:spacing w:before="100" w:beforeAutospacing="1" w:after="100" w:afterAutospacing="1" w:line="240" w:lineRule="auto"/>
      </w:pPr>
      <w:r>
        <w:t>Baking powder 1 sdt</w:t>
      </w:r>
    </w:p>
    <w:p w:rsidR="003A1107" w:rsidRDefault="003A1107" w:rsidP="003A1107">
      <w:pPr>
        <w:numPr>
          <w:ilvl w:val="0"/>
          <w:numId w:val="189"/>
        </w:numPr>
        <w:spacing w:before="100" w:beforeAutospacing="1" w:after="100" w:afterAutospacing="1" w:line="240" w:lineRule="auto"/>
      </w:pPr>
      <w:r>
        <w:t>Soda kue 1 sdt</w:t>
      </w:r>
    </w:p>
    <w:p w:rsidR="003A1107" w:rsidRDefault="003A1107" w:rsidP="003A1107">
      <w:pPr>
        <w:numPr>
          <w:ilvl w:val="0"/>
          <w:numId w:val="189"/>
        </w:numPr>
        <w:spacing w:before="100" w:beforeAutospacing="1" w:after="100" w:afterAutospacing="1" w:line="240" w:lineRule="auto"/>
      </w:pPr>
      <w:r>
        <w:t>Garam ½ sdt</w:t>
      </w:r>
    </w:p>
    <w:p w:rsidR="003A1107" w:rsidRDefault="003A1107" w:rsidP="003A1107">
      <w:pPr>
        <w:numPr>
          <w:ilvl w:val="0"/>
          <w:numId w:val="189"/>
        </w:numPr>
        <w:spacing w:before="100" w:beforeAutospacing="1" w:after="100" w:afterAutospacing="1" w:line="240" w:lineRule="auto"/>
      </w:pPr>
      <w:r>
        <w:t>Gula pasir 150 gram</w:t>
      </w:r>
    </w:p>
    <w:p w:rsidR="003A1107" w:rsidRDefault="003A1107" w:rsidP="003A1107">
      <w:pPr>
        <w:numPr>
          <w:ilvl w:val="0"/>
          <w:numId w:val="189"/>
        </w:numPr>
        <w:spacing w:before="100" w:beforeAutospacing="1" w:after="100" w:afterAutospacing="1" w:line="240" w:lineRule="auto"/>
      </w:pPr>
      <w:r>
        <w:t>Telur 2 butir, dikocok sebentar</w:t>
      </w:r>
    </w:p>
    <w:p w:rsidR="003A1107" w:rsidRDefault="003A1107" w:rsidP="003A1107">
      <w:pPr>
        <w:numPr>
          <w:ilvl w:val="0"/>
          <w:numId w:val="189"/>
        </w:numPr>
        <w:spacing w:before="100" w:beforeAutospacing="1" w:after="100" w:afterAutospacing="1" w:line="240" w:lineRule="auto"/>
      </w:pPr>
      <w:r>
        <w:t>Susu cair 225 cc</w:t>
      </w:r>
    </w:p>
    <w:p w:rsidR="003A1107" w:rsidRDefault="003A1107" w:rsidP="003A1107">
      <w:pPr>
        <w:numPr>
          <w:ilvl w:val="0"/>
          <w:numId w:val="189"/>
        </w:numPr>
        <w:spacing w:before="100" w:beforeAutospacing="1" w:after="100" w:afterAutospacing="1" w:line="240" w:lineRule="auto"/>
      </w:pPr>
      <w:r>
        <w:t>Esens pisang ½ sdt</w:t>
      </w:r>
    </w:p>
    <w:p w:rsidR="003A1107" w:rsidRDefault="003A1107" w:rsidP="003A1107">
      <w:pPr>
        <w:numPr>
          <w:ilvl w:val="0"/>
          <w:numId w:val="189"/>
        </w:numPr>
        <w:spacing w:before="100" w:beforeAutospacing="1" w:after="100" w:afterAutospacing="1" w:line="240" w:lineRule="auto"/>
      </w:pPr>
      <w:r>
        <w:t>Mentega 150 gram, dicairkan</w:t>
      </w:r>
    </w:p>
    <w:p w:rsidR="003A1107" w:rsidRDefault="003A1107" w:rsidP="003A1107">
      <w:pPr>
        <w:numPr>
          <w:ilvl w:val="0"/>
          <w:numId w:val="189"/>
        </w:numPr>
        <w:spacing w:before="100" w:beforeAutospacing="1" w:after="100" w:afterAutospacing="1" w:line="240" w:lineRule="auto"/>
      </w:pPr>
      <w:r>
        <w:lastRenderedPageBreak/>
        <w:t>Pisang raja 2 buah, dipotong dadu kecil</w:t>
      </w:r>
    </w:p>
    <w:p w:rsidR="003A1107" w:rsidRDefault="003A1107" w:rsidP="003A1107">
      <w:pPr>
        <w:numPr>
          <w:ilvl w:val="0"/>
          <w:numId w:val="189"/>
        </w:numPr>
        <w:spacing w:before="100" w:beforeAutospacing="1" w:after="100" w:afterAutospacing="1" w:line="240" w:lineRule="auto"/>
      </w:pPr>
      <w:r>
        <w:t>Keju secukupnya, dipotong dadu kecil</w:t>
      </w:r>
    </w:p>
    <w:p w:rsidR="003A1107" w:rsidRDefault="003A1107" w:rsidP="003A1107">
      <w:pPr>
        <w:spacing w:after="0"/>
      </w:pPr>
      <w:r>
        <w:t>Cara membuat</w:t>
      </w:r>
    </w:p>
    <w:p w:rsidR="003A1107" w:rsidRDefault="003A1107" w:rsidP="003A1107">
      <w:pPr>
        <w:numPr>
          <w:ilvl w:val="0"/>
          <w:numId w:val="190"/>
        </w:numPr>
        <w:spacing w:before="100" w:beforeAutospacing="1" w:after="100" w:afterAutospacing="1" w:line="240" w:lineRule="auto"/>
      </w:pPr>
      <w:r>
        <w:t>Campurkan tepung terigu, tepung self raising, baking powdr dan soda kue, aduk rata dan ayak sisihkan. Tambahkan gula dan garamke dalam campuran tepung, lalu aduk hingga tercampur rata</w:t>
      </w:r>
    </w:p>
    <w:p w:rsidR="003A1107" w:rsidRDefault="003A1107" w:rsidP="003A1107">
      <w:pPr>
        <w:numPr>
          <w:ilvl w:val="0"/>
          <w:numId w:val="190"/>
        </w:numPr>
        <w:spacing w:before="100" w:beforeAutospacing="1" w:after="100" w:afterAutospacing="1" w:line="240" w:lineRule="auto"/>
      </w:pPr>
      <w:r>
        <w:t>Campur telur kocok dan susu cair, aduk</w:t>
      </w:r>
    </w:p>
    <w:p w:rsidR="003A1107" w:rsidRDefault="003A1107" w:rsidP="003A1107">
      <w:pPr>
        <w:numPr>
          <w:ilvl w:val="0"/>
          <w:numId w:val="190"/>
        </w:numPr>
        <w:spacing w:before="100" w:beforeAutospacing="1" w:after="100" w:afterAutospacing="1" w:line="240" w:lineRule="auto"/>
      </w:pPr>
      <w:r>
        <w:t xml:space="preserve">Tuang campuran </w:t>
      </w:r>
      <w:proofErr w:type="gramStart"/>
      <w:r>
        <w:t>susu</w:t>
      </w:r>
      <w:proofErr w:type="gramEnd"/>
      <w:r>
        <w:t xml:space="preserve"> telur dengan adonan tepung, aduk hingga tercampur rata (gunakan kocokan kawat spiral). Tambahkan mentega cair yang sudah dingin, aduk rata. Tambahkan esens pisang dan potongan pisang (sisakan sedikit untuk taburan), aduk rata kembali</w:t>
      </w:r>
    </w:p>
    <w:p w:rsidR="003A1107" w:rsidRDefault="003A1107" w:rsidP="003A1107">
      <w:pPr>
        <w:numPr>
          <w:ilvl w:val="0"/>
          <w:numId w:val="190"/>
        </w:numPr>
        <w:spacing w:before="100" w:beforeAutospacing="1" w:after="100" w:afterAutospacing="1" w:line="240" w:lineRule="auto"/>
      </w:pPr>
      <w:r>
        <w:t>Siapkan cetakan kecil.setiap cetakan dialasi dengan kertas (cup) kue, lalu olesi dengan mentega secara tipis. Tuang adonan ke dalam cetakan setinggi ¾ cetakan, lalu taburi dengan potongan pisang dan keju</w:t>
      </w:r>
    </w:p>
    <w:p w:rsidR="003A1107" w:rsidRDefault="003A1107" w:rsidP="003A1107">
      <w:pPr>
        <w:numPr>
          <w:ilvl w:val="0"/>
          <w:numId w:val="190"/>
        </w:numPr>
        <w:spacing w:before="100" w:beforeAutospacing="1" w:after="100" w:afterAutospacing="1" w:line="240" w:lineRule="auto"/>
      </w:pPr>
      <w:r>
        <w:t>Panggang dalam oven dengan panas sedang (temperature 180ºC) hingga matang atau selama 45 menit. Matika ovennya, biarkan hingga kue dingin, lalu angkat dan siap disajikan</w:t>
      </w:r>
    </w:p>
    <w:p w:rsidR="003A1107" w:rsidRDefault="003A1107" w:rsidP="003A1107">
      <w:pPr>
        <w:spacing w:after="0"/>
        <w:rPr>
          <w:vanish/>
        </w:rPr>
      </w:pPr>
      <w:r>
        <w:rPr>
          <w:vanish/>
        </w:rPr>
        <w:t>3.2.2925</w:t>
      </w:r>
    </w:p>
    <w:p w:rsidR="003A1107" w:rsidRDefault="003A1107" w:rsidP="003A1107">
      <w:pPr>
        <w:spacing w:before="100" w:beforeAutospacing="1" w:after="100" w:afterAutospacing="1" w:line="240" w:lineRule="auto"/>
        <w:outlineLvl w:val="0"/>
        <w:rPr>
          <w:rFonts w:ascii="Times New Roman" w:eastAsia="Times New Roman" w:hAnsi="Times New Roman" w:cs="Times New Roman"/>
          <w:b/>
          <w:bCs/>
          <w:kern w:val="36"/>
          <w:sz w:val="48"/>
          <w:szCs w:val="48"/>
        </w:rPr>
      </w:pPr>
      <w:r>
        <w:br/>
      </w:r>
      <w:proofErr w:type="gramStart"/>
      <w:r>
        <w:t>Perbedaan yang cukup mencolok antara muffin dengan cup cake mungkin dari segi tampilan, jika cup cake pasti menggunakan frosting diatas kuenya sedangkan muffin tidak.</w:t>
      </w:r>
      <w:proofErr w:type="gramEnd"/>
      <w:r>
        <w:t xml:space="preserve"> </w:t>
      </w:r>
      <w:proofErr w:type="gramStart"/>
      <w:r>
        <w:t>Oleh karena itu muffin seringkali adonannya langsung dicampurkan dengan aneka buah ataupun chocochips.</w:t>
      </w:r>
      <w:bookmarkStart w:id="0" w:name="_GoBack"/>
      <w:bookmarkEnd w:id="0"/>
      <w:proofErr w:type="gramEnd"/>
    </w:p>
    <w:p w:rsidR="006C3DDB" w:rsidRPr="006C3DDB" w:rsidRDefault="006C3DDB" w:rsidP="006C3DD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C3DDB">
        <w:rPr>
          <w:rFonts w:ascii="Times New Roman" w:eastAsia="Times New Roman" w:hAnsi="Times New Roman" w:cs="Times New Roman"/>
          <w:b/>
          <w:bCs/>
          <w:kern w:val="36"/>
          <w:sz w:val="48"/>
          <w:szCs w:val="48"/>
        </w:rPr>
        <w:t>Roti Kukus Kopi. (</w:t>
      </w:r>
      <w:proofErr w:type="gramStart"/>
      <w:r w:rsidRPr="006C3DDB">
        <w:rPr>
          <w:rFonts w:ascii="Times New Roman" w:eastAsia="Times New Roman" w:hAnsi="Times New Roman" w:cs="Times New Roman"/>
          <w:b/>
          <w:bCs/>
          <w:kern w:val="36"/>
          <w:sz w:val="48"/>
          <w:szCs w:val="48"/>
        </w:rPr>
        <w:t>tanpa</w:t>
      </w:r>
      <w:proofErr w:type="gramEnd"/>
      <w:r w:rsidRPr="006C3DDB">
        <w:rPr>
          <w:rFonts w:ascii="Times New Roman" w:eastAsia="Times New Roman" w:hAnsi="Times New Roman" w:cs="Times New Roman"/>
          <w:b/>
          <w:bCs/>
          <w:kern w:val="36"/>
          <w:sz w:val="48"/>
          <w:szCs w:val="48"/>
        </w:rPr>
        <w:t xml:space="preserve"> oven tanpa mixer) </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w:t>
      </w:r>
      <w:proofErr w:type="gramStart"/>
      <w:r w:rsidRPr="006C3DDB">
        <w:rPr>
          <w:rFonts w:ascii="Times New Roman" w:eastAsia="Times New Roman" w:hAnsi="Times New Roman" w:cs="Times New Roman"/>
          <w:sz w:val="24"/>
          <w:szCs w:val="24"/>
        </w:rPr>
        <w:t>3 orang</w:t>
      </w:r>
      <w:proofErr w:type="gramEnd"/>
      <w:r w:rsidRPr="006C3DDB">
        <w:rPr>
          <w:rFonts w:ascii="Times New Roman" w:eastAsia="Times New Roman" w:hAnsi="Times New Roman" w:cs="Times New Roman"/>
          <w:sz w:val="24"/>
          <w:szCs w:val="24"/>
        </w:rPr>
        <w:t>   Waktu: 1 jam 30 menit</w:t>
      </w:r>
    </w:p>
    <w:p w:rsidR="006C3DDB" w:rsidRPr="006C3DDB" w:rsidRDefault="006C3DDB"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0" distR="0" wp14:anchorId="0611A201" wp14:editId="6D80A7FF">
                <wp:extent cx="304800" cy="304800"/>
                <wp:effectExtent l="0" t="0" r="0" b="0"/>
                <wp:docPr id="6" name="Rectangle 6" descr="W1siziisijiwmtqvmtevmjgvmdqvntmvntqvntu2lzewmgvjnwfimjblzdk4nmvhowe5lmpwzyjdlfsiccisimnvbnzlcnqilcityxv0by1vcmllbnqgil0swyjwiiwidgh1bwiilcizmjb4il1d?sha=f8de4e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W1siziisijiwmtqvmtevmjgvmdqvntmvntqvntu2lzewmgvjnwfimjblzdk4nmvhowe5lmpwzyjdlfsiccisimnvbnzlcnqilcityxv0by1vcmllbnqgil0swyjwiiwidgh1bwiilcizmjb4il1d?sha=f8de4e8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kp7IEy&#10;AwAAYQYAAA4AAAAAAAAAAAAAAAAALgIAAGRycy9lMm9Eb2MueG1sUEsBAi0AFAAGAAgAAAAhAEyg&#10;6SzYAAAAAwEAAA8AAAAAAAAAAAAAAAAAjAUAAGRycy9kb3ducmV2LnhtbFBLBQYAAAAABAAEAPMA&#10;AACRBgAAAAA=&#10;" filled="f" stroked="f">
                <o:lock v:ext="edit" aspectratio="t"/>
                <w10:anchorlock/>
              </v:rect>
            </w:pict>
          </mc:Fallback>
        </mc:AlternateContent>
      </w:r>
    </w:p>
    <w:p w:rsidR="006C3DDB" w:rsidRPr="006C3DDB" w:rsidRDefault="006C3DDB" w:rsidP="00D33F22">
      <w:pPr>
        <w:pBdr>
          <w:top w:val="single" w:sz="6" w:space="1" w:color="auto"/>
        </w:pBdr>
        <w:spacing w:after="0" w:line="240" w:lineRule="auto"/>
        <w:rPr>
          <w:rFonts w:ascii="Arial" w:eastAsia="Times New Roman" w:hAnsi="Arial" w:cs="Arial"/>
          <w:vanish/>
          <w:sz w:val="16"/>
          <w:szCs w:val="16"/>
        </w:rPr>
      </w:pPr>
      <w:r w:rsidRPr="006C3DDB">
        <w:rPr>
          <w:rFonts w:ascii="Arial" w:eastAsia="Times New Roman" w:hAnsi="Arial" w:cs="Arial"/>
          <w:vanish/>
          <w:sz w:val="16"/>
          <w:szCs w:val="16"/>
        </w:rPr>
        <w:t>Bottom of Form</w:t>
      </w:r>
    </w:p>
    <w:p w:rsidR="006C3DDB" w:rsidRPr="006C3DDB" w:rsidRDefault="006C3DDB" w:rsidP="006C3DDB">
      <w:pPr>
        <w:spacing w:before="100" w:beforeAutospacing="1" w:after="100" w:afterAutospacing="1" w:line="240" w:lineRule="auto"/>
        <w:outlineLvl w:val="2"/>
        <w:rPr>
          <w:rFonts w:ascii="Times New Roman" w:eastAsia="Times New Roman" w:hAnsi="Times New Roman" w:cs="Times New Roman"/>
          <w:b/>
          <w:bCs/>
          <w:sz w:val="27"/>
          <w:szCs w:val="27"/>
        </w:rPr>
      </w:pPr>
      <w:r w:rsidRPr="006C3DDB">
        <w:rPr>
          <w:rFonts w:ascii="Times New Roman" w:eastAsia="Times New Roman" w:hAnsi="Times New Roman" w:cs="Times New Roman"/>
          <w:b/>
          <w:bCs/>
          <w:sz w:val="27"/>
          <w:szCs w:val="27"/>
        </w:rPr>
        <w:t>Cerita di balik resep ini</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Resep ini aku dpt dri seorang temen di sosmed.. Tapi ada bbrpa yg aku modifikasi.. kue kukus ini spesial untuk ulang tahun 1 anakku.. Arland.. Selamat mencoba... #homemade</w:t>
      </w:r>
    </w:p>
    <w:p w:rsidR="006C3DDB" w:rsidRPr="006C3DDB" w:rsidRDefault="003A1107"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6C3DDB" w:rsidRPr="006C3DDB" w:rsidRDefault="006C3DDB" w:rsidP="006C3DDB">
      <w:pPr>
        <w:spacing w:before="100" w:beforeAutospacing="1" w:after="100" w:afterAutospacing="1" w:line="240" w:lineRule="auto"/>
        <w:outlineLvl w:val="1"/>
        <w:rPr>
          <w:rFonts w:ascii="Times New Roman" w:eastAsia="Times New Roman" w:hAnsi="Times New Roman" w:cs="Times New Roman"/>
          <w:b/>
          <w:bCs/>
          <w:sz w:val="36"/>
          <w:szCs w:val="36"/>
        </w:rPr>
      </w:pPr>
      <w:r w:rsidRPr="006C3DDB">
        <w:rPr>
          <w:rFonts w:ascii="Times New Roman" w:eastAsia="Times New Roman" w:hAnsi="Times New Roman" w:cs="Times New Roman"/>
          <w:b/>
          <w:bCs/>
          <w:sz w:val="36"/>
          <w:szCs w:val="36"/>
        </w:rPr>
        <w:t>Tips untuk resep ini</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*Sebelum dikukus, sbaiknya kukusan sudah dipanaskan terlebih dahulu.. *setelah kukusan benar2 panas dan airnya mendidih, kecilkan api.. Kemudian baru kukus adonan roti.. (Kalo api terlalu besar jadi nya bergelombang.. Kayak gambar) hahahaha</w:t>
      </w:r>
    </w:p>
    <w:p w:rsidR="006C3DDB" w:rsidRPr="006C3DDB" w:rsidRDefault="003A1107"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6C3DDB" w:rsidRPr="006C3DDB" w:rsidRDefault="006C3DDB" w:rsidP="006C3DDB">
      <w:pPr>
        <w:spacing w:before="100" w:beforeAutospacing="1" w:after="100" w:afterAutospacing="1" w:line="240" w:lineRule="auto"/>
        <w:outlineLvl w:val="1"/>
        <w:rPr>
          <w:rFonts w:ascii="Times New Roman" w:eastAsia="Times New Roman" w:hAnsi="Times New Roman" w:cs="Times New Roman"/>
          <w:b/>
          <w:bCs/>
          <w:sz w:val="36"/>
          <w:szCs w:val="36"/>
        </w:rPr>
      </w:pPr>
      <w:r w:rsidRPr="006C3DDB">
        <w:rPr>
          <w:rFonts w:ascii="Times New Roman" w:eastAsia="Times New Roman" w:hAnsi="Times New Roman" w:cs="Times New Roman"/>
          <w:b/>
          <w:bCs/>
          <w:sz w:val="36"/>
          <w:szCs w:val="36"/>
        </w:rPr>
        <w:t>Pencarian terkait</w:t>
      </w:r>
    </w:p>
    <w:p w:rsidR="006C3DDB" w:rsidRPr="006C3DDB" w:rsidRDefault="003A1107" w:rsidP="006C3DDB">
      <w:pPr>
        <w:spacing w:after="0" w:line="240" w:lineRule="auto"/>
        <w:rPr>
          <w:rFonts w:ascii="Times New Roman" w:eastAsia="Times New Roman" w:hAnsi="Times New Roman" w:cs="Times New Roman"/>
          <w:sz w:val="24"/>
          <w:szCs w:val="24"/>
        </w:rPr>
      </w:pPr>
      <w:hyperlink r:id="rId23" w:history="1">
        <w:r w:rsidR="006C3DDB" w:rsidRPr="006C3DDB">
          <w:rPr>
            <w:rFonts w:ascii="Times New Roman" w:eastAsia="Times New Roman" w:hAnsi="Times New Roman" w:cs="Times New Roman"/>
            <w:color w:val="0000FF"/>
            <w:sz w:val="24"/>
            <w:szCs w:val="24"/>
            <w:u w:val="single"/>
          </w:rPr>
          <w:t>telur</w:t>
        </w:r>
      </w:hyperlink>
      <w:r w:rsidR="006C3DDB" w:rsidRPr="006C3DDB">
        <w:rPr>
          <w:rFonts w:ascii="Times New Roman" w:eastAsia="Times New Roman" w:hAnsi="Times New Roman" w:cs="Times New Roman"/>
          <w:sz w:val="24"/>
          <w:szCs w:val="24"/>
        </w:rPr>
        <w:t xml:space="preserve">, </w:t>
      </w:r>
      <w:hyperlink r:id="rId24" w:history="1">
        <w:r w:rsidR="006C3DDB" w:rsidRPr="006C3DDB">
          <w:rPr>
            <w:rFonts w:ascii="Times New Roman" w:eastAsia="Times New Roman" w:hAnsi="Times New Roman" w:cs="Times New Roman"/>
            <w:color w:val="0000FF"/>
            <w:sz w:val="24"/>
            <w:szCs w:val="24"/>
            <w:u w:val="single"/>
          </w:rPr>
          <w:t>tepung terigu (Cakra)</w:t>
        </w:r>
      </w:hyperlink>
      <w:r w:rsidR="006C3DDB" w:rsidRPr="006C3DDB">
        <w:rPr>
          <w:rFonts w:ascii="Times New Roman" w:eastAsia="Times New Roman" w:hAnsi="Times New Roman" w:cs="Times New Roman"/>
          <w:sz w:val="24"/>
          <w:szCs w:val="24"/>
        </w:rPr>
        <w:t xml:space="preserve">, </w:t>
      </w:r>
      <w:hyperlink r:id="rId25" w:history="1">
        <w:r w:rsidR="006C3DDB" w:rsidRPr="006C3DDB">
          <w:rPr>
            <w:rFonts w:ascii="Times New Roman" w:eastAsia="Times New Roman" w:hAnsi="Times New Roman" w:cs="Times New Roman"/>
            <w:color w:val="0000FF"/>
            <w:sz w:val="24"/>
            <w:szCs w:val="24"/>
            <w:u w:val="single"/>
          </w:rPr>
          <w:t>gula pasir</w:t>
        </w:r>
      </w:hyperlink>
      <w:r w:rsidR="006C3DDB" w:rsidRPr="006C3DDB">
        <w:rPr>
          <w:rFonts w:ascii="Times New Roman" w:eastAsia="Times New Roman" w:hAnsi="Times New Roman" w:cs="Times New Roman"/>
          <w:sz w:val="24"/>
          <w:szCs w:val="24"/>
        </w:rPr>
        <w:t xml:space="preserve">, </w:t>
      </w:r>
      <w:hyperlink r:id="rId26" w:history="1">
        <w:r w:rsidR="006C3DDB" w:rsidRPr="006C3DDB">
          <w:rPr>
            <w:rFonts w:ascii="Times New Roman" w:eastAsia="Times New Roman" w:hAnsi="Times New Roman" w:cs="Times New Roman"/>
            <w:color w:val="0000FF"/>
            <w:sz w:val="24"/>
            <w:szCs w:val="24"/>
            <w:u w:val="single"/>
          </w:rPr>
          <w:t>coklat bubuk</w:t>
        </w:r>
      </w:hyperlink>
    </w:p>
    <w:p w:rsidR="006C3DDB" w:rsidRPr="006C3DDB" w:rsidRDefault="003A1107"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7" style="width:0;height:1.5pt" o:hralign="center" o:hrstd="t" o:hr="t" fillcolor="#a0a0a0" stroked="f"/>
        </w:pict>
      </w:r>
    </w:p>
    <w:p w:rsidR="006C3DDB" w:rsidRPr="006C3DDB" w:rsidRDefault="006C3DDB" w:rsidP="006C3DDB">
      <w:pPr>
        <w:spacing w:before="100" w:beforeAutospacing="1" w:after="100" w:afterAutospacing="1" w:line="240" w:lineRule="auto"/>
        <w:outlineLvl w:val="1"/>
        <w:rPr>
          <w:rFonts w:ascii="Times New Roman" w:eastAsia="Times New Roman" w:hAnsi="Times New Roman" w:cs="Times New Roman"/>
          <w:b/>
          <w:bCs/>
          <w:sz w:val="36"/>
          <w:szCs w:val="36"/>
        </w:rPr>
      </w:pPr>
      <w:r w:rsidRPr="006C3DDB">
        <w:rPr>
          <w:rFonts w:ascii="Times New Roman" w:eastAsia="Times New Roman" w:hAnsi="Times New Roman" w:cs="Times New Roman"/>
          <w:b/>
          <w:bCs/>
          <w:sz w:val="36"/>
          <w:szCs w:val="36"/>
        </w:rPr>
        <w:t>Terinspirasi dari resep ini?</w:t>
      </w:r>
    </w:p>
    <w:p w:rsidR="006C3DDB" w:rsidRPr="006C3DDB" w:rsidRDefault="006C3DDB"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mc:AlternateContent>
          <mc:Choice Requires="wps">
            <w:drawing>
              <wp:inline distT="0" distB="0" distL="0" distR="0" wp14:anchorId="7BB9E535" wp14:editId="259B20F6">
                <wp:extent cx="304800" cy="304800"/>
                <wp:effectExtent l="0" t="0" r="0" b="0"/>
                <wp:docPr id="5" name="Rectangle 5" descr="Ask to create recip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sk to create recipe" href="https://dapurmasak.com/resep/new?ref=recipe_p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" o:button="t" filled="f" stroked="f">
                <v:fill o:detectmouseclick="t"/>
                <o:lock v:ext="edit" aspectratio="t"/>
                <w10:anchorlock/>
              </v:rect>
            </w:pict>
          </mc:Fallback>
        </mc:AlternateContent>
      </w:r>
    </w:p>
    <w:p w:rsidR="006C3DDB" w:rsidRPr="006C3DDB" w:rsidRDefault="006C3DDB"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mc:AlternateContent>
          <mc:Choice Requires="wps">
            <w:drawing>
              <wp:inline distT="0" distB="0" distL="0" distR="0" wp14:anchorId="4B4C36D6" wp14:editId="45E095CB">
                <wp:extent cx="304800" cy="304800"/>
                <wp:effectExtent l="0" t="0" r="0" b="0"/>
                <wp:docPr id="4" name="Rectangle 4" descr="W1siziisijiwmtqvmtevmjgvmdgvmdivndavndivnjdlzda5nwnimdlky2jhotkynziuanbnil0swyjwiiwiy29udmvydcisii1hdxrvlw9yawvudcaixsxbinailcj0ahvtyiisijiwmhgymdajil1d?sha=6b9006c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W1siziisijiwmtqvmtevmjgvmdgvmdivndavndivnjdlzda5nwnimdlky2jhotkynziuanbnil0swyjwiiwiy29udmvydcisii1hdxrvlw9yawvudcaixsxbinailcj0ahvtyiisijiwmhgymdajil1d?sha=6b9006c2" href="https://dapurmasak.com/users/88224?ref=recipe_p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" o:button="t" filled="f" stroked="f">
                <v:fill o:detectmouseclick="t"/>
                <o:lock v:ext="edit" aspectratio="t"/>
                <w10:anchorlock/>
              </v:rect>
            </w:pict>
          </mc:Fallback>
        </mc:AlternateConten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dari Dapurnya</w:t>
      </w:r>
      <w:hyperlink r:id="rId29" w:history="1">
        <w:r w:rsidRPr="006C3DDB">
          <w:rPr>
            <w:rFonts w:ascii="Times New Roman" w:eastAsia="Times New Roman" w:hAnsi="Times New Roman" w:cs="Times New Roman"/>
            <w:color w:val="0000FF"/>
            <w:sz w:val="24"/>
            <w:szCs w:val="24"/>
            <w:u w:val="single"/>
          </w:rPr>
          <w:t>Florensia Novia Saputro</w:t>
        </w:r>
      </w:hyperlink>
    </w:p>
    <w:p w:rsidR="006C3DDB" w:rsidRPr="006C3DDB" w:rsidRDefault="003A1107"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6C3DDB" w:rsidRPr="006C3DDB" w:rsidRDefault="006C3DDB" w:rsidP="006C3DDB">
      <w:pPr>
        <w:spacing w:before="100" w:beforeAutospacing="1" w:after="100" w:afterAutospacing="1" w:line="240" w:lineRule="auto"/>
        <w:outlineLvl w:val="1"/>
        <w:rPr>
          <w:rFonts w:ascii="Times New Roman" w:eastAsia="Times New Roman" w:hAnsi="Times New Roman" w:cs="Times New Roman"/>
          <w:b/>
          <w:bCs/>
          <w:sz w:val="36"/>
          <w:szCs w:val="36"/>
        </w:rPr>
      </w:pPr>
      <w:r w:rsidRPr="006C3DDB">
        <w:rPr>
          <w:rFonts w:ascii="Times New Roman" w:eastAsia="Times New Roman" w:hAnsi="Times New Roman" w:cs="Times New Roman"/>
          <w:b/>
          <w:bCs/>
          <w:sz w:val="36"/>
          <w:szCs w:val="36"/>
        </w:rPr>
        <w:t>Bahan-bahan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1"/>
        <w:gridCol w:w="1208"/>
      </w:tblGrid>
      <w:tr w:rsidR="006C3DDB" w:rsidRPr="006C3DDB" w:rsidTr="006C3DDB">
        <w:trPr>
          <w:tblCellSpacing w:w="15" w:type="dxa"/>
        </w:trPr>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telur</w:t>
            </w:r>
          </w:p>
        </w:tc>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2 butir</w:t>
            </w:r>
          </w:p>
        </w:tc>
      </w:tr>
      <w:tr w:rsidR="006C3DDB" w:rsidRPr="006C3DDB" w:rsidTr="006C3DDB">
        <w:trPr>
          <w:tblCellSpacing w:w="15" w:type="dxa"/>
        </w:trPr>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tepung terigu (Cakra)</w:t>
            </w:r>
          </w:p>
        </w:tc>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200 gram</w:t>
            </w:r>
          </w:p>
        </w:tc>
      </w:tr>
      <w:tr w:rsidR="006C3DDB" w:rsidRPr="006C3DDB" w:rsidTr="006C3DDB">
        <w:trPr>
          <w:tblCellSpacing w:w="15" w:type="dxa"/>
        </w:trPr>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gula pasir</w:t>
            </w:r>
          </w:p>
        </w:tc>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100 gram</w:t>
            </w:r>
          </w:p>
        </w:tc>
      </w:tr>
      <w:tr w:rsidR="006C3DDB" w:rsidRPr="006C3DDB" w:rsidTr="006C3DDB">
        <w:trPr>
          <w:tblCellSpacing w:w="15" w:type="dxa"/>
        </w:trPr>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coklat bubuk</w:t>
            </w:r>
          </w:p>
        </w:tc>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25 gram</w:t>
            </w:r>
          </w:p>
        </w:tc>
      </w:tr>
      <w:tr w:rsidR="006C3DDB" w:rsidRPr="006C3DDB" w:rsidTr="006C3DDB">
        <w:trPr>
          <w:tblCellSpacing w:w="15" w:type="dxa"/>
        </w:trPr>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baking powder</w:t>
            </w:r>
          </w:p>
        </w:tc>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1/4 sdt</w:t>
            </w:r>
          </w:p>
        </w:tc>
      </w:tr>
      <w:tr w:rsidR="006C3DDB" w:rsidRPr="006C3DDB" w:rsidTr="006C3DDB">
        <w:trPr>
          <w:tblCellSpacing w:w="15" w:type="dxa"/>
        </w:trPr>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soda kue</w:t>
            </w:r>
          </w:p>
        </w:tc>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1/4 sdt</w:t>
            </w:r>
          </w:p>
        </w:tc>
      </w:tr>
      <w:tr w:rsidR="006C3DDB" w:rsidRPr="006C3DDB" w:rsidTr="006C3DDB">
        <w:trPr>
          <w:tblCellSpacing w:w="15" w:type="dxa"/>
        </w:trPr>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SKM coklat</w:t>
            </w:r>
          </w:p>
        </w:tc>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 sachet</w:t>
            </w:r>
          </w:p>
        </w:tc>
      </w:tr>
      <w:tr w:rsidR="006C3DDB" w:rsidRPr="006C3DDB" w:rsidTr="006C3DDB">
        <w:trPr>
          <w:tblCellSpacing w:w="15" w:type="dxa"/>
        </w:trPr>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minyak goreng</w:t>
            </w:r>
          </w:p>
        </w:tc>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100ml</w:t>
            </w:r>
          </w:p>
        </w:tc>
      </w:tr>
      <w:tr w:rsidR="006C3DDB" w:rsidRPr="006C3DDB" w:rsidTr="006C3DDB">
        <w:trPr>
          <w:tblCellSpacing w:w="15" w:type="dxa"/>
        </w:trPr>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xml:space="preserve">air hangat utk menyeduh kopi </w:t>
            </w:r>
          </w:p>
        </w:tc>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100 ml</w:t>
            </w:r>
          </w:p>
        </w:tc>
      </w:tr>
      <w:tr w:rsidR="006C3DDB" w:rsidRPr="006C3DDB" w:rsidTr="006C3DDB">
        <w:trPr>
          <w:tblCellSpacing w:w="15" w:type="dxa"/>
        </w:trPr>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kopi hitam (rasa dpt disesuaikan selera)</w:t>
            </w:r>
          </w:p>
        </w:tc>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 sachet</w:t>
            </w:r>
          </w:p>
        </w:tc>
      </w:tr>
      <w:tr w:rsidR="006C3DDB" w:rsidRPr="006C3DDB" w:rsidTr="006C3DDB">
        <w:trPr>
          <w:tblCellSpacing w:w="15" w:type="dxa"/>
        </w:trPr>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mentega (olesan loyang)</w:t>
            </w:r>
          </w:p>
        </w:tc>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secukupnya</w:t>
            </w:r>
          </w:p>
        </w:tc>
      </w:tr>
      <w:tr w:rsidR="006C3DDB" w:rsidRPr="006C3DDB" w:rsidTr="006C3DDB">
        <w:trPr>
          <w:tblCellSpacing w:w="15" w:type="dxa"/>
        </w:trPr>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xml:space="preserve">terigu (taburan di loyang) </w:t>
            </w:r>
          </w:p>
        </w:tc>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secukupnya</w:t>
            </w:r>
          </w:p>
        </w:tc>
      </w:tr>
      <w:tr w:rsidR="006C3DDB" w:rsidRPr="006C3DDB" w:rsidTr="006C3DDB">
        <w:trPr>
          <w:tblCellSpacing w:w="15" w:type="dxa"/>
        </w:trPr>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xml:space="preserve">garam </w:t>
            </w:r>
          </w:p>
        </w:tc>
        <w:tc>
          <w:tcPr>
            <w:tcW w:w="0" w:type="auto"/>
            <w:vAlign w:val="center"/>
            <w:hideMark/>
          </w:tcPr>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1/2 sdt</w:t>
            </w:r>
          </w:p>
        </w:tc>
      </w:tr>
    </w:tbl>
    <w:p w:rsidR="006C3DDB" w:rsidRPr="006C3DDB" w:rsidRDefault="003A1107"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6C3DDB" w:rsidRPr="006C3DDB" w:rsidRDefault="006C3DDB" w:rsidP="006C3DDB">
      <w:pPr>
        <w:spacing w:before="100" w:beforeAutospacing="1" w:after="100" w:afterAutospacing="1" w:line="240" w:lineRule="auto"/>
        <w:outlineLvl w:val="1"/>
        <w:rPr>
          <w:rFonts w:ascii="Times New Roman" w:eastAsia="Times New Roman" w:hAnsi="Times New Roman" w:cs="Times New Roman"/>
          <w:b/>
          <w:bCs/>
          <w:sz w:val="36"/>
          <w:szCs w:val="36"/>
        </w:rPr>
      </w:pPr>
      <w:r w:rsidRPr="006C3DDB">
        <w:rPr>
          <w:rFonts w:ascii="Times New Roman" w:eastAsia="Times New Roman" w:hAnsi="Times New Roman" w:cs="Times New Roman"/>
          <w:b/>
          <w:bCs/>
          <w:sz w:val="36"/>
          <w:szCs w:val="36"/>
        </w:rPr>
        <w:t>Cara membuat</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w:t>
      </w:r>
    </w:p>
    <w:p w:rsidR="006C3DDB" w:rsidRPr="006C3DDB" w:rsidRDefault="006C3DDB"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0" distR="0" wp14:anchorId="53DF75B8" wp14:editId="3EB4000A">
                <wp:extent cx="304800" cy="304800"/>
                <wp:effectExtent l="0" t="0" r="0" b="0"/>
                <wp:docPr id="3" name="Rectangle 3" descr="W1siziisijiwmtqvmtevmjgvmdqvntmvntqvntu0lzmyyje0ytgznme3nwuxymnlogm5lmpwzyjdlfsiccisimnvbnzlcnqilcityxv0by1vcmllbnqgil0swyjwiiwidgh1bwiilcixodb4il1d?sha=a8cda8a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W1siziisijiwmtqvmtevmjgvmdqvntmvntqvntu0lzmyyje0ytgznme3nwuxymnlogm5lmpwzyjdlfsiccisimnvbnzlcnqilcityxv0by1vcmllbnqgil0swyjwiiwidgh1bwiilcixodb4il1d?sha=a8cda8a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UF+XUy&#10;AwAAYQYAAA4AAAAAAAAAAAAAAAAALgIAAGRycy9lMm9Eb2MueG1sUEsBAi0AFAAGAAgAAAAhAEyg&#10;6SzYAAAAAwEAAA8AAAAAAAAAAAAAAAAAjAUAAGRycy9kb3ducmV2LnhtbFBLBQYAAAAABAAEAPMA&#10;AACRBgAAAAA=&#10;" filled="f" stroked="f">
                <o:lock v:ext="edit" aspectratio="t"/>
                <w10:anchorlock/>
              </v:rect>
            </w:pict>
          </mc:Fallback>
        </mc:AlternateConten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xml:space="preserve">1.kocok telur dgn gula menggunakan garpu atau wishker sampai larut (5-10menit) </w:t>
      </w:r>
    </w:p>
    <w:p w:rsidR="006C3DDB" w:rsidRPr="006C3DDB" w:rsidRDefault="003A1107"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2</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xml:space="preserve">2.masukan tepung terigu, baking powder, baking soda. Aduk rata. </w:t>
      </w:r>
    </w:p>
    <w:p w:rsidR="006C3DDB" w:rsidRPr="006C3DDB" w:rsidRDefault="003A1107"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3</w:t>
      </w:r>
    </w:p>
    <w:p w:rsidR="006C3DDB" w:rsidRPr="006C3DDB" w:rsidRDefault="006C3DDB"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0" distR="0" wp14:anchorId="1A726490" wp14:editId="3188B57D">
                <wp:extent cx="304800" cy="304800"/>
                <wp:effectExtent l="0" t="0" r="0" b="0"/>
                <wp:docPr id="2" name="Rectangle 2" descr="W1siziisijiwmtqvmtevmjgvmdqvntmvntqvnza5lzy5mjzhymyymgrlowfmmdzhowjllmpwzyjdlfsiccisimnvbnzlcnqilcityxv0by1vcmllbnqgil0swyjwiiwidgh1bwiilcixodb4il1d?sha=f666df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W1siziisijiwmtqvmtevmjgvmdqvntmvntqvnza5lzy5mjzhymyymgrlowfmmdzhowjllmpwzyjdlfsiccisimnvbnzlcnqilcityxv0by1vcmllbnqgil0swyjwiiwidgh1bwiilcixodb4il1d?sha=f666df2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jspT&#10;TDQDAABhBgAADgAAAAAAAAAAAAAAAAAuAgAAZHJzL2Uyb0RvYy54bWxQSwECLQAUAAYACAAAACEA&#10;TKDpLNgAAAADAQAADwAAAAAAAAAAAAAAAACOBQAAZHJzL2Rvd25yZXYueG1sUEsFBgAAAAAEAAQA&#10;8wAAAJMGAAAAAA==&#10;" filled="f" stroked="f">
                <o:lock v:ext="edit" aspectratio="t"/>
                <w10:anchorlock/>
              </v:rect>
            </w:pict>
          </mc:Fallback>
        </mc:AlternateConten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xml:space="preserve">3.Tambahkan kopi yg telah di seduh, garam, SKM coklat dan minyak. Aduk kembali sampai benar2 tercampur rata. Aduk searah jarum jam (15 menit) </w:t>
      </w:r>
    </w:p>
    <w:p w:rsidR="006C3DDB" w:rsidRPr="006C3DDB" w:rsidRDefault="003A1107"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32" style="width:0;height:1.5pt" o:hralign="center" o:hrstd="t" o:hr="t" fillcolor="#a0a0a0" stroked="f"/>
        </w:pic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4</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xml:space="preserve">4.Tuang ke dlm cetakan yg sdh di oles mentega dan di taburi tepung, kukus 35-45menit. </w:t>
      </w:r>
    </w:p>
    <w:p w:rsidR="006C3DDB" w:rsidRPr="006C3DDB" w:rsidRDefault="003A1107"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t" fillcolor="#a0a0a0" stroked="f"/>
        </w:pic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5</w:t>
      </w:r>
    </w:p>
    <w:p w:rsidR="006C3DDB" w:rsidRPr="006C3DDB" w:rsidRDefault="006C3DDB"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0" distR="0" wp14:anchorId="64A759B2" wp14:editId="0328E0FA">
                <wp:extent cx="304800" cy="304800"/>
                <wp:effectExtent l="0" t="0" r="0" b="0"/>
                <wp:docPr id="1" name="Rectangle 1" descr="W1siziisijiwmtqvmtevmjgvmdqvntmvntqvndc0lzk1zdjkmjlln2u3yju2nde5otizlmpwzyjdlfsiccisimnvbnzlcnqilcityxv0by1vcmllbnqgil0swyjwiiwidgh1bwiilcixodb4il1d?sha=e9c8dfd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W1siziisijiwmtqvmtevmjgvmdqvntmvntqvndc0lzk1zdjkmjlln2u3yju2nde5otizlmpwzyjdlfsiccisimnvbnzlcnqilcityxv0by1vcmllbnqgil0swyjwiiwidgh1bwiilcixodb4il1d?sha=e9c8dfd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ewOAIy&#10;AwAAYQYAAA4AAAAAAAAAAAAAAAAALgIAAGRycy9lMm9Eb2MueG1sUEsBAi0AFAAGAAgAAAAhAEyg&#10;6SzYAAAAAwEAAA8AAAAAAAAAAAAAAAAAjAUAAGRycy9kb3ducmV2LnhtbFBLBQYAAAAABAAEAPMA&#10;AACRBgAAAAA=&#10;" filled="f" stroked="f">
                <o:lock v:ext="edit" aspectratio="t"/>
                <w10:anchorlock/>
              </v:rect>
            </w:pict>
          </mc:Fallback>
        </mc:AlternateContent>
      </w:r>
      <w:r>
        <w:t>5.Segera kluarkan adonan dri cetakan.. Biarkan dingin. Lalu baru potong sesuai selera..</w:t>
      </w:r>
    </w:p>
    <w:p w:rsidR="006C3DDB" w:rsidRDefault="006C3DDB" w:rsidP="006C3DDB">
      <w:pPr>
        <w:jc w:val="both"/>
      </w:pPr>
      <w:r>
        <w:t>Lagi pengen ngemil soalnya hari ni lagi males makan nasi dan jadilah</w:t>
      </w:r>
      <w:r>
        <w:rPr>
          <w:b/>
          <w:bCs/>
        </w:rPr>
        <w:t xml:space="preserve"> </w:t>
      </w:r>
      <w:hyperlink r:id="rId30" w:history="1">
        <w:r>
          <w:rPr>
            <w:rStyle w:val="Hyperlink"/>
            <w:b/>
            <w:bCs/>
          </w:rPr>
          <w:t>Bolu Kukus Meises</w:t>
        </w:r>
      </w:hyperlink>
      <w:r>
        <w:t xml:space="preserve"> Sederhana ala Lusiarfiyani. Masih tetep no mixer dan pakai bahan yang ada aja di rumah. Bolu kukus meises terlihat cerah karena kena cahaya bun jadi keliatan putih, aslinya agak kuning.</w:t>
      </w:r>
    </w:p>
    <w:p w:rsidR="006C3DDB" w:rsidRDefault="006C3DDB" w:rsidP="006C3DDB">
      <w:pPr>
        <w:jc w:val="both"/>
      </w:pPr>
      <w:r>
        <w:t> </w:t>
      </w:r>
    </w:p>
    <w:p w:rsidR="006C3DDB" w:rsidRDefault="006C3DDB" w:rsidP="006C3DDB">
      <w:pPr>
        <w:jc w:val="center"/>
      </w:pPr>
      <w:r>
        <w:rPr>
          <w:noProof/>
          <w:color w:val="0000FF"/>
        </w:rPr>
        <mc:AlternateContent>
          <mc:Choice Requires="wps">
            <w:drawing>
              <wp:inline distT="0" distB="0" distL="0" distR="0" wp14:anchorId="524B8C18" wp14:editId="374A542E">
                <wp:extent cx="2724150" cy="3048000"/>
                <wp:effectExtent l="0" t="0" r="0" b="0"/>
                <wp:docPr id="7" name="Rectangle 7" descr="http://1.bp.blogspot.com/-P51TWGk7OHc/VG83fhliOsI/AAAAAAAAClM/TVoyC4sMmUs/s1600/bolu%2Bkukus%2Bmeises.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24150" cy="304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Description: http://1.bp.blogspot.com/-P51TWGk7OHc/VG83fhliOsI/AAAAAAAAClM/TVoyC4sMmUs/s1600/bolu%2Bkukus%2Bmeises.jpg" href="http://1.bp.blogspot.com/-P51TWGk7OHc/VG83fhliOsI/AAAAAAAAClM/TVoyC4sMmUs/s1600/bolu%2Bkukus%2Bmeises.jpg" style="width:214.5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" o:button="t" filled="f" stroked="f">
                <v:fill o:detectmouseclick="t"/>
                <o:lock v:ext="edit" aspectratio="t"/>
                <w10:anchorlock/>
              </v:rect>
            </w:pict>
          </mc:Fallback>
        </mc:AlternateContent>
      </w:r>
    </w:p>
    <w:p w:rsidR="006C3DDB" w:rsidRDefault="006C3DDB" w:rsidP="006C3DDB">
      <w:pPr>
        <w:pStyle w:val="Heading2"/>
        <w:jc w:val="both"/>
      </w:pPr>
      <w:r>
        <w:rPr>
          <w:color w:val="0000FF"/>
          <w:sz w:val="24"/>
          <w:szCs w:val="24"/>
        </w:rPr>
        <w:t>Resep Bolu Kukus Meises</w:t>
      </w:r>
    </w:p>
    <w:p w:rsidR="006C3DDB" w:rsidRDefault="006C3DDB" w:rsidP="006C3DDB">
      <w:pPr>
        <w:jc w:val="both"/>
      </w:pPr>
      <w:r>
        <w:t>Bahan :</w:t>
      </w:r>
    </w:p>
    <w:p w:rsidR="006C3DDB" w:rsidRDefault="006C3DDB" w:rsidP="006C3DDB">
      <w:pPr>
        <w:numPr>
          <w:ilvl w:val="0"/>
          <w:numId w:val="1"/>
        </w:numPr>
        <w:spacing w:before="100" w:beforeAutospacing="1" w:after="100" w:afterAutospacing="1" w:line="240" w:lineRule="auto"/>
        <w:jc w:val="both"/>
      </w:pPr>
      <w:r>
        <w:t>¾ gelas belimbing terigu segitiga biru</w:t>
      </w:r>
    </w:p>
    <w:p w:rsidR="006C3DDB" w:rsidRDefault="006C3DDB" w:rsidP="006C3DDB">
      <w:pPr>
        <w:numPr>
          <w:ilvl w:val="0"/>
          <w:numId w:val="1"/>
        </w:numPr>
        <w:spacing w:before="100" w:beforeAutospacing="1" w:after="100" w:afterAutospacing="1" w:line="240" w:lineRule="auto"/>
        <w:jc w:val="both"/>
      </w:pPr>
      <w:r>
        <w:t>½ gelas belimbing gula pasir</w:t>
      </w:r>
    </w:p>
    <w:p w:rsidR="006C3DDB" w:rsidRDefault="006C3DDB" w:rsidP="006C3DDB">
      <w:pPr>
        <w:numPr>
          <w:ilvl w:val="0"/>
          <w:numId w:val="1"/>
        </w:numPr>
        <w:spacing w:before="100" w:beforeAutospacing="1" w:after="100" w:afterAutospacing="1" w:line="240" w:lineRule="auto"/>
        <w:jc w:val="both"/>
      </w:pPr>
      <w:r>
        <w:t>2 butir telor</w:t>
      </w:r>
    </w:p>
    <w:p w:rsidR="006C3DDB" w:rsidRDefault="006C3DDB" w:rsidP="006C3DDB">
      <w:pPr>
        <w:numPr>
          <w:ilvl w:val="0"/>
          <w:numId w:val="1"/>
        </w:numPr>
        <w:spacing w:before="100" w:beforeAutospacing="1" w:after="100" w:afterAutospacing="1" w:line="240" w:lineRule="auto"/>
        <w:jc w:val="both"/>
      </w:pPr>
      <w:r>
        <w:t>½ sdt SP= TBM = Ovalet</w:t>
      </w:r>
    </w:p>
    <w:p w:rsidR="006C3DDB" w:rsidRDefault="006C3DDB" w:rsidP="006C3DDB">
      <w:pPr>
        <w:numPr>
          <w:ilvl w:val="0"/>
          <w:numId w:val="1"/>
        </w:numPr>
        <w:spacing w:before="100" w:beforeAutospacing="1" w:after="100" w:afterAutospacing="1" w:line="240" w:lineRule="auto"/>
        <w:jc w:val="both"/>
      </w:pPr>
      <w:r>
        <w:t>½ sdt Baking Powder</w:t>
      </w:r>
    </w:p>
    <w:p w:rsidR="006C3DDB" w:rsidRDefault="006C3DDB" w:rsidP="006C3DDB">
      <w:pPr>
        <w:numPr>
          <w:ilvl w:val="0"/>
          <w:numId w:val="1"/>
        </w:numPr>
        <w:spacing w:before="100" w:beforeAutospacing="1" w:after="100" w:afterAutospacing="1" w:line="240" w:lineRule="auto"/>
        <w:jc w:val="center"/>
      </w:pPr>
      <w:r>
        <w:t>¼ sdt Soda Kue</w:t>
      </w:r>
    </w:p>
    <w:p w:rsidR="006C3DDB" w:rsidRDefault="006C3DDB" w:rsidP="006C3DDB">
      <w:pPr>
        <w:numPr>
          <w:ilvl w:val="0"/>
          <w:numId w:val="1"/>
        </w:numPr>
        <w:spacing w:before="100" w:beforeAutospacing="1" w:after="100" w:afterAutospacing="1" w:line="240" w:lineRule="auto"/>
        <w:jc w:val="both"/>
      </w:pPr>
      <w:r>
        <w:t>60 ml Santan instan</w:t>
      </w:r>
    </w:p>
    <w:p w:rsidR="006C3DDB" w:rsidRDefault="006C3DDB" w:rsidP="006C3DDB">
      <w:pPr>
        <w:numPr>
          <w:ilvl w:val="0"/>
          <w:numId w:val="1"/>
        </w:numPr>
        <w:spacing w:before="100" w:beforeAutospacing="1" w:after="100" w:afterAutospacing="1" w:line="240" w:lineRule="auto"/>
        <w:jc w:val="both"/>
      </w:pPr>
      <w:r>
        <w:t>50 ml Minyak</w:t>
      </w:r>
    </w:p>
    <w:p w:rsidR="006C3DDB" w:rsidRDefault="006C3DDB" w:rsidP="006C3DDB">
      <w:pPr>
        <w:numPr>
          <w:ilvl w:val="0"/>
          <w:numId w:val="1"/>
        </w:numPr>
        <w:spacing w:before="100" w:beforeAutospacing="1" w:after="100" w:afterAutospacing="1" w:line="240" w:lineRule="auto"/>
        <w:jc w:val="both"/>
      </w:pPr>
      <w:r>
        <w:t>Meisis Secukupnya</w:t>
      </w:r>
    </w:p>
    <w:p w:rsidR="006C3DDB" w:rsidRDefault="006C3DDB" w:rsidP="006C3DDB">
      <w:pPr>
        <w:pStyle w:val="Heading3"/>
        <w:jc w:val="both"/>
      </w:pPr>
      <w:r>
        <w:rPr>
          <w:color w:val="0000FF"/>
        </w:rPr>
        <w:t>Cara Membuat Bolu Kukus Meises</w:t>
      </w:r>
    </w:p>
    <w:p w:rsidR="006C3DDB" w:rsidRDefault="006C3DDB" w:rsidP="006C3DDB">
      <w:pPr>
        <w:numPr>
          <w:ilvl w:val="0"/>
          <w:numId w:val="2"/>
        </w:numPr>
        <w:spacing w:before="100" w:beforeAutospacing="1" w:after="100" w:afterAutospacing="1" w:line="240" w:lineRule="auto"/>
        <w:jc w:val="both"/>
      </w:pPr>
      <w:r>
        <w:lastRenderedPageBreak/>
        <w:t>Kocok telur, gula, Sp sampai mengembang dan agak kental.</w:t>
      </w:r>
    </w:p>
    <w:p w:rsidR="006C3DDB" w:rsidRDefault="006C3DDB" w:rsidP="006C3DDB">
      <w:pPr>
        <w:numPr>
          <w:ilvl w:val="0"/>
          <w:numId w:val="2"/>
        </w:numPr>
        <w:spacing w:before="100" w:beforeAutospacing="1" w:after="100" w:afterAutospacing="1" w:line="240" w:lineRule="auto"/>
        <w:jc w:val="both"/>
      </w:pPr>
      <w:r>
        <w:t>Masukkan Terigu yang sudah di ayak bersama baking powder dan soda kue aduk rata.</w:t>
      </w:r>
    </w:p>
    <w:p w:rsidR="006C3DDB" w:rsidRDefault="006C3DDB" w:rsidP="006C3DDB">
      <w:pPr>
        <w:numPr>
          <w:ilvl w:val="0"/>
          <w:numId w:val="2"/>
        </w:numPr>
        <w:spacing w:before="100" w:beforeAutospacing="1" w:after="100" w:afterAutospacing="1" w:line="240" w:lineRule="auto"/>
        <w:jc w:val="both"/>
      </w:pPr>
      <w:r>
        <w:t>Tambahkan santan dan minyak aduk rata. Terakhir masukkan meisis.</w:t>
      </w:r>
    </w:p>
    <w:p w:rsidR="006C3DDB" w:rsidRDefault="006C3DDB" w:rsidP="006C3DDB">
      <w:pPr>
        <w:numPr>
          <w:ilvl w:val="0"/>
          <w:numId w:val="2"/>
        </w:numPr>
        <w:spacing w:before="100" w:beforeAutospacing="1" w:after="100" w:afterAutospacing="1" w:line="240" w:lineRule="auto"/>
        <w:jc w:val="both"/>
      </w:pPr>
      <w:r>
        <w:t>Masukkan adonan ke dalam cetakan yang sebelum nya sudah di oles minyak sedikit. Kukus ± 30 menit dengan api sedang.</w:t>
      </w:r>
    </w:p>
    <w:p w:rsidR="006C3DDB" w:rsidRDefault="006C3DDB" w:rsidP="006C3DDB">
      <w:pPr>
        <w:spacing w:before="100" w:beforeAutospacing="1" w:after="100" w:afterAutospacing="1" w:line="240" w:lineRule="auto"/>
        <w:jc w:val="both"/>
      </w:pPr>
    </w:p>
    <w:p w:rsidR="006C3DDB" w:rsidRDefault="006C3DDB" w:rsidP="006C3DDB">
      <w:pPr>
        <w:spacing w:before="100" w:beforeAutospacing="1" w:after="100" w:afterAutospacing="1" w:line="240" w:lineRule="auto"/>
        <w:jc w:val="both"/>
      </w:pPr>
    </w:p>
    <w:p w:rsidR="006C3DDB" w:rsidRDefault="006C3DDB" w:rsidP="006C3DDB">
      <w:pPr>
        <w:spacing w:before="100" w:beforeAutospacing="1" w:after="100" w:afterAutospacing="1" w:line="240" w:lineRule="auto"/>
        <w:jc w:val="both"/>
      </w:pP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BOLU KARAMEL TANPA MIXER</w:t>
      </w:r>
      <w:r w:rsidRPr="006C3DDB">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mc:AlternateContent>
          <mc:Choice Requires="wps">
            <w:drawing>
              <wp:inline distT="0" distB="0" distL="0" distR="0" wp14:anchorId="398C42ED" wp14:editId="54F04C3F">
                <wp:extent cx="1828800" cy="1905000"/>
                <wp:effectExtent l="0" t="0" r="0" b="0"/>
                <wp:docPr id="9" name="Rectangle 9" descr="bolu-gula-gosong1">
                  <a:hlinkClick xmlns:a="http://schemas.openxmlformats.org/drawingml/2006/main" r:id="rId32" tooltip="&quot;bolu-gula-gosong1 by hazwa hilya, on Flick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28800" cy="190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bolu-gula-gosong1" href="https://www.flickr.com/photos/106455149@N08/13443174653" title="&quot;bolu-gula-gosong1 by hazwa hilya, on Flickr&quot;" style="width:2in;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" o:button="t" filled="f" stroked="f">
                <v:fill o:detectmouseclick="t"/>
                <o:lock v:ext="edit" aspectratio="t"/>
                <w10:anchorlock/>
              </v:rect>
            </w:pict>
          </mc:Fallback>
        </mc:AlternateConten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BAHAN:</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220 gr gula pasir</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200 ml Air panas</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75 gr Tepung terigu</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30 gr  Tepung maizena</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4 btr Telur</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 sdm Margarin</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½ sdm Soda kue</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¼ Kaleng susu kental manis</w:t>
      </w:r>
    </w:p>
    <w:p w:rsidR="006C3DDB" w:rsidRPr="006C3DDB" w:rsidRDefault="006C3DDB" w:rsidP="006C3DDB">
      <w:pPr>
        <w:spacing w:after="0" w:line="240" w:lineRule="auto"/>
        <w:rPr>
          <w:rFonts w:ascii="Times New Roman" w:eastAsia="Times New Roman" w:hAnsi="Times New Roman" w:cs="Times New Roman"/>
          <w:sz w:val="24"/>
          <w:szCs w:val="24"/>
        </w:rPr>
      </w:pP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xml:space="preserve">CARA MEMBUAT BOLU KARAMEL TANPA MIXER: </w:t>
      </w:r>
    </w:p>
    <w:p w:rsidR="006C3DDB" w:rsidRPr="006C3DDB" w:rsidRDefault="006C3DDB" w:rsidP="006C3DD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Ayak tepung terigu, tepung maizena dan soda kue, sisihkan</w:t>
      </w:r>
    </w:p>
    <w:p w:rsidR="006C3DDB" w:rsidRPr="006C3DDB" w:rsidRDefault="006C3DDB" w:rsidP="006C3DD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Panaskan gula pasir hingga meleleh dan berwarna coklat menggunakan wajan yang agak tebal diatas api kecil (jangan diaduk), lalu tambahkan air panas sambil diaduk perlahan, dinginkan</w:t>
      </w:r>
    </w:p>
    <w:p w:rsidR="006C3DDB" w:rsidRPr="006C3DDB" w:rsidRDefault="006C3DDB" w:rsidP="006C3DD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Campurkan susu kental manis dan margarin lalu aduk hingga tercampur rata menggunakan sendok, masukkan telur satu persatu sambil terus diaduk menggunakan sendok hingga tercampur rata. Tambahkan tepung terigu yang telah diayak secara bertahap sambil diaduk perlahan sampai rata, tuang karamel yang telah didinginkan dan aduk rata kembali</w:t>
      </w:r>
    </w:p>
    <w:p w:rsidR="006C3DDB" w:rsidRPr="006C3DDB" w:rsidRDefault="006C3DDB" w:rsidP="006C3DD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xml:space="preserve">Tuang adonan kedalam loyang yang telah diolesi mentega, lalu panggang di atas api sedang selama kurang lebih 40 menit hingga matang, angkat dan sajikan </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lastRenderedPageBreak/>
        <w:t>BOLU PISANG TANPA MIXER</w:t>
      </w:r>
    </w:p>
    <w:p w:rsidR="006C3DDB" w:rsidRPr="006C3DDB" w:rsidRDefault="006C3DDB" w:rsidP="006C3D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mc:AlternateContent>
          <mc:Choice Requires="wps">
            <w:drawing>
              <wp:inline distT="0" distB="0" distL="0" distR="0" wp14:anchorId="21A9F809" wp14:editId="109D415F">
                <wp:extent cx="1905000" cy="1714500"/>
                <wp:effectExtent l="0" t="0" r="0" b="0"/>
                <wp:docPr id="8" name="Rectangle 8" descr="bolu-pis1">
                  <a:hlinkClick xmlns:a="http://schemas.openxmlformats.org/drawingml/2006/main" r:id="rId33" tooltip="&quot;bolu-pis1 by hazwa hilya, on Flick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0" cy="171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bolu-pis1" href="https://www.flickr.com/photos/106455149@N08/13443188643" title="&quot;bolu-pis1 by hazwa hilya, on Flickr&quot;" style="width:150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" o:button="t" filled="f" stroked="f">
                <v:fill o:detectmouseclick="t"/>
                <o:lock v:ext="edit" aspectratio="t"/>
                <w10:anchorlock/>
              </v:rect>
            </w:pict>
          </mc:Fallback>
        </mc:AlternateConten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BAHAN:</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150 gr Tepung terigu</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110 gr Gula pasir</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40 gr Gula merah</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135 ml Minyak goreng</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2 btr Telur</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4 bh Pisang ambon, hancurkan</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xml:space="preserve">1½ sdt Baking powder </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¾  sdt Baking soda</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Sejumput garam</w:t>
      </w:r>
    </w:p>
    <w:p w:rsidR="006C3DDB" w:rsidRPr="006C3DDB" w:rsidRDefault="006C3DDB" w:rsidP="006C3DDB">
      <w:pPr>
        <w:spacing w:after="0" w:line="240" w:lineRule="auto"/>
        <w:rPr>
          <w:rFonts w:ascii="Times New Roman" w:eastAsia="Times New Roman" w:hAnsi="Times New Roman" w:cs="Times New Roman"/>
          <w:sz w:val="24"/>
          <w:szCs w:val="24"/>
        </w:rPr>
      </w:pP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CARA MEMBUAT KUE BOLU PISANG AMBON PANGGANG DAN KUKUS:</w:t>
      </w:r>
    </w:p>
    <w:p w:rsidR="006C3DDB" w:rsidRPr="006C3DDB" w:rsidRDefault="006C3DDB" w:rsidP="006C3DD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Campurkan tepung terigu, baking powder dan baking soda lalu ayak dan sisihkan. Campurkan minyak goreng, telur dan pisang ambon yang telah dihaluskan (dengan garpu), aduk hingga tercampur rata</w:t>
      </w:r>
    </w:p>
    <w:p w:rsidR="006C3DDB" w:rsidRPr="006C3DDB" w:rsidRDefault="006C3DDB" w:rsidP="006C3DD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Masukan campuran tepung terigu ke dalam campuran pisang tadi secara bertahap sambil diaduk rata, masukkan adonan  ke dalam loyang yang telah dialasi kertas roti dan diolesi mentega</w:t>
      </w:r>
    </w:p>
    <w:p w:rsidR="006C3DDB" w:rsidRPr="006C3DDB" w:rsidRDefault="006C3DDB" w:rsidP="006C3DD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Pangggang dalam oven yang telah dipanaskan terlebih dahulu, dan jika dikukus(kukus adonan dalam dandang yang telah beruap banyak selama kurang lebih 30 menit) hingga matang, angkat dan sajikan </w:t>
      </w:r>
    </w:p>
    <w:p w:rsidR="006C3DDB" w:rsidRDefault="006C3DDB" w:rsidP="006C3DDB">
      <w:pPr>
        <w:spacing w:before="100" w:beforeAutospacing="1" w:after="100" w:afterAutospacing="1" w:line="240" w:lineRule="auto"/>
        <w:jc w:val="both"/>
      </w:pPr>
    </w:p>
    <w:p w:rsidR="006C3DDB" w:rsidRPr="006C3DDB" w:rsidRDefault="006C3DDB" w:rsidP="006C3DDB">
      <w:pPr>
        <w:spacing w:after="0" w:line="240" w:lineRule="auto"/>
        <w:jc w:val="both"/>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xml:space="preserve">Ini </w:t>
      </w:r>
      <w:hyperlink r:id="rId34" w:history="1">
        <w:r w:rsidRPr="006C3DDB">
          <w:rPr>
            <w:rFonts w:ascii="Times New Roman" w:eastAsia="Times New Roman" w:hAnsi="Times New Roman" w:cs="Times New Roman"/>
            <w:b/>
            <w:bCs/>
            <w:color w:val="0000FF"/>
            <w:sz w:val="24"/>
            <w:szCs w:val="24"/>
            <w:u w:val="single"/>
          </w:rPr>
          <w:t>bolu medan</w:t>
        </w:r>
      </w:hyperlink>
      <w:r w:rsidRPr="006C3DDB">
        <w:rPr>
          <w:rFonts w:ascii="Times New Roman" w:eastAsia="Times New Roman" w:hAnsi="Times New Roman" w:cs="Times New Roman"/>
          <w:sz w:val="24"/>
          <w:szCs w:val="24"/>
        </w:rPr>
        <w:t xml:space="preserve"> bikinanku pesenan tetangga. Alkhmdulillah smuanya bagus dan montok. Ini resep dari kakak sepupuku, gatau juga nama aslinya cuman dia namainnya bolu ini dengan bolu medan jadi aku ikut. Mungkin karena bulat dan empuknya kali ya bun. Ini penampakan bolu medan ala aku, ate nugraha. Bagus kan mengembang banget, coba lihat lubang tengahnya.</w:t>
      </w:r>
    </w:p>
    <w:p w:rsidR="006C3DDB" w:rsidRPr="006C3DDB" w:rsidRDefault="006C3DDB" w:rsidP="006C3DDB">
      <w:pPr>
        <w:spacing w:after="0" w:line="240" w:lineRule="auto"/>
        <w:jc w:val="both"/>
        <w:rPr>
          <w:rFonts w:ascii="Times New Roman" w:eastAsia="Times New Roman" w:hAnsi="Times New Roman" w:cs="Times New Roman"/>
          <w:sz w:val="24"/>
          <w:szCs w:val="24"/>
        </w:rPr>
      </w:pPr>
    </w:p>
    <w:p w:rsidR="006C3DDB" w:rsidRPr="006C3DDB" w:rsidRDefault="006C3DDB" w:rsidP="006C3DD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7BE193A7" wp14:editId="17EA6C13">
            <wp:extent cx="3048000" cy="2133600"/>
            <wp:effectExtent l="0" t="0" r="0" b="0"/>
            <wp:docPr id="10" name="Picture 10" descr="Cara Membuat Bolu Medan Bantat Super Montok">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ara Membuat Bolu Medan Bantat Super Montok">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2133600"/>
                    </a:xfrm>
                    <a:prstGeom prst="rect">
                      <a:avLst/>
                    </a:prstGeom>
                    <a:noFill/>
                    <a:ln>
                      <a:noFill/>
                    </a:ln>
                  </pic:spPr>
                </pic:pic>
              </a:graphicData>
            </a:graphic>
          </wp:inline>
        </w:drawing>
      </w:r>
    </w:p>
    <w:p w:rsidR="006C3DDB" w:rsidRPr="006C3DDB" w:rsidRDefault="006C3DDB" w:rsidP="006C3DDB">
      <w:pPr>
        <w:spacing w:after="0" w:line="240" w:lineRule="auto"/>
        <w:jc w:val="both"/>
        <w:rPr>
          <w:rFonts w:ascii="Times New Roman" w:eastAsia="Times New Roman" w:hAnsi="Times New Roman" w:cs="Times New Roman"/>
          <w:sz w:val="24"/>
          <w:szCs w:val="24"/>
        </w:rPr>
      </w:pPr>
    </w:p>
    <w:p w:rsidR="006C3DDB" w:rsidRPr="006C3DDB" w:rsidRDefault="006C3DDB" w:rsidP="006C3DDB">
      <w:pPr>
        <w:spacing w:after="0" w:line="240" w:lineRule="auto"/>
        <w:jc w:val="both"/>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Bentuknya memang gak sama padahal loyangnya yang itu-itu saja. Mungkin yang bolongnya kecil itu, saya kasih margarin cairnya 10 sdm soalnya tanggung sisa dikit jadi di masukin dah semuanya. Eh pas gitu hampir mau nutup tuh lubangnya. Aku pakai loyang ukuran telur 4 kok bun bukan baking pan, coba saja dulu Margarin cairnya jangan dilebihin kaya aku ya, aku juga itu hampir saja luber kebawah.</w:t>
      </w:r>
    </w:p>
    <w:p w:rsidR="006C3DDB" w:rsidRPr="006C3DDB" w:rsidRDefault="006C3DDB" w:rsidP="006C3DDB">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6C3DDB">
        <w:rPr>
          <w:rFonts w:ascii="Times New Roman" w:eastAsia="Times New Roman" w:hAnsi="Times New Roman" w:cs="Times New Roman"/>
          <w:b/>
          <w:bCs/>
          <w:color w:val="0000FF"/>
          <w:sz w:val="36"/>
          <w:szCs w:val="36"/>
        </w:rPr>
        <w:t>Resep Bolu Medan</w:t>
      </w:r>
    </w:p>
    <w:p w:rsidR="006C3DDB" w:rsidRPr="006C3DDB" w:rsidRDefault="006C3DDB" w:rsidP="006C3DDB">
      <w:pPr>
        <w:spacing w:after="0" w:line="240" w:lineRule="auto"/>
        <w:jc w:val="both"/>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Bahan</w:t>
      </w:r>
    </w:p>
    <w:p w:rsidR="006C3DDB" w:rsidRPr="006C3DDB" w:rsidRDefault="006C3DDB" w:rsidP="006C3DD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1/4 kg terigu</w:t>
      </w:r>
    </w:p>
    <w:p w:rsidR="006C3DDB" w:rsidRPr="006C3DDB" w:rsidRDefault="006C3DDB" w:rsidP="006C3DD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3 sdm munjung</w:t>
      </w:r>
    </w:p>
    <w:p w:rsidR="006C3DDB" w:rsidRPr="006C3DDB" w:rsidRDefault="006C3DDB" w:rsidP="006C3DD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1/4 gulpas</w:t>
      </w:r>
    </w:p>
    <w:p w:rsidR="006C3DDB" w:rsidRPr="006C3DDB" w:rsidRDefault="006C3DDB" w:rsidP="006C3DD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4 telur</w:t>
      </w:r>
    </w:p>
    <w:p w:rsidR="006C3DDB" w:rsidRPr="006C3DDB" w:rsidRDefault="006C3DDB" w:rsidP="006C3DD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8 sdm margarin cair</w:t>
      </w:r>
    </w:p>
    <w:p w:rsidR="006C3DDB" w:rsidRPr="006C3DDB" w:rsidRDefault="006C3DDB" w:rsidP="006C3DD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 sdm SP</w:t>
      </w:r>
    </w:p>
    <w:p w:rsidR="006C3DDB" w:rsidRPr="006C3DDB" w:rsidRDefault="006C3DDB" w:rsidP="006C3DD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santan 1 gelas dengan air hangat, saya pakai kara ya bun</w:t>
      </w:r>
    </w:p>
    <w:p w:rsidR="006C3DDB" w:rsidRPr="006C3DDB" w:rsidRDefault="006C3DDB" w:rsidP="006C3DD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 sdt vanili</w:t>
      </w:r>
    </w:p>
    <w:p w:rsidR="006C3DDB" w:rsidRPr="006C3DDB" w:rsidRDefault="006C3DDB" w:rsidP="006C3DDB">
      <w:pPr>
        <w:spacing w:after="0" w:line="240" w:lineRule="auto"/>
        <w:rPr>
          <w:rFonts w:ascii="Times New Roman" w:eastAsia="Times New Roman" w:hAnsi="Times New Roman" w:cs="Times New Roman"/>
          <w:sz w:val="24"/>
          <w:szCs w:val="24"/>
        </w:rPr>
      </w:pPr>
    </w:p>
    <w:p w:rsidR="006C3DDB" w:rsidRPr="006C3DDB" w:rsidRDefault="006C3DDB" w:rsidP="006C3DD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6C3DDB">
        <w:rPr>
          <w:rFonts w:ascii="Times New Roman" w:eastAsia="Times New Roman" w:hAnsi="Times New Roman" w:cs="Times New Roman"/>
          <w:b/>
          <w:bCs/>
          <w:color w:val="0000FF"/>
          <w:sz w:val="27"/>
          <w:szCs w:val="27"/>
        </w:rPr>
        <w:t>Cara Membuat Bolu Medan</w:t>
      </w:r>
    </w:p>
    <w:p w:rsidR="006C3DDB" w:rsidRPr="006C3DDB" w:rsidRDefault="006C3DDB" w:rsidP="006C3DD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Masukan terigu, vanili, santan, gula dan telur masukin 3 dulu, Sp 1/2 sdm dulu. Kemudian mix dengan kecepatan tinggi, pertama adonan akan terasa kental sekali v gpp teruskan saja sampai berubah putih dan mengmbang. Kemudian masukin SP yang sisa tadi dan telur yang 1 nya lagi. Mix lagi sampai rata, lalu masukan mrgarin cair aduk sampai tercampur. Masukan ke dalam adonan yang dioles margarin dan taburan terigu, kalau mau pakai rasa, pakai sesuai selera saja ya bun, pandan coklat dll.</w:t>
      </w:r>
    </w:p>
    <w:p w:rsidR="006C3DDB" w:rsidRPr="006C3DDB" w:rsidRDefault="006C3DDB" w:rsidP="006C3DD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Panggang dengan api sedang sampai matang kecoklatan pinggirnya kurang lebih 25 menit. Coba tusuk dengan lidi untuk tes matang belumnya. Kalau sudah gak nempel lagi di lidi itu tandanya cake sudah matang y bun.</w:t>
      </w:r>
    </w:p>
    <w:p w:rsidR="006C3DDB" w:rsidRPr="006C3DDB" w:rsidRDefault="006C3DDB" w:rsidP="006C3DDB">
      <w:pPr>
        <w:spacing w:after="0" w:line="240" w:lineRule="auto"/>
        <w:rPr>
          <w:rFonts w:ascii="Times New Roman" w:eastAsia="Times New Roman" w:hAnsi="Times New Roman" w:cs="Times New Roman"/>
          <w:sz w:val="24"/>
          <w:szCs w:val="24"/>
        </w:rPr>
      </w:pPr>
    </w:p>
    <w:p w:rsidR="006C3DDB" w:rsidRPr="006C3DDB" w:rsidRDefault="006C3DDB" w:rsidP="006C3DDB">
      <w:pPr>
        <w:spacing w:after="0" w:line="240" w:lineRule="auto"/>
        <w:jc w:val="both"/>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xml:space="preserve">Kalau </w:t>
      </w:r>
      <w:hyperlink r:id="rId37" w:history="1">
        <w:r w:rsidRPr="006C3DDB">
          <w:rPr>
            <w:rFonts w:ascii="Times New Roman" w:eastAsia="Times New Roman" w:hAnsi="Times New Roman" w:cs="Times New Roman"/>
            <w:b/>
            <w:bCs/>
            <w:color w:val="0000FF"/>
            <w:sz w:val="24"/>
            <w:szCs w:val="24"/>
            <w:u w:val="single"/>
          </w:rPr>
          <w:t>bolu medan bantat super montok</w:t>
        </w:r>
      </w:hyperlink>
      <w:r w:rsidRPr="006C3DDB">
        <w:rPr>
          <w:rFonts w:ascii="Times New Roman" w:eastAsia="Times New Roman" w:hAnsi="Times New Roman" w:cs="Times New Roman"/>
          <w:sz w:val="24"/>
          <w:szCs w:val="24"/>
        </w:rPr>
        <w:t xml:space="preserve"> di kukus aku belum pernah mencobanya, tidak menjamin juga sih. Kalau penasaran boleh dicoba sendiri bagus apa nggaknya. Soal mixer kalau mau kecepatan rendah, mendingan sedang saja jangan terlalu rendah, paling 2 menitan saja dengan kecepatan rendah. Setlah itu pakai kecepatan tinggi ya bun, semoga sukses.</w:t>
      </w:r>
    </w:p>
    <w:p w:rsidR="006C3DDB" w:rsidRPr="006C3DDB" w:rsidRDefault="006C3DDB" w:rsidP="006C3DDB">
      <w:pPr>
        <w:spacing w:after="0" w:line="240" w:lineRule="auto"/>
        <w:jc w:val="both"/>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xml:space="preserve">Eksekusi perdana </w:t>
      </w:r>
      <w:hyperlink r:id="rId38" w:history="1">
        <w:r w:rsidRPr="006C3DDB">
          <w:rPr>
            <w:rFonts w:ascii="Times New Roman" w:eastAsia="Times New Roman" w:hAnsi="Times New Roman" w:cs="Times New Roman"/>
            <w:b/>
            <w:bCs/>
            <w:color w:val="0000FF"/>
            <w:sz w:val="24"/>
            <w:szCs w:val="24"/>
            <w:u w:val="single"/>
          </w:rPr>
          <w:t>bolu magic com</w:t>
        </w:r>
      </w:hyperlink>
      <w:r w:rsidRPr="006C3DDB">
        <w:rPr>
          <w:rFonts w:ascii="Times New Roman" w:eastAsia="Times New Roman" w:hAnsi="Times New Roman" w:cs="Times New Roman"/>
          <w:sz w:val="24"/>
          <w:szCs w:val="24"/>
        </w:rPr>
        <w:t xml:space="preserve"> buatanku berhasil ini bunda. Mengembang banget dan empuk sekali. Senengnya bisa bikin bolu, resep dah wara wiri ya tapi yang ingin membuat dengan cara saya silahkan saja. Bolu ini di buat pakai kocokan tangan. Resep aslinya dari bunda siapa saya lupa. Tapi tadi saya coba modif teryata berhasil. Ini resep yang saya pakai dan tetap menggunakan magic com.</w:t>
      </w:r>
    </w:p>
    <w:p w:rsidR="006C3DDB" w:rsidRPr="006C3DDB" w:rsidRDefault="006C3DDB" w:rsidP="006C3DDB">
      <w:pPr>
        <w:spacing w:after="0" w:line="240" w:lineRule="auto"/>
        <w:jc w:val="both"/>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4800"/>
      </w:tblGrid>
      <w:tr w:rsidR="006C3DDB" w:rsidRPr="006C3DDB" w:rsidTr="006C3DDB">
        <w:trPr>
          <w:tblCellSpacing w:w="0" w:type="dxa"/>
          <w:jc w:val="center"/>
        </w:trPr>
        <w:tc>
          <w:tcPr>
            <w:tcW w:w="0" w:type="auto"/>
            <w:vAlign w:val="center"/>
            <w:hideMark/>
          </w:tcPr>
          <w:p w:rsidR="006C3DDB" w:rsidRPr="006C3DDB" w:rsidRDefault="006C3DDB" w:rsidP="006C3DD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1740D8DD" wp14:editId="2DCC6676">
                  <wp:extent cx="3048000" cy="2686050"/>
                  <wp:effectExtent l="0" t="0" r="0" b="0"/>
                  <wp:docPr id="12" name="Picture 12" descr="http://4.bp.blogspot.com/-_qba9ZsUSUw/VMxhW3RhevI/AAAAAAAAEXw/nO_Kpw5hjkU/s1600/bolu%2Bmagic%2Bcom%2Bmudah.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4.bp.blogspot.com/-_qba9ZsUSUw/VMxhW3RhevI/AAAAAAAAEXw/nO_Kpw5hjkU/s1600/bolu%2Bmagic%2Bcom%2Bmudah.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2686050"/>
                          </a:xfrm>
                          <a:prstGeom prst="rect">
                            <a:avLst/>
                          </a:prstGeom>
                          <a:noFill/>
                          <a:ln>
                            <a:noFill/>
                          </a:ln>
                        </pic:spPr>
                      </pic:pic>
                    </a:graphicData>
                  </a:graphic>
                </wp:inline>
              </w:drawing>
            </w:r>
          </w:p>
        </w:tc>
      </w:tr>
      <w:tr w:rsidR="006C3DDB" w:rsidRPr="006C3DDB" w:rsidTr="006C3DDB">
        <w:trPr>
          <w:tblCellSpacing w:w="0" w:type="dxa"/>
          <w:jc w:val="center"/>
        </w:trPr>
        <w:tc>
          <w:tcPr>
            <w:tcW w:w="0" w:type="auto"/>
            <w:vAlign w:val="center"/>
            <w:hideMark/>
          </w:tcPr>
          <w:p w:rsidR="006C3DDB" w:rsidRPr="006C3DDB" w:rsidRDefault="006C3DDB" w:rsidP="006C3DDB">
            <w:pPr>
              <w:spacing w:after="0" w:line="240" w:lineRule="auto"/>
              <w:jc w:val="center"/>
              <w:rPr>
                <w:rFonts w:ascii="Times New Roman" w:eastAsia="Times New Roman" w:hAnsi="Times New Roman" w:cs="Times New Roman"/>
                <w:sz w:val="24"/>
                <w:szCs w:val="24"/>
              </w:rPr>
            </w:pPr>
            <w:r w:rsidRPr="006C3DDB">
              <w:rPr>
                <w:rFonts w:ascii="Times New Roman" w:eastAsia="Times New Roman" w:hAnsi="Times New Roman" w:cs="Times New Roman"/>
                <w:b/>
                <w:bCs/>
                <w:color w:val="0000FF"/>
                <w:sz w:val="24"/>
                <w:szCs w:val="24"/>
              </w:rPr>
              <w:t>Tampilan Luar</w:t>
            </w:r>
          </w:p>
        </w:tc>
      </w:tr>
    </w:tbl>
    <w:p w:rsidR="006C3DDB" w:rsidRPr="006C3DDB" w:rsidRDefault="006C3DDB" w:rsidP="006C3DDB">
      <w:pPr>
        <w:spacing w:after="0"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4800"/>
      </w:tblGrid>
      <w:tr w:rsidR="006C3DDB" w:rsidRPr="006C3DDB" w:rsidTr="006C3DDB">
        <w:trPr>
          <w:tblCellSpacing w:w="0" w:type="dxa"/>
          <w:jc w:val="center"/>
        </w:trPr>
        <w:tc>
          <w:tcPr>
            <w:tcW w:w="0" w:type="auto"/>
            <w:vAlign w:val="center"/>
            <w:hideMark/>
          </w:tcPr>
          <w:p w:rsidR="006C3DDB" w:rsidRPr="006C3DDB" w:rsidRDefault="006C3DDB" w:rsidP="006C3DD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15837DFC" wp14:editId="7084DA1A">
                  <wp:extent cx="3048000" cy="2457450"/>
                  <wp:effectExtent l="0" t="0" r="0" b="0"/>
                  <wp:docPr id="11" name="Picture 11" descr="http://3.bp.blogspot.com/-r0tAOgmI_48/VMxhhj1W7QI/AAAAAAAAEX4/HMorZHL0ZVE/s1600/bolu%2Bmagic%2Bcom.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3.bp.blogspot.com/-r0tAOgmI_48/VMxhhj1W7QI/AAAAAAAAEX4/HMorZHL0ZVE/s1600/bolu%2Bmagic%2Bcom.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0" cy="2457450"/>
                          </a:xfrm>
                          <a:prstGeom prst="rect">
                            <a:avLst/>
                          </a:prstGeom>
                          <a:noFill/>
                          <a:ln>
                            <a:noFill/>
                          </a:ln>
                        </pic:spPr>
                      </pic:pic>
                    </a:graphicData>
                  </a:graphic>
                </wp:inline>
              </w:drawing>
            </w:r>
          </w:p>
        </w:tc>
      </w:tr>
      <w:tr w:rsidR="006C3DDB" w:rsidRPr="006C3DDB" w:rsidTr="006C3DDB">
        <w:trPr>
          <w:tblCellSpacing w:w="0" w:type="dxa"/>
          <w:jc w:val="center"/>
        </w:trPr>
        <w:tc>
          <w:tcPr>
            <w:tcW w:w="0" w:type="auto"/>
            <w:vAlign w:val="center"/>
            <w:hideMark/>
          </w:tcPr>
          <w:p w:rsidR="006C3DDB" w:rsidRPr="006C3DDB" w:rsidRDefault="006C3DDB" w:rsidP="006C3DDB">
            <w:pPr>
              <w:spacing w:after="0" w:line="240" w:lineRule="auto"/>
              <w:jc w:val="center"/>
              <w:rPr>
                <w:rFonts w:ascii="Times New Roman" w:eastAsia="Times New Roman" w:hAnsi="Times New Roman" w:cs="Times New Roman"/>
                <w:sz w:val="24"/>
                <w:szCs w:val="24"/>
              </w:rPr>
            </w:pPr>
            <w:r w:rsidRPr="006C3DDB">
              <w:rPr>
                <w:rFonts w:ascii="Times New Roman" w:eastAsia="Times New Roman" w:hAnsi="Times New Roman" w:cs="Times New Roman"/>
                <w:b/>
                <w:bCs/>
                <w:color w:val="0000FF"/>
                <w:sz w:val="24"/>
                <w:szCs w:val="24"/>
              </w:rPr>
              <w:t>Bolu Setelah di Potong</w:t>
            </w:r>
          </w:p>
        </w:tc>
      </w:tr>
    </w:tbl>
    <w:p w:rsidR="006C3DDB" w:rsidRPr="006C3DDB" w:rsidRDefault="006C3DDB" w:rsidP="006C3DDB">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6C3DDB">
        <w:rPr>
          <w:rFonts w:ascii="Times New Roman" w:eastAsia="Times New Roman" w:hAnsi="Times New Roman" w:cs="Times New Roman"/>
          <w:b/>
          <w:bCs/>
          <w:color w:val="0000FF"/>
          <w:sz w:val="36"/>
          <w:szCs w:val="36"/>
        </w:rPr>
        <w:t>Bahan Bolu</w:t>
      </w:r>
    </w:p>
    <w:p w:rsidR="006C3DDB" w:rsidRPr="006C3DDB" w:rsidRDefault="006C3DDB" w:rsidP="006C3DD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lastRenderedPageBreak/>
        <w:t>Telur 4 butir</w:t>
      </w:r>
    </w:p>
    <w:p w:rsidR="006C3DDB" w:rsidRPr="006C3DDB" w:rsidRDefault="006C3DDB" w:rsidP="006C3DD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gula 1 gelas</w:t>
      </w:r>
    </w:p>
    <w:p w:rsidR="006C3DDB" w:rsidRPr="006C3DDB" w:rsidRDefault="006C3DDB" w:rsidP="006C3DD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sp</w:t>
      </w:r>
    </w:p>
    <w:p w:rsidR="006C3DDB" w:rsidRPr="006C3DDB" w:rsidRDefault="006C3DDB" w:rsidP="006C3DD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tepung 2 gelas</w:t>
      </w:r>
    </w:p>
    <w:p w:rsidR="006C3DDB" w:rsidRPr="006C3DDB" w:rsidRDefault="006C3DDB" w:rsidP="006C3DD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skm 1 sachet</w:t>
      </w:r>
    </w:p>
    <w:p w:rsidR="006C3DDB" w:rsidRPr="006C3DDB" w:rsidRDefault="006C3DDB" w:rsidP="006C3DD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minyak goreng 3 sdm.</w:t>
      </w:r>
    </w:p>
    <w:p w:rsidR="006C3DDB" w:rsidRPr="006C3DDB" w:rsidRDefault="006C3DDB" w:rsidP="006C3DD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pewarna sesuai selera</w:t>
      </w:r>
    </w:p>
    <w:p w:rsidR="006C3DDB" w:rsidRPr="006C3DDB" w:rsidRDefault="006C3DDB" w:rsidP="006C3DDB">
      <w:pPr>
        <w:spacing w:after="0" w:line="240" w:lineRule="auto"/>
        <w:rPr>
          <w:rFonts w:ascii="Times New Roman" w:eastAsia="Times New Roman" w:hAnsi="Times New Roman" w:cs="Times New Roman"/>
          <w:sz w:val="24"/>
          <w:szCs w:val="24"/>
        </w:rPr>
      </w:pPr>
    </w:p>
    <w:p w:rsidR="006C3DDB" w:rsidRPr="006C3DDB" w:rsidRDefault="006C3DDB" w:rsidP="006C3DD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6C3DDB">
        <w:rPr>
          <w:rFonts w:ascii="Times New Roman" w:eastAsia="Times New Roman" w:hAnsi="Times New Roman" w:cs="Times New Roman"/>
          <w:b/>
          <w:bCs/>
          <w:color w:val="0000FF"/>
          <w:sz w:val="27"/>
          <w:szCs w:val="27"/>
        </w:rPr>
        <w:t>Cara Membuat Bolu di Magic Com</w:t>
      </w:r>
    </w:p>
    <w:p w:rsidR="006C3DDB" w:rsidRPr="006C3DDB" w:rsidRDefault="006C3DDB" w:rsidP="006C3DD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Telur kocok dengan gula dan sp sampai mengembang.</w:t>
      </w:r>
    </w:p>
    <w:p w:rsidR="006C3DDB" w:rsidRPr="006C3DDB" w:rsidRDefault="006C3DDB" w:rsidP="006C3DD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Masukkan tepung aduk rata.</w:t>
      </w:r>
    </w:p>
    <w:p w:rsidR="006C3DDB" w:rsidRPr="006C3DDB" w:rsidRDefault="006C3DDB" w:rsidP="006C3DD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Tambahkan skm dan terakhir minyaak goreng.</w:t>
      </w:r>
    </w:p>
    <w:p w:rsidR="006C3DDB" w:rsidRPr="006C3DDB" w:rsidRDefault="006C3DDB" w:rsidP="006C3DD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Beri pewarna lalu tuang ke dalam magic com, siap di masak.</w:t>
      </w:r>
    </w:p>
    <w:p w:rsidR="006C3DDB" w:rsidRPr="006C3DDB" w:rsidRDefault="006C3DDB" w:rsidP="006C3DD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Kalau sudah pindah lampunya ke warm diamkan bentar umm kurleb 2 menit baru di cook lagi.</w:t>
      </w:r>
    </w:p>
    <w:p w:rsidR="006C3DDB" w:rsidRPr="006C3DDB" w:rsidRDefault="006C3DDB" w:rsidP="006C3DD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Tadi.saya 5 x cook umm baru matang kuenya.</w:t>
      </w:r>
    </w:p>
    <w:p w:rsidR="006C3DDB" w:rsidRPr="006C3DDB" w:rsidRDefault="003A1107" w:rsidP="006C3DDB">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43" w:history="1">
        <w:r w:rsidR="006C3DDB" w:rsidRPr="006C3DDB">
          <w:rPr>
            <w:rFonts w:ascii="Times New Roman" w:eastAsia="Times New Roman" w:hAnsi="Times New Roman" w:cs="Times New Roman"/>
            <w:color w:val="FFFFFF"/>
            <w:sz w:val="24"/>
            <w:szCs w:val="24"/>
            <w:u w:val="single"/>
            <w:shd w:val="clear" w:color="auto" w:fill="FF0000"/>
          </w:rPr>
          <w:t>Buat Resep</w:t>
        </w:r>
      </w:hyperlink>
    </w:p>
    <w:p w:rsidR="006C3DDB" w:rsidRPr="006C3DDB" w:rsidRDefault="003A1107" w:rsidP="006C3DDB">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44" w:history="1">
        <w:r w:rsidR="006C3DDB" w:rsidRPr="006C3DDB">
          <w:rPr>
            <w:rFonts w:ascii="Times New Roman" w:eastAsia="Times New Roman" w:hAnsi="Times New Roman" w:cs="Times New Roman"/>
            <w:color w:val="0000FF"/>
            <w:sz w:val="24"/>
            <w:szCs w:val="24"/>
            <w:u w:val="single"/>
          </w:rPr>
          <w:t>Aneka Kue</w:t>
        </w:r>
      </w:hyperlink>
    </w:p>
    <w:p w:rsidR="006C3DDB" w:rsidRPr="006C3DDB" w:rsidRDefault="003A1107" w:rsidP="006C3DDB">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45" w:history="1">
        <w:r w:rsidR="006C3DDB" w:rsidRPr="006C3DDB">
          <w:rPr>
            <w:rFonts w:ascii="Times New Roman" w:eastAsia="Times New Roman" w:hAnsi="Times New Roman" w:cs="Times New Roman"/>
            <w:color w:val="0000FF"/>
            <w:sz w:val="24"/>
            <w:szCs w:val="24"/>
            <w:u w:val="single"/>
          </w:rPr>
          <w:t>Bolu</w:t>
        </w:r>
      </w:hyperlink>
    </w:p>
    <w:p w:rsidR="006C3DDB" w:rsidRPr="006C3DDB" w:rsidRDefault="003A1107" w:rsidP="006C3DDB">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46" w:history="1">
        <w:r w:rsidR="006C3DDB" w:rsidRPr="006C3DDB">
          <w:rPr>
            <w:rFonts w:ascii="Times New Roman" w:eastAsia="Times New Roman" w:hAnsi="Times New Roman" w:cs="Times New Roman"/>
            <w:color w:val="0000FF"/>
            <w:sz w:val="24"/>
            <w:szCs w:val="24"/>
            <w:u w:val="single"/>
          </w:rPr>
          <w:t>Camilan</w:t>
        </w:r>
      </w:hyperlink>
    </w:p>
    <w:p w:rsidR="006C3DDB" w:rsidRPr="006C3DDB" w:rsidRDefault="003A1107" w:rsidP="006C3DDB">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47" w:history="1">
        <w:r w:rsidR="006C3DDB" w:rsidRPr="006C3DDB">
          <w:rPr>
            <w:rFonts w:ascii="Times New Roman" w:eastAsia="Times New Roman" w:hAnsi="Times New Roman" w:cs="Times New Roman"/>
            <w:color w:val="0000FF"/>
            <w:sz w:val="24"/>
            <w:szCs w:val="24"/>
            <w:u w:val="single"/>
          </w:rPr>
          <w:t>Es Krim</w:t>
        </w:r>
      </w:hyperlink>
    </w:p>
    <w:p w:rsidR="006C3DDB" w:rsidRPr="006C3DDB" w:rsidRDefault="003A1107" w:rsidP="006C3DDB">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48" w:history="1">
        <w:r w:rsidR="006C3DDB" w:rsidRPr="006C3DDB">
          <w:rPr>
            <w:rFonts w:ascii="Times New Roman" w:eastAsia="Times New Roman" w:hAnsi="Times New Roman" w:cs="Times New Roman"/>
            <w:color w:val="0000FF"/>
            <w:sz w:val="24"/>
            <w:szCs w:val="24"/>
            <w:u w:val="single"/>
          </w:rPr>
          <w:t>Puding</w:t>
        </w:r>
      </w:hyperlink>
    </w:p>
    <w:p w:rsidR="006C3DDB" w:rsidRPr="006C3DDB" w:rsidRDefault="003A1107" w:rsidP="006C3DDB">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49" w:history="1">
        <w:r w:rsidR="006C3DDB" w:rsidRPr="006C3DDB">
          <w:rPr>
            <w:rFonts w:ascii="Times New Roman" w:eastAsia="Times New Roman" w:hAnsi="Times New Roman" w:cs="Times New Roman"/>
            <w:color w:val="0000FF"/>
            <w:sz w:val="24"/>
            <w:szCs w:val="24"/>
            <w:u w:val="single"/>
          </w:rPr>
          <w:t>More Label..</w:t>
        </w:r>
      </w:hyperlink>
      <w:r w:rsidR="006C3DDB" w:rsidRPr="006C3DDB">
        <w:rPr>
          <w:rFonts w:ascii="Times New Roman" w:eastAsia="Times New Roman" w:hAnsi="Times New Roman" w:cs="Times New Roman"/>
          <w:sz w:val="24"/>
          <w:szCs w:val="24"/>
        </w:rPr>
        <w:t xml:space="preserve"> </w:t>
      </w:r>
    </w:p>
    <w:p w:rsidR="006C3DDB" w:rsidRPr="006C3DDB" w:rsidRDefault="003A1107" w:rsidP="006C3DDB">
      <w:pPr>
        <w:numPr>
          <w:ilvl w:val="1"/>
          <w:numId w:val="9"/>
        </w:numPr>
        <w:spacing w:before="100" w:beforeAutospacing="1" w:after="100" w:afterAutospacing="1" w:line="240" w:lineRule="auto"/>
        <w:rPr>
          <w:rFonts w:ascii="Times New Roman" w:eastAsia="Times New Roman" w:hAnsi="Times New Roman" w:cs="Times New Roman"/>
          <w:sz w:val="24"/>
          <w:szCs w:val="24"/>
        </w:rPr>
      </w:pPr>
      <w:hyperlink r:id="rId50" w:history="1">
        <w:r w:rsidR="006C3DDB" w:rsidRPr="006C3DDB">
          <w:rPr>
            <w:rFonts w:ascii="Times New Roman" w:eastAsia="Times New Roman" w:hAnsi="Times New Roman" w:cs="Times New Roman"/>
            <w:color w:val="0000FF"/>
            <w:sz w:val="24"/>
            <w:szCs w:val="24"/>
            <w:u w:val="single"/>
          </w:rPr>
          <w:t>Sub Label</w:t>
        </w:r>
      </w:hyperlink>
    </w:p>
    <w:p w:rsidR="006C3DDB" w:rsidRPr="006C3DDB" w:rsidRDefault="003A1107" w:rsidP="006C3DDB">
      <w:pPr>
        <w:numPr>
          <w:ilvl w:val="1"/>
          <w:numId w:val="9"/>
        </w:numPr>
        <w:spacing w:before="100" w:beforeAutospacing="1" w:after="100" w:afterAutospacing="1" w:line="240" w:lineRule="auto"/>
        <w:rPr>
          <w:rFonts w:ascii="Times New Roman" w:eastAsia="Times New Roman" w:hAnsi="Times New Roman" w:cs="Times New Roman"/>
          <w:sz w:val="24"/>
          <w:szCs w:val="24"/>
        </w:rPr>
      </w:pPr>
      <w:hyperlink r:id="rId51" w:history="1">
        <w:r w:rsidR="006C3DDB" w:rsidRPr="006C3DDB">
          <w:rPr>
            <w:rFonts w:ascii="Times New Roman" w:eastAsia="Times New Roman" w:hAnsi="Times New Roman" w:cs="Times New Roman"/>
            <w:color w:val="0000FF"/>
            <w:sz w:val="24"/>
            <w:szCs w:val="24"/>
            <w:u w:val="single"/>
          </w:rPr>
          <w:t>Sub Label</w:t>
        </w:r>
      </w:hyperlink>
    </w:p>
    <w:p w:rsidR="006C3DDB" w:rsidRPr="006C3DDB" w:rsidRDefault="003A1107" w:rsidP="006C3DDB">
      <w:pPr>
        <w:spacing w:after="0" w:line="240" w:lineRule="auto"/>
        <w:rPr>
          <w:rFonts w:ascii="Times New Roman" w:eastAsia="Times New Roman" w:hAnsi="Times New Roman" w:cs="Times New Roman"/>
          <w:sz w:val="24"/>
          <w:szCs w:val="24"/>
        </w:rPr>
      </w:pPr>
      <w:hyperlink r:id="rId52" w:history="1">
        <w:r w:rsidR="006C3DDB" w:rsidRPr="006C3DDB">
          <w:rPr>
            <w:rFonts w:ascii="Times New Roman" w:eastAsia="Times New Roman" w:hAnsi="Times New Roman" w:cs="Times New Roman"/>
            <w:color w:val="0000FF"/>
            <w:sz w:val="24"/>
            <w:szCs w:val="24"/>
            <w:u w:val="single"/>
          </w:rPr>
          <w:t>Home</w:t>
        </w:r>
      </w:hyperlink>
      <w:r w:rsidR="006C3DDB" w:rsidRPr="006C3DDB">
        <w:rPr>
          <w:rFonts w:ascii="Times New Roman" w:eastAsia="Times New Roman" w:hAnsi="Times New Roman" w:cs="Times New Roman"/>
          <w:sz w:val="24"/>
          <w:szCs w:val="24"/>
        </w:rPr>
        <w:t xml:space="preserve"> » </w:t>
      </w:r>
      <w:hyperlink r:id="rId53" w:history="1">
        <w:r w:rsidR="006C3DDB" w:rsidRPr="006C3DDB">
          <w:rPr>
            <w:rFonts w:ascii="Times New Roman" w:eastAsia="Times New Roman" w:hAnsi="Times New Roman" w:cs="Times New Roman"/>
            <w:color w:val="0000FF"/>
            <w:sz w:val="24"/>
            <w:szCs w:val="24"/>
            <w:u w:val="single"/>
          </w:rPr>
          <w:t>Resep Bolu</w:t>
        </w:r>
      </w:hyperlink>
      <w:r w:rsidR="006C3DDB" w:rsidRPr="006C3DDB">
        <w:rPr>
          <w:rFonts w:ascii="Times New Roman" w:eastAsia="Times New Roman" w:hAnsi="Times New Roman" w:cs="Times New Roman"/>
          <w:sz w:val="24"/>
          <w:szCs w:val="24"/>
        </w:rPr>
        <w:t xml:space="preserve"> » Resep Cara Membuat Bolu Pandan Kelapa Enak Lembut </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b/>
          <w:bCs/>
          <w:sz w:val="24"/>
          <w:szCs w:val="24"/>
        </w:rPr>
        <w:t>Kamis, 05 Februari 2015</w:t>
      </w:r>
      <w:r w:rsidRPr="006C3DDB">
        <w:rPr>
          <w:rFonts w:ascii="Times New Roman" w:eastAsia="Times New Roman" w:hAnsi="Times New Roman" w:cs="Times New Roman"/>
          <w:sz w:val="24"/>
          <w:szCs w:val="24"/>
        </w:rPr>
        <w:t xml:space="preserve"> </w:t>
      </w:r>
    </w:p>
    <w:p w:rsidR="006C3DDB" w:rsidRPr="006C3DDB" w:rsidRDefault="006C3DDB" w:rsidP="006C3DD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1" w:name="6351384004922942719"/>
      <w:bookmarkEnd w:id="1"/>
      <w:r w:rsidRPr="006C3DDB">
        <w:rPr>
          <w:rFonts w:ascii="Times New Roman" w:eastAsia="Times New Roman" w:hAnsi="Times New Roman" w:cs="Times New Roman"/>
          <w:b/>
          <w:bCs/>
          <w:kern w:val="36"/>
          <w:sz w:val="48"/>
          <w:szCs w:val="48"/>
        </w:rPr>
        <w:t xml:space="preserve">Resep Cara Membuat Bolu Pandan Kelapa Enak Lembut </w:t>
      </w:r>
    </w:p>
    <w:p w:rsidR="006C3DDB" w:rsidRPr="006C3DDB" w:rsidRDefault="006C3DDB" w:rsidP="006C3DDB">
      <w:pPr>
        <w:spacing w:after="0" w:line="240" w:lineRule="auto"/>
        <w:jc w:val="both"/>
        <w:rPr>
          <w:ins w:id="2" w:author="Unknown"/>
          <w:rFonts w:ascii="Times New Roman" w:eastAsia="Times New Roman" w:hAnsi="Times New Roman" w:cs="Times New Roman"/>
          <w:sz w:val="24"/>
          <w:szCs w:val="24"/>
        </w:rPr>
      </w:pPr>
      <w:ins w:id="3" w:author="Unknown">
        <w:r w:rsidRPr="006C3DDB">
          <w:rPr>
            <w:rFonts w:ascii="Times New Roman" w:eastAsia="Times New Roman" w:hAnsi="Times New Roman" w:cs="Times New Roman"/>
            <w:sz w:val="24"/>
            <w:szCs w:val="24"/>
          </w:rPr>
          <w:t xml:space="preserve">Aromanya, rasanya, enak banget lembut, krenyes-krenyes kelapa, aroma pandan wangi asli yang kuat. Heemmm..patut dicoba ibu-ibu. </w:t>
        </w:r>
        <w:r w:rsidRPr="006C3DDB">
          <w:rPr>
            <w:rFonts w:ascii="Times New Roman" w:eastAsia="Times New Roman" w:hAnsi="Times New Roman" w:cs="Times New Roman"/>
            <w:b/>
            <w:bCs/>
            <w:sz w:val="24"/>
            <w:szCs w:val="24"/>
          </w:rPr>
          <w:fldChar w:fldCharType="begin"/>
        </w:r>
        <w:r w:rsidRPr="006C3DDB">
          <w:rPr>
            <w:rFonts w:ascii="Times New Roman" w:eastAsia="Times New Roman" w:hAnsi="Times New Roman" w:cs="Times New Roman"/>
            <w:b/>
            <w:bCs/>
            <w:sz w:val="24"/>
            <w:szCs w:val="24"/>
          </w:rPr>
          <w:instrText xml:space="preserve"> HYPERLINK "http://buatresep.blogspot.com/2015/02/resep-cara-membuat-bolu-pandan-kelapa.html" </w:instrText>
        </w:r>
        <w:r w:rsidRPr="006C3DDB">
          <w:rPr>
            <w:rFonts w:ascii="Times New Roman" w:eastAsia="Times New Roman" w:hAnsi="Times New Roman" w:cs="Times New Roman"/>
            <w:b/>
            <w:bCs/>
            <w:sz w:val="24"/>
            <w:szCs w:val="24"/>
          </w:rPr>
          <w:fldChar w:fldCharType="separate"/>
        </w:r>
        <w:proofErr w:type="gramStart"/>
        <w:r w:rsidRPr="006C3DDB">
          <w:rPr>
            <w:rFonts w:ascii="Times New Roman" w:eastAsia="Times New Roman" w:hAnsi="Times New Roman" w:cs="Times New Roman"/>
            <w:b/>
            <w:bCs/>
            <w:color w:val="0000FF"/>
            <w:sz w:val="24"/>
            <w:szCs w:val="24"/>
            <w:u w:val="single"/>
          </w:rPr>
          <w:t>Resep Cara Membuat Bolu Pandan Kelapa Enak Lembut</w:t>
        </w:r>
        <w:r w:rsidRPr="006C3DDB">
          <w:rPr>
            <w:rFonts w:ascii="Times New Roman" w:eastAsia="Times New Roman" w:hAnsi="Times New Roman" w:cs="Times New Roman"/>
            <w:b/>
            <w:bCs/>
            <w:sz w:val="24"/>
            <w:szCs w:val="24"/>
          </w:rPr>
          <w:fldChar w:fldCharType="end"/>
        </w:r>
        <w:r w:rsidRPr="006C3DDB">
          <w:rPr>
            <w:rFonts w:ascii="Times New Roman" w:eastAsia="Times New Roman" w:hAnsi="Times New Roman" w:cs="Times New Roman"/>
            <w:sz w:val="24"/>
            <w:szCs w:val="24"/>
          </w:rPr>
          <w:t xml:space="preserve"> ala bunda diah.</w:t>
        </w:r>
        <w:proofErr w:type="gramEnd"/>
        <w:r w:rsidRPr="006C3DDB">
          <w:rPr>
            <w:rFonts w:ascii="Times New Roman" w:eastAsia="Times New Roman" w:hAnsi="Times New Roman" w:cs="Times New Roman"/>
            <w:sz w:val="24"/>
            <w:szCs w:val="24"/>
          </w:rPr>
          <w:t xml:space="preserve"> Rasakan perbedaannya dengan bolu kukus lainnya. Insyaallah tak cukup sepotong makannya.</w:t>
        </w:r>
      </w:ins>
    </w:p>
    <w:p w:rsidR="006C3DDB" w:rsidRPr="006C3DDB" w:rsidRDefault="006C3DDB" w:rsidP="006C3DDB">
      <w:pPr>
        <w:spacing w:after="0" w:line="240" w:lineRule="auto"/>
        <w:jc w:val="both"/>
        <w:rPr>
          <w:ins w:id="4" w:author="Unknown"/>
          <w:rFonts w:ascii="Times New Roman" w:eastAsia="Times New Roman" w:hAnsi="Times New Roman" w:cs="Times New Roman"/>
          <w:sz w:val="24"/>
          <w:szCs w:val="24"/>
        </w:rPr>
      </w:pPr>
    </w:p>
    <w:p w:rsidR="006C3DDB" w:rsidRPr="006C3DDB" w:rsidRDefault="006C3DDB" w:rsidP="006C3DDB">
      <w:pPr>
        <w:spacing w:after="0" w:line="240" w:lineRule="auto"/>
        <w:jc w:val="center"/>
        <w:rPr>
          <w:ins w:id="5"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33B00212" wp14:editId="024C324D">
            <wp:extent cx="2495550" cy="3048000"/>
            <wp:effectExtent l="0" t="0" r="0" b="0"/>
            <wp:docPr id="13" name="Picture 13" descr="http://2.bp.blogspot.com/-Vh7nmByFWdY/VNOjK1TF58I/AAAAAAAAEa4/ve2bFEEgdT4/s1600/3%2BResep%2BCara%2BMembuat%2BBolu%2BPandan%2BKelapa%2BEnak%2BLembut.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2.bp.blogspot.com/-Vh7nmByFWdY/VNOjK1TF58I/AAAAAAAAEa4/ve2bFEEgdT4/s1600/3%2BResep%2BCara%2BMembuat%2BBolu%2BPandan%2BKelapa%2BEnak%2BLembut.jp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95550" cy="3048000"/>
                    </a:xfrm>
                    <a:prstGeom prst="rect">
                      <a:avLst/>
                    </a:prstGeom>
                    <a:noFill/>
                    <a:ln>
                      <a:noFill/>
                    </a:ln>
                  </pic:spPr>
                </pic:pic>
              </a:graphicData>
            </a:graphic>
          </wp:inline>
        </w:drawing>
      </w:r>
    </w:p>
    <w:p w:rsidR="006C3DDB" w:rsidRPr="006C3DDB" w:rsidRDefault="006C3DDB" w:rsidP="006C3DDB">
      <w:pPr>
        <w:spacing w:before="100" w:beforeAutospacing="1" w:after="100" w:afterAutospacing="1" w:line="240" w:lineRule="auto"/>
        <w:jc w:val="both"/>
        <w:outlineLvl w:val="1"/>
        <w:rPr>
          <w:ins w:id="6" w:author="Unknown"/>
          <w:rFonts w:ascii="Times New Roman" w:eastAsia="Times New Roman" w:hAnsi="Times New Roman" w:cs="Times New Roman"/>
          <w:b/>
          <w:bCs/>
          <w:sz w:val="36"/>
          <w:szCs w:val="36"/>
        </w:rPr>
      </w:pPr>
      <w:ins w:id="7" w:author="Unknown">
        <w:r w:rsidRPr="006C3DDB">
          <w:rPr>
            <w:rFonts w:ascii="Times New Roman" w:eastAsia="Times New Roman" w:hAnsi="Times New Roman" w:cs="Times New Roman"/>
            <w:b/>
            <w:bCs/>
            <w:color w:val="0000FF"/>
            <w:sz w:val="36"/>
            <w:szCs w:val="36"/>
          </w:rPr>
          <w:t>Resep Bolu Pandan Kelapa</w:t>
        </w:r>
      </w:ins>
    </w:p>
    <w:p w:rsidR="006C3DDB" w:rsidRPr="006C3DDB" w:rsidRDefault="006C3DDB" w:rsidP="006C3DDB">
      <w:pPr>
        <w:spacing w:after="0" w:line="240" w:lineRule="auto"/>
        <w:jc w:val="both"/>
        <w:rPr>
          <w:ins w:id="8" w:author="Unknown"/>
          <w:rFonts w:ascii="Times New Roman" w:eastAsia="Times New Roman" w:hAnsi="Times New Roman" w:cs="Times New Roman"/>
          <w:sz w:val="24"/>
          <w:szCs w:val="24"/>
        </w:rPr>
      </w:pPr>
      <w:ins w:id="9" w:author="Unknown">
        <w:r w:rsidRPr="006C3DDB">
          <w:rPr>
            <w:rFonts w:ascii="Times New Roman" w:eastAsia="Times New Roman" w:hAnsi="Times New Roman" w:cs="Times New Roman"/>
            <w:sz w:val="24"/>
            <w:szCs w:val="24"/>
          </w:rPr>
          <w:t>Bahan :</w:t>
        </w:r>
      </w:ins>
    </w:p>
    <w:p w:rsidR="006C3DDB" w:rsidRPr="006C3DDB" w:rsidRDefault="006C3DDB" w:rsidP="006C3DDB">
      <w:pPr>
        <w:numPr>
          <w:ilvl w:val="0"/>
          <w:numId w:val="10"/>
        </w:numPr>
        <w:spacing w:before="100" w:beforeAutospacing="1" w:after="100" w:afterAutospacing="1" w:line="240" w:lineRule="auto"/>
        <w:rPr>
          <w:ins w:id="10" w:author="Unknown"/>
          <w:rFonts w:ascii="Times New Roman" w:eastAsia="Times New Roman" w:hAnsi="Times New Roman" w:cs="Times New Roman"/>
          <w:sz w:val="24"/>
          <w:szCs w:val="24"/>
        </w:rPr>
      </w:pPr>
      <w:ins w:id="11" w:author="Unknown">
        <w:r w:rsidRPr="006C3DDB">
          <w:rPr>
            <w:rFonts w:ascii="Times New Roman" w:eastAsia="Times New Roman" w:hAnsi="Times New Roman" w:cs="Times New Roman"/>
            <w:sz w:val="24"/>
            <w:szCs w:val="24"/>
          </w:rPr>
          <w:t>2 butir telur</w:t>
        </w:r>
      </w:ins>
    </w:p>
    <w:p w:rsidR="006C3DDB" w:rsidRPr="006C3DDB" w:rsidRDefault="006C3DDB" w:rsidP="006C3DDB">
      <w:pPr>
        <w:numPr>
          <w:ilvl w:val="0"/>
          <w:numId w:val="10"/>
        </w:numPr>
        <w:spacing w:before="100" w:beforeAutospacing="1" w:after="100" w:afterAutospacing="1" w:line="240" w:lineRule="auto"/>
        <w:rPr>
          <w:ins w:id="12" w:author="Unknown"/>
          <w:rFonts w:ascii="Times New Roman" w:eastAsia="Times New Roman" w:hAnsi="Times New Roman" w:cs="Times New Roman"/>
          <w:sz w:val="24"/>
          <w:szCs w:val="24"/>
        </w:rPr>
      </w:pPr>
      <w:ins w:id="13" w:author="Unknown">
        <w:r w:rsidRPr="006C3DDB">
          <w:rPr>
            <w:rFonts w:ascii="Times New Roman" w:eastAsia="Times New Roman" w:hAnsi="Times New Roman" w:cs="Times New Roman"/>
            <w:sz w:val="24"/>
            <w:szCs w:val="24"/>
          </w:rPr>
          <w:t>100 g gula pasir</w:t>
        </w:r>
      </w:ins>
    </w:p>
    <w:p w:rsidR="006C3DDB" w:rsidRPr="006C3DDB" w:rsidRDefault="006C3DDB" w:rsidP="006C3DDB">
      <w:pPr>
        <w:numPr>
          <w:ilvl w:val="0"/>
          <w:numId w:val="10"/>
        </w:numPr>
        <w:spacing w:before="100" w:beforeAutospacing="1" w:after="100" w:afterAutospacing="1" w:line="240" w:lineRule="auto"/>
        <w:rPr>
          <w:ins w:id="14" w:author="Unknown"/>
          <w:rFonts w:ascii="Times New Roman" w:eastAsia="Times New Roman" w:hAnsi="Times New Roman" w:cs="Times New Roman"/>
          <w:sz w:val="24"/>
          <w:szCs w:val="24"/>
        </w:rPr>
      </w:pPr>
      <w:ins w:id="15" w:author="Unknown">
        <w:r w:rsidRPr="006C3DDB">
          <w:rPr>
            <w:rFonts w:ascii="Times New Roman" w:eastAsia="Times New Roman" w:hAnsi="Times New Roman" w:cs="Times New Roman"/>
            <w:sz w:val="24"/>
            <w:szCs w:val="24"/>
          </w:rPr>
          <w:t>1 sdt sp</w:t>
        </w:r>
      </w:ins>
    </w:p>
    <w:p w:rsidR="006C3DDB" w:rsidRPr="006C3DDB" w:rsidRDefault="006C3DDB" w:rsidP="006C3DDB">
      <w:pPr>
        <w:numPr>
          <w:ilvl w:val="0"/>
          <w:numId w:val="10"/>
        </w:numPr>
        <w:spacing w:before="100" w:beforeAutospacing="1" w:after="100" w:afterAutospacing="1" w:line="240" w:lineRule="auto"/>
        <w:rPr>
          <w:ins w:id="16" w:author="Unknown"/>
          <w:rFonts w:ascii="Times New Roman" w:eastAsia="Times New Roman" w:hAnsi="Times New Roman" w:cs="Times New Roman"/>
          <w:sz w:val="24"/>
          <w:szCs w:val="24"/>
        </w:rPr>
      </w:pPr>
      <w:ins w:id="17" w:author="Unknown">
        <w:r w:rsidRPr="006C3DDB">
          <w:rPr>
            <w:rFonts w:ascii="Times New Roman" w:eastAsia="Times New Roman" w:hAnsi="Times New Roman" w:cs="Times New Roman"/>
            <w:sz w:val="24"/>
            <w:szCs w:val="24"/>
          </w:rPr>
          <w:t>100 g terigu</w:t>
        </w:r>
      </w:ins>
    </w:p>
    <w:p w:rsidR="006C3DDB" w:rsidRPr="006C3DDB" w:rsidRDefault="006C3DDB" w:rsidP="006C3DDB">
      <w:pPr>
        <w:numPr>
          <w:ilvl w:val="0"/>
          <w:numId w:val="10"/>
        </w:numPr>
        <w:spacing w:before="100" w:beforeAutospacing="1" w:after="100" w:afterAutospacing="1" w:line="240" w:lineRule="auto"/>
        <w:rPr>
          <w:ins w:id="18" w:author="Unknown"/>
          <w:rFonts w:ascii="Times New Roman" w:eastAsia="Times New Roman" w:hAnsi="Times New Roman" w:cs="Times New Roman"/>
          <w:sz w:val="24"/>
          <w:szCs w:val="24"/>
        </w:rPr>
      </w:pPr>
      <w:ins w:id="19" w:author="Unknown">
        <w:r w:rsidRPr="006C3DDB">
          <w:rPr>
            <w:rFonts w:ascii="Times New Roman" w:eastAsia="Times New Roman" w:hAnsi="Times New Roman" w:cs="Times New Roman"/>
            <w:sz w:val="24"/>
            <w:szCs w:val="24"/>
          </w:rPr>
          <w:t>1/2 sdt Garam</w:t>
        </w:r>
      </w:ins>
    </w:p>
    <w:p w:rsidR="006C3DDB" w:rsidRPr="006C3DDB" w:rsidRDefault="006C3DDB" w:rsidP="006C3DDB">
      <w:pPr>
        <w:numPr>
          <w:ilvl w:val="0"/>
          <w:numId w:val="10"/>
        </w:numPr>
        <w:spacing w:before="100" w:beforeAutospacing="1" w:after="100" w:afterAutospacing="1" w:line="240" w:lineRule="auto"/>
        <w:rPr>
          <w:ins w:id="20" w:author="Unknown"/>
          <w:rFonts w:ascii="Times New Roman" w:eastAsia="Times New Roman" w:hAnsi="Times New Roman" w:cs="Times New Roman"/>
          <w:sz w:val="24"/>
          <w:szCs w:val="24"/>
        </w:rPr>
      </w:pPr>
      <w:ins w:id="21" w:author="Unknown">
        <w:r w:rsidRPr="006C3DDB">
          <w:rPr>
            <w:rFonts w:ascii="Times New Roman" w:eastAsia="Times New Roman" w:hAnsi="Times New Roman" w:cs="Times New Roman"/>
            <w:sz w:val="24"/>
            <w:szCs w:val="24"/>
          </w:rPr>
          <w:t>150 ml air kelapa segar</w:t>
        </w:r>
      </w:ins>
    </w:p>
    <w:p w:rsidR="006C3DDB" w:rsidRPr="006C3DDB" w:rsidRDefault="006C3DDB" w:rsidP="006C3DDB">
      <w:pPr>
        <w:numPr>
          <w:ilvl w:val="0"/>
          <w:numId w:val="10"/>
        </w:numPr>
        <w:spacing w:before="100" w:beforeAutospacing="1" w:after="100" w:afterAutospacing="1" w:line="240" w:lineRule="auto"/>
        <w:rPr>
          <w:ins w:id="22" w:author="Unknown"/>
          <w:rFonts w:ascii="Times New Roman" w:eastAsia="Times New Roman" w:hAnsi="Times New Roman" w:cs="Times New Roman"/>
          <w:sz w:val="24"/>
          <w:szCs w:val="24"/>
        </w:rPr>
      </w:pPr>
      <w:ins w:id="23" w:author="Unknown">
        <w:r w:rsidRPr="006C3DDB">
          <w:rPr>
            <w:rFonts w:ascii="Times New Roman" w:eastAsia="Times New Roman" w:hAnsi="Times New Roman" w:cs="Times New Roman"/>
            <w:sz w:val="24"/>
            <w:szCs w:val="24"/>
          </w:rPr>
          <w:t>1/4 kelapa agak muda parut</w:t>
        </w:r>
      </w:ins>
    </w:p>
    <w:p w:rsidR="006C3DDB" w:rsidRPr="006C3DDB" w:rsidRDefault="006C3DDB" w:rsidP="006C3DDB">
      <w:pPr>
        <w:numPr>
          <w:ilvl w:val="0"/>
          <w:numId w:val="10"/>
        </w:numPr>
        <w:spacing w:before="100" w:beforeAutospacing="1" w:after="100" w:afterAutospacing="1" w:line="240" w:lineRule="auto"/>
        <w:rPr>
          <w:ins w:id="24" w:author="Unknown"/>
          <w:rFonts w:ascii="Times New Roman" w:eastAsia="Times New Roman" w:hAnsi="Times New Roman" w:cs="Times New Roman"/>
          <w:sz w:val="24"/>
          <w:szCs w:val="24"/>
        </w:rPr>
      </w:pPr>
      <w:ins w:id="25" w:author="Unknown">
        <w:r w:rsidRPr="006C3DDB">
          <w:rPr>
            <w:rFonts w:ascii="Times New Roman" w:eastAsia="Times New Roman" w:hAnsi="Times New Roman" w:cs="Times New Roman"/>
            <w:sz w:val="24"/>
            <w:szCs w:val="24"/>
          </w:rPr>
          <w:t>5 lembar daun pandan wangi</w:t>
        </w:r>
      </w:ins>
    </w:p>
    <w:p w:rsidR="006C3DDB" w:rsidRPr="006C3DDB" w:rsidRDefault="006C3DDB" w:rsidP="006C3DDB">
      <w:pPr>
        <w:numPr>
          <w:ilvl w:val="0"/>
          <w:numId w:val="10"/>
        </w:numPr>
        <w:spacing w:before="100" w:beforeAutospacing="1" w:after="100" w:afterAutospacing="1" w:line="240" w:lineRule="auto"/>
        <w:rPr>
          <w:ins w:id="26" w:author="Unknown"/>
          <w:rFonts w:ascii="Times New Roman" w:eastAsia="Times New Roman" w:hAnsi="Times New Roman" w:cs="Times New Roman"/>
          <w:sz w:val="24"/>
          <w:szCs w:val="24"/>
        </w:rPr>
      </w:pPr>
      <w:ins w:id="27" w:author="Unknown">
        <w:r w:rsidRPr="006C3DDB">
          <w:rPr>
            <w:rFonts w:ascii="Times New Roman" w:eastAsia="Times New Roman" w:hAnsi="Times New Roman" w:cs="Times New Roman"/>
            <w:sz w:val="24"/>
            <w:szCs w:val="24"/>
          </w:rPr>
          <w:t>Pewarna hijau </w:t>
        </w:r>
      </w:ins>
    </w:p>
    <w:p w:rsidR="006C3DDB" w:rsidRPr="006C3DDB" w:rsidRDefault="006C3DDB" w:rsidP="006C3DDB">
      <w:pPr>
        <w:spacing w:after="0" w:line="240" w:lineRule="auto"/>
        <w:rPr>
          <w:ins w:id="28" w:author="Unknown"/>
          <w:rFonts w:ascii="Times New Roman" w:eastAsia="Times New Roman" w:hAnsi="Times New Roman" w:cs="Times New Roman"/>
          <w:sz w:val="24"/>
          <w:szCs w:val="24"/>
        </w:rPr>
      </w:pPr>
    </w:p>
    <w:p w:rsidR="006C3DDB" w:rsidRPr="006C3DDB" w:rsidRDefault="006C3DDB" w:rsidP="006C3DDB">
      <w:pPr>
        <w:spacing w:before="100" w:beforeAutospacing="1" w:after="100" w:afterAutospacing="1" w:line="240" w:lineRule="auto"/>
        <w:jc w:val="both"/>
        <w:outlineLvl w:val="2"/>
        <w:rPr>
          <w:ins w:id="29" w:author="Unknown"/>
          <w:rFonts w:ascii="Times New Roman" w:eastAsia="Times New Roman" w:hAnsi="Times New Roman" w:cs="Times New Roman"/>
          <w:b/>
          <w:bCs/>
          <w:sz w:val="27"/>
          <w:szCs w:val="27"/>
        </w:rPr>
      </w:pPr>
      <w:ins w:id="30" w:author="Unknown">
        <w:r w:rsidRPr="006C3DDB">
          <w:rPr>
            <w:rFonts w:ascii="Times New Roman" w:eastAsia="Times New Roman" w:hAnsi="Times New Roman" w:cs="Times New Roman"/>
            <w:b/>
            <w:bCs/>
            <w:color w:val="0000FF"/>
            <w:sz w:val="27"/>
            <w:szCs w:val="27"/>
          </w:rPr>
          <w:t>Cara Membuat Bolu Pandan Kelapa</w:t>
        </w:r>
      </w:ins>
    </w:p>
    <w:p w:rsidR="006C3DDB" w:rsidRPr="006C3DDB" w:rsidRDefault="006C3DDB" w:rsidP="006C3DDB">
      <w:pPr>
        <w:numPr>
          <w:ilvl w:val="0"/>
          <w:numId w:val="11"/>
        </w:numPr>
        <w:spacing w:before="100" w:beforeAutospacing="1" w:after="100" w:afterAutospacing="1" w:line="240" w:lineRule="auto"/>
        <w:rPr>
          <w:ins w:id="31" w:author="Unknown"/>
          <w:rFonts w:ascii="Times New Roman" w:eastAsia="Times New Roman" w:hAnsi="Times New Roman" w:cs="Times New Roman"/>
          <w:sz w:val="24"/>
          <w:szCs w:val="24"/>
        </w:rPr>
      </w:pPr>
      <w:ins w:id="32" w:author="Unknown">
        <w:r w:rsidRPr="006C3DDB">
          <w:rPr>
            <w:rFonts w:ascii="Times New Roman" w:eastAsia="Times New Roman" w:hAnsi="Times New Roman" w:cs="Times New Roman"/>
            <w:sz w:val="24"/>
            <w:szCs w:val="24"/>
          </w:rPr>
          <w:t>Blender daun pandan yang sudah dipotong potong dengan air kelapa sampai halus, peras ambil airnya 120 ml. Tambahkan garam. Sisihkan.</w:t>
        </w:r>
      </w:ins>
    </w:p>
    <w:p w:rsidR="006C3DDB" w:rsidRPr="006C3DDB" w:rsidRDefault="006C3DDB" w:rsidP="006C3DDB">
      <w:pPr>
        <w:numPr>
          <w:ilvl w:val="0"/>
          <w:numId w:val="11"/>
        </w:numPr>
        <w:spacing w:before="100" w:beforeAutospacing="1" w:after="100" w:afterAutospacing="1" w:line="240" w:lineRule="auto"/>
        <w:rPr>
          <w:ins w:id="33" w:author="Unknown"/>
          <w:rFonts w:ascii="Times New Roman" w:eastAsia="Times New Roman" w:hAnsi="Times New Roman" w:cs="Times New Roman"/>
          <w:sz w:val="24"/>
          <w:szCs w:val="24"/>
        </w:rPr>
      </w:pPr>
      <w:ins w:id="34" w:author="Unknown">
        <w:r w:rsidRPr="006C3DDB">
          <w:rPr>
            <w:rFonts w:ascii="Times New Roman" w:eastAsia="Times New Roman" w:hAnsi="Times New Roman" w:cs="Times New Roman"/>
            <w:sz w:val="24"/>
            <w:szCs w:val="24"/>
          </w:rPr>
          <w:t>Mixer telur, gula, sp sampai putih kental.</w:t>
        </w:r>
      </w:ins>
    </w:p>
    <w:p w:rsidR="006C3DDB" w:rsidRPr="006C3DDB" w:rsidRDefault="006C3DDB" w:rsidP="006C3DDB">
      <w:pPr>
        <w:numPr>
          <w:ilvl w:val="0"/>
          <w:numId w:val="11"/>
        </w:numPr>
        <w:spacing w:before="100" w:beforeAutospacing="1" w:after="100" w:afterAutospacing="1" w:line="240" w:lineRule="auto"/>
        <w:rPr>
          <w:ins w:id="35" w:author="Unknown"/>
          <w:rFonts w:ascii="Times New Roman" w:eastAsia="Times New Roman" w:hAnsi="Times New Roman" w:cs="Times New Roman"/>
          <w:sz w:val="24"/>
          <w:szCs w:val="24"/>
        </w:rPr>
      </w:pPr>
      <w:ins w:id="36" w:author="Unknown">
        <w:r w:rsidRPr="006C3DDB">
          <w:rPr>
            <w:rFonts w:ascii="Times New Roman" w:eastAsia="Times New Roman" w:hAnsi="Times New Roman" w:cs="Times New Roman"/>
            <w:sz w:val="24"/>
            <w:szCs w:val="24"/>
          </w:rPr>
          <w:t>Masukkan terigu bergantian dengan air pandan ke dalam adonan aduk rata. Beri pewarna hijau.</w:t>
        </w:r>
      </w:ins>
    </w:p>
    <w:p w:rsidR="006C3DDB" w:rsidRPr="006C3DDB" w:rsidRDefault="006C3DDB" w:rsidP="006C3DDB">
      <w:pPr>
        <w:numPr>
          <w:ilvl w:val="0"/>
          <w:numId w:val="11"/>
        </w:numPr>
        <w:spacing w:before="100" w:beforeAutospacing="1" w:after="100" w:afterAutospacing="1" w:line="240" w:lineRule="auto"/>
        <w:rPr>
          <w:ins w:id="37" w:author="Unknown"/>
          <w:rFonts w:ascii="Times New Roman" w:eastAsia="Times New Roman" w:hAnsi="Times New Roman" w:cs="Times New Roman"/>
          <w:sz w:val="24"/>
          <w:szCs w:val="24"/>
        </w:rPr>
      </w:pPr>
      <w:ins w:id="38" w:author="Unknown">
        <w:r w:rsidRPr="006C3DDB">
          <w:rPr>
            <w:rFonts w:ascii="Times New Roman" w:eastAsia="Times New Roman" w:hAnsi="Times New Roman" w:cs="Times New Roman"/>
            <w:sz w:val="24"/>
            <w:szCs w:val="24"/>
          </w:rPr>
          <w:t>Masukkan parutan kelapa dalam adonan. Aduk rata.</w:t>
        </w:r>
      </w:ins>
    </w:p>
    <w:p w:rsidR="006C3DDB" w:rsidRPr="006C3DDB" w:rsidRDefault="006C3DDB" w:rsidP="006C3DDB">
      <w:pPr>
        <w:numPr>
          <w:ilvl w:val="0"/>
          <w:numId w:val="11"/>
        </w:numPr>
        <w:spacing w:before="100" w:beforeAutospacing="1" w:after="100" w:afterAutospacing="1" w:line="240" w:lineRule="auto"/>
        <w:rPr>
          <w:ins w:id="39" w:author="Unknown"/>
          <w:rFonts w:ascii="Times New Roman" w:eastAsia="Times New Roman" w:hAnsi="Times New Roman" w:cs="Times New Roman"/>
          <w:sz w:val="24"/>
          <w:szCs w:val="24"/>
        </w:rPr>
      </w:pPr>
      <w:ins w:id="40" w:author="Unknown">
        <w:r w:rsidRPr="006C3DDB">
          <w:rPr>
            <w:rFonts w:ascii="Times New Roman" w:eastAsia="Times New Roman" w:hAnsi="Times New Roman" w:cs="Times New Roman"/>
            <w:sz w:val="24"/>
            <w:szCs w:val="24"/>
          </w:rPr>
          <w:t>Tuang adonan dalam cetakan plastik kecil kecil yang sudah dioles minyak. </w:t>
        </w:r>
      </w:ins>
    </w:p>
    <w:p w:rsidR="006C3DDB" w:rsidRPr="006C3DDB" w:rsidRDefault="006C3DDB" w:rsidP="006C3DDB">
      <w:pPr>
        <w:numPr>
          <w:ilvl w:val="0"/>
          <w:numId w:val="11"/>
        </w:numPr>
        <w:spacing w:before="100" w:beforeAutospacing="1" w:after="100" w:afterAutospacing="1" w:line="240" w:lineRule="auto"/>
        <w:rPr>
          <w:ins w:id="41" w:author="Unknown"/>
          <w:rFonts w:ascii="Times New Roman" w:eastAsia="Times New Roman" w:hAnsi="Times New Roman" w:cs="Times New Roman"/>
          <w:sz w:val="24"/>
          <w:szCs w:val="24"/>
        </w:rPr>
      </w:pPr>
      <w:ins w:id="42" w:author="Unknown">
        <w:r w:rsidRPr="006C3DDB">
          <w:rPr>
            <w:rFonts w:ascii="Times New Roman" w:eastAsia="Times New Roman" w:hAnsi="Times New Roman" w:cs="Times New Roman"/>
            <w:sz w:val="24"/>
            <w:szCs w:val="24"/>
          </w:rPr>
          <w:t>Kukus 10 menit dengan api sedang.</w:t>
        </w:r>
      </w:ins>
    </w:p>
    <w:p w:rsidR="006C3DDB" w:rsidRPr="006C3DDB" w:rsidRDefault="006C3DDB" w:rsidP="006C3DDB">
      <w:pPr>
        <w:spacing w:after="0" w:line="240" w:lineRule="auto"/>
        <w:rPr>
          <w:ins w:id="43" w:author="Unknown"/>
          <w:rFonts w:ascii="Times New Roman" w:eastAsia="Times New Roman" w:hAnsi="Times New Roman" w:cs="Times New Roman"/>
          <w:sz w:val="24"/>
          <w:szCs w:val="24"/>
        </w:rPr>
      </w:pPr>
    </w:p>
    <w:p w:rsidR="006C3DDB" w:rsidRPr="006C3DDB" w:rsidRDefault="006C3DDB" w:rsidP="006C3DDB">
      <w:pPr>
        <w:spacing w:after="0" w:line="240" w:lineRule="auto"/>
        <w:jc w:val="both"/>
        <w:rPr>
          <w:ins w:id="44" w:author="Unknown"/>
          <w:rFonts w:ascii="Times New Roman" w:eastAsia="Times New Roman" w:hAnsi="Times New Roman" w:cs="Times New Roman"/>
          <w:sz w:val="24"/>
          <w:szCs w:val="24"/>
        </w:rPr>
      </w:pPr>
      <w:ins w:id="45" w:author="Unknown">
        <w:r w:rsidRPr="006C3DDB">
          <w:rPr>
            <w:rFonts w:ascii="Times New Roman" w:eastAsia="Times New Roman" w:hAnsi="Times New Roman" w:cs="Times New Roman"/>
            <w:sz w:val="24"/>
            <w:szCs w:val="24"/>
          </w:rPr>
          <w:t>Catatan : harus memakai air kelapa segar, tidak bisa diganti air biasa atau santan karena rasa akan berbeda jauh.</w:t>
        </w:r>
      </w:ins>
    </w:p>
    <w:p w:rsidR="006C3DDB" w:rsidRPr="006C3DDB" w:rsidRDefault="006C3DDB" w:rsidP="006C3DDB">
      <w:pPr>
        <w:spacing w:after="0" w:line="240" w:lineRule="auto"/>
        <w:jc w:val="both"/>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Malam-malam anak minta dibikinin bolu seadanya dikulkas, jadi deh bolu kukus nangka. Terimakasih resepnya bunda dyah permata. Semoga sukses ya bunda. membuat bolu rasa nangka dengan cara di kukus.</w:t>
      </w:r>
    </w:p>
    <w:p w:rsidR="006C3DDB" w:rsidRPr="006C3DDB" w:rsidRDefault="006C3DDB" w:rsidP="006C3DDB">
      <w:pPr>
        <w:spacing w:after="0" w:line="240" w:lineRule="auto"/>
        <w:jc w:val="both"/>
        <w:rPr>
          <w:rFonts w:ascii="Times New Roman" w:eastAsia="Times New Roman" w:hAnsi="Times New Roman" w:cs="Times New Roman"/>
          <w:sz w:val="24"/>
          <w:szCs w:val="24"/>
        </w:rPr>
      </w:pPr>
    </w:p>
    <w:p w:rsidR="006C3DDB" w:rsidRPr="006C3DDB" w:rsidRDefault="006C3DDB" w:rsidP="006C3DD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40326B92" wp14:editId="69559156">
            <wp:extent cx="2647950" cy="2962275"/>
            <wp:effectExtent l="0" t="0" r="0" b="9525"/>
            <wp:docPr id="14" name="Picture 14" descr="Cara Membuat Bolu Kukus Nangk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ara Membuat Bolu Kukus Nangka">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47950" cy="2962275"/>
                    </a:xfrm>
                    <a:prstGeom prst="rect">
                      <a:avLst/>
                    </a:prstGeom>
                    <a:noFill/>
                    <a:ln>
                      <a:noFill/>
                    </a:ln>
                  </pic:spPr>
                </pic:pic>
              </a:graphicData>
            </a:graphic>
          </wp:inline>
        </w:drawing>
      </w:r>
    </w:p>
    <w:p w:rsidR="006C3DDB" w:rsidRPr="006C3DDB" w:rsidRDefault="006C3DDB" w:rsidP="006C3DDB">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6C3DDB">
        <w:rPr>
          <w:rFonts w:ascii="Times New Roman" w:eastAsia="Times New Roman" w:hAnsi="Times New Roman" w:cs="Times New Roman"/>
          <w:b/>
          <w:bCs/>
          <w:color w:val="0000FF"/>
          <w:sz w:val="36"/>
          <w:szCs w:val="36"/>
        </w:rPr>
        <w:t>Resep Bolu Kukus Nangka</w:t>
      </w:r>
    </w:p>
    <w:p w:rsidR="006C3DDB" w:rsidRPr="006C3DDB" w:rsidRDefault="006C3DDB" w:rsidP="006C3DDB">
      <w:pPr>
        <w:spacing w:after="0" w:line="240" w:lineRule="auto"/>
        <w:jc w:val="both"/>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Bahan:</w:t>
      </w:r>
    </w:p>
    <w:p w:rsidR="006C3DDB" w:rsidRPr="006C3DDB" w:rsidRDefault="006C3DDB" w:rsidP="006C3DD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1/2 sdm SP (ditim)</w:t>
      </w:r>
    </w:p>
    <w:p w:rsidR="006C3DDB" w:rsidRPr="006C3DDB" w:rsidRDefault="006C3DDB" w:rsidP="006C3DD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3 butir telur</w:t>
      </w:r>
    </w:p>
    <w:p w:rsidR="006C3DDB" w:rsidRPr="006C3DDB" w:rsidRDefault="006C3DDB" w:rsidP="006C3DD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15 sdm gula pasir</w:t>
      </w:r>
    </w:p>
    <w:p w:rsidR="006C3DDB" w:rsidRPr="006C3DDB" w:rsidRDefault="006C3DDB" w:rsidP="006C3DD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3 sachet SKM</w:t>
      </w:r>
    </w:p>
    <w:p w:rsidR="006C3DDB" w:rsidRPr="006C3DDB" w:rsidRDefault="006C3DDB" w:rsidP="006C3DD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15 sdm tepung terigu</w:t>
      </w:r>
    </w:p>
    <w:p w:rsidR="006C3DDB" w:rsidRPr="006C3DDB" w:rsidRDefault="006C3DDB" w:rsidP="006C3DD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2 bungkus vanili</w:t>
      </w:r>
    </w:p>
    <w:p w:rsidR="006C3DDB" w:rsidRPr="006C3DDB" w:rsidRDefault="006C3DDB" w:rsidP="006C3DD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9 sdm minyak</w:t>
      </w:r>
    </w:p>
    <w:p w:rsidR="006C3DDB" w:rsidRPr="006C3DDB" w:rsidRDefault="006C3DDB" w:rsidP="006C3DD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Nangka potong kecil</w:t>
      </w:r>
    </w:p>
    <w:p w:rsidR="006C3DDB" w:rsidRPr="006C3DDB" w:rsidRDefault="006C3DDB" w:rsidP="006C3DDB">
      <w:pPr>
        <w:spacing w:after="0" w:line="240" w:lineRule="auto"/>
        <w:rPr>
          <w:rFonts w:ascii="Times New Roman" w:eastAsia="Times New Roman" w:hAnsi="Times New Roman" w:cs="Times New Roman"/>
          <w:sz w:val="24"/>
          <w:szCs w:val="24"/>
        </w:rPr>
      </w:pPr>
    </w:p>
    <w:p w:rsidR="006C3DDB" w:rsidRPr="006C3DDB" w:rsidRDefault="006C3DDB" w:rsidP="006C3DD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6C3DDB">
        <w:rPr>
          <w:rFonts w:ascii="Times New Roman" w:eastAsia="Times New Roman" w:hAnsi="Times New Roman" w:cs="Times New Roman"/>
          <w:b/>
          <w:bCs/>
          <w:color w:val="0000FF"/>
          <w:sz w:val="27"/>
          <w:szCs w:val="27"/>
          <w:shd w:val="clear" w:color="auto" w:fill="FFFFFF"/>
        </w:rPr>
        <w:t>Cara Membuat Bolu Kukus Nangka</w:t>
      </w:r>
    </w:p>
    <w:p w:rsidR="006C3DDB" w:rsidRPr="006C3DDB" w:rsidRDefault="006C3DDB" w:rsidP="006C3DDB">
      <w:pPr>
        <w:spacing w:after="0" w:line="240" w:lineRule="auto"/>
        <w:jc w:val="both"/>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Kocok gula, SP, dan telur sampai mengembang dan kental.</w:t>
      </w:r>
    </w:p>
    <w:p w:rsidR="006C3DDB" w:rsidRPr="006C3DDB" w:rsidRDefault="006C3DDB" w:rsidP="006C3DDB">
      <w:pPr>
        <w:spacing w:after="0" w:line="240" w:lineRule="auto"/>
        <w:jc w:val="both"/>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Ayak terigu dan vanili, campurkan sedikit demi sedikit, bergantian dengan SKM dan minyak, masukan dalam loyang.</w:t>
      </w:r>
    </w:p>
    <w:p w:rsidR="006C3DDB" w:rsidRPr="006C3DDB" w:rsidRDefault="006C3DDB" w:rsidP="006C3DDB">
      <w:pPr>
        <w:spacing w:after="0" w:line="240" w:lineRule="auto"/>
        <w:jc w:val="both"/>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Taburi dengan potongan nangka lalu kukus.</w:t>
      </w:r>
    </w:p>
    <w:p w:rsidR="006C3DDB" w:rsidRPr="006C3DDB" w:rsidRDefault="006C3DDB" w:rsidP="006C3DDB">
      <w:pPr>
        <w:spacing w:after="0" w:line="240" w:lineRule="auto"/>
        <w:jc w:val="both"/>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lastRenderedPageBreak/>
        <w:t xml:space="preserve">Suamiku harus konsumsi pisang tiap hari. Bosan di makan itu-itu terus jadi aku buatin bolu pisang apa adanya. Apa saja yang ada di rumah pokoknya dimasukin dan jadilah bolu ini. Suamiku kena hipokalium bun jadi harus rutin makan pisang. Sampai bingung mau di bikin apa lagi tu pisang karena bosan kalau di makan pisang-pisang saja. Bentuknya emang abstrak, tapi rasanya lumayan lah buat pemula kaya aku. Yuk bagi yang belum pernah bikin bisa mencoba </w:t>
      </w:r>
      <w:hyperlink r:id="rId58" w:history="1">
        <w:r w:rsidRPr="006C3DDB">
          <w:rPr>
            <w:rFonts w:ascii="Times New Roman" w:eastAsia="Times New Roman" w:hAnsi="Times New Roman" w:cs="Times New Roman"/>
            <w:b/>
            <w:bCs/>
            <w:color w:val="0000FF"/>
            <w:sz w:val="24"/>
            <w:szCs w:val="24"/>
            <w:u w:val="single"/>
          </w:rPr>
          <w:t>cara membuat bolu pisang untuk pemula</w:t>
        </w:r>
      </w:hyperlink>
      <w:r w:rsidRPr="006C3DDB">
        <w:rPr>
          <w:rFonts w:ascii="Times New Roman" w:eastAsia="Times New Roman" w:hAnsi="Times New Roman" w:cs="Times New Roman"/>
          <w:sz w:val="24"/>
          <w:szCs w:val="24"/>
        </w:rPr>
        <w:t>.</w:t>
      </w:r>
    </w:p>
    <w:p w:rsidR="006C3DDB" w:rsidRPr="006C3DDB" w:rsidRDefault="006C3DDB" w:rsidP="006C3DDB">
      <w:pPr>
        <w:spacing w:after="0" w:line="240" w:lineRule="auto"/>
        <w:jc w:val="both"/>
        <w:rPr>
          <w:rFonts w:ascii="Times New Roman" w:eastAsia="Times New Roman" w:hAnsi="Times New Roman" w:cs="Times New Roman"/>
          <w:sz w:val="24"/>
          <w:szCs w:val="24"/>
        </w:rPr>
      </w:pPr>
    </w:p>
    <w:p w:rsidR="006C3DDB" w:rsidRPr="006C3DDB" w:rsidRDefault="006C3DDB" w:rsidP="006C3DD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12B58429" wp14:editId="589BCC4B">
            <wp:extent cx="2486025" cy="3048000"/>
            <wp:effectExtent l="0" t="0" r="9525" b="0"/>
            <wp:docPr id="15" name="Picture 15" descr="Cara Membuat Bolu Pisang Untuk Pemula">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ara Membuat Bolu Pisang Untuk Pemula">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6025" cy="3048000"/>
                    </a:xfrm>
                    <a:prstGeom prst="rect">
                      <a:avLst/>
                    </a:prstGeom>
                    <a:noFill/>
                    <a:ln>
                      <a:noFill/>
                    </a:ln>
                  </pic:spPr>
                </pic:pic>
              </a:graphicData>
            </a:graphic>
          </wp:inline>
        </w:drawing>
      </w:r>
    </w:p>
    <w:p w:rsidR="006C3DDB" w:rsidRPr="006C3DDB" w:rsidRDefault="006C3DDB" w:rsidP="006C3DDB">
      <w:pPr>
        <w:spacing w:before="100" w:beforeAutospacing="1" w:after="100" w:afterAutospacing="1" w:line="240" w:lineRule="auto"/>
        <w:outlineLvl w:val="1"/>
        <w:rPr>
          <w:rFonts w:ascii="Times New Roman" w:eastAsia="Times New Roman" w:hAnsi="Times New Roman" w:cs="Times New Roman"/>
          <w:b/>
          <w:bCs/>
          <w:sz w:val="36"/>
          <w:szCs w:val="36"/>
        </w:rPr>
      </w:pPr>
      <w:r w:rsidRPr="006C3DDB">
        <w:rPr>
          <w:rFonts w:ascii="Times New Roman" w:eastAsia="Times New Roman" w:hAnsi="Times New Roman" w:cs="Times New Roman"/>
          <w:b/>
          <w:bCs/>
          <w:color w:val="0000FF"/>
          <w:sz w:val="36"/>
          <w:szCs w:val="36"/>
        </w:rPr>
        <w:t>Resep Bolu Pisang</w:t>
      </w:r>
    </w:p>
    <w:p w:rsidR="006C3DDB" w:rsidRPr="006C3DDB" w:rsidRDefault="006C3DDB" w:rsidP="006C3DDB">
      <w:pPr>
        <w:spacing w:after="0" w:line="240" w:lineRule="auto"/>
        <w:jc w:val="both"/>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Bahan</w:t>
      </w:r>
    </w:p>
    <w:p w:rsidR="006C3DDB" w:rsidRPr="006C3DDB" w:rsidRDefault="006C3DDB" w:rsidP="006C3DD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1/4 terigu</w:t>
      </w:r>
    </w:p>
    <w:p w:rsidR="006C3DDB" w:rsidRPr="006C3DDB" w:rsidRDefault="006C3DDB" w:rsidP="006C3DD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3 butir telur</w:t>
      </w:r>
    </w:p>
    <w:p w:rsidR="006C3DDB" w:rsidRPr="006C3DDB" w:rsidRDefault="006C3DDB" w:rsidP="006C3DD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1/2 sdt baking powder</w:t>
      </w:r>
    </w:p>
    <w:p w:rsidR="006C3DDB" w:rsidRPr="006C3DDB" w:rsidRDefault="006C3DDB" w:rsidP="006C3DD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3/4 baking soda</w:t>
      </w:r>
    </w:p>
    <w:p w:rsidR="006C3DDB" w:rsidRPr="006C3DDB" w:rsidRDefault="006C3DDB" w:rsidP="006C3DD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60 gr metega</w:t>
      </w:r>
    </w:p>
    <w:p w:rsidR="006C3DDB" w:rsidRPr="006C3DDB" w:rsidRDefault="006C3DDB" w:rsidP="006C3DD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6 sdm gula pasir</w:t>
      </w:r>
    </w:p>
    <w:p w:rsidR="006C3DDB" w:rsidRPr="006C3DDB" w:rsidRDefault="006C3DDB" w:rsidP="006C3DD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4 buah pisang matang</w:t>
      </w:r>
    </w:p>
    <w:p w:rsidR="006C3DDB" w:rsidRPr="006C3DDB" w:rsidRDefault="006C3DDB" w:rsidP="006C3DDB">
      <w:pPr>
        <w:spacing w:before="100" w:beforeAutospacing="1" w:after="100" w:afterAutospacing="1" w:line="240" w:lineRule="auto"/>
        <w:outlineLvl w:val="2"/>
        <w:rPr>
          <w:rFonts w:ascii="Times New Roman" w:eastAsia="Times New Roman" w:hAnsi="Times New Roman" w:cs="Times New Roman"/>
          <w:b/>
          <w:bCs/>
          <w:sz w:val="27"/>
          <w:szCs w:val="27"/>
        </w:rPr>
      </w:pPr>
      <w:r w:rsidRPr="006C3DDB">
        <w:rPr>
          <w:rFonts w:ascii="Times New Roman" w:eastAsia="Times New Roman" w:hAnsi="Times New Roman" w:cs="Times New Roman"/>
          <w:b/>
          <w:bCs/>
          <w:color w:val="0000FF"/>
          <w:sz w:val="27"/>
          <w:szCs w:val="27"/>
        </w:rPr>
        <w:t>Cara Membuat Bolu Pisang</w:t>
      </w:r>
    </w:p>
    <w:p w:rsidR="006C3DDB" w:rsidRPr="006C3DDB" w:rsidRDefault="006C3DDB" w:rsidP="006C3DD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Hancurkan pisang dengan garpu.</w:t>
      </w:r>
    </w:p>
    <w:p w:rsidR="006C3DDB" w:rsidRPr="006C3DDB" w:rsidRDefault="006C3DDB" w:rsidP="006C3DD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Lelehkan mentega sisihkan.</w:t>
      </w:r>
    </w:p>
    <w:p w:rsidR="006C3DDB" w:rsidRPr="006C3DDB" w:rsidRDefault="006C3DDB" w:rsidP="006C3DD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Kocok telur dan gula pasir, terus campurkan mentega tadi.</w:t>
      </w:r>
    </w:p>
    <w:p w:rsidR="006C3DDB" w:rsidRPr="006C3DDB" w:rsidRDefault="006C3DDB" w:rsidP="006C3DD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Campur terigu, baking soda dan baking powder.</w:t>
      </w:r>
    </w:p>
    <w:p w:rsidR="006C3DDB" w:rsidRPr="006C3DDB" w:rsidRDefault="006C3DDB" w:rsidP="006C3DD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Setelah rata masukan campuran telur tadi, aduk hingga rata.</w:t>
      </w:r>
    </w:p>
    <w:p w:rsidR="006C3DDB" w:rsidRPr="006C3DDB" w:rsidRDefault="006C3DDB" w:rsidP="006C3DD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Terakhir masukkan pisang.</w:t>
      </w:r>
    </w:p>
    <w:p w:rsidR="006C3DDB" w:rsidRPr="006C3DDB" w:rsidRDefault="006C3DDB" w:rsidP="006C3DD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lastRenderedPageBreak/>
        <w:t>Siapkan cetakan yang sudah di olesi mentega.</w:t>
      </w:r>
    </w:p>
    <w:p w:rsidR="006C3DDB" w:rsidRPr="006C3DDB" w:rsidRDefault="006C3DDB" w:rsidP="006C3DD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Masukan adonan ke cetakan.</w:t>
      </w:r>
    </w:p>
    <w:p w:rsidR="006C3DDB" w:rsidRPr="006C3DDB" w:rsidRDefault="006C3DDB" w:rsidP="006C3DD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Kukus sekitar 30 menit, jika sudah matang angkat dan sajikan.</w:t>
      </w:r>
    </w:p>
    <w:p w:rsidR="006C3DDB" w:rsidRPr="006C3DDB" w:rsidRDefault="006C3DDB" w:rsidP="006C3DDB">
      <w:pPr>
        <w:spacing w:after="0" w:line="240" w:lineRule="auto"/>
        <w:jc w:val="both"/>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 xml:space="preserve">Coba </w:t>
      </w:r>
      <w:hyperlink r:id="rId61" w:history="1">
        <w:r w:rsidRPr="006C3DDB">
          <w:rPr>
            <w:rFonts w:ascii="Times New Roman" w:eastAsia="Times New Roman" w:hAnsi="Times New Roman" w:cs="Times New Roman"/>
            <w:b/>
            <w:bCs/>
            <w:color w:val="0000FF"/>
            <w:sz w:val="24"/>
            <w:szCs w:val="24"/>
            <w:u w:val="single"/>
          </w:rPr>
          <w:t>bikin bolu pisang</w:t>
        </w:r>
      </w:hyperlink>
      <w:r w:rsidRPr="006C3DDB">
        <w:rPr>
          <w:rFonts w:ascii="Times New Roman" w:eastAsia="Times New Roman" w:hAnsi="Times New Roman" w:cs="Times New Roman"/>
          <w:sz w:val="24"/>
          <w:szCs w:val="24"/>
        </w:rPr>
        <w:t xml:space="preserve"> ini bu ibu dan hasilnya sangat memuaskan. Ini resep dari perkumpulan masak sebelah yang dibuat dengan campuran telur. Yang tidak punya timbangan, kalau pisangnya kecil kurang lebih pakai 6 biji tadi saya pakai mbak. Ini nih hasil karya bolu pisang ala bunda dwi.</w:t>
      </w:r>
    </w:p>
    <w:p w:rsidR="006C3DDB" w:rsidRPr="006C3DDB" w:rsidRDefault="006C3DDB" w:rsidP="006C3DDB">
      <w:pPr>
        <w:spacing w:after="0" w:line="240" w:lineRule="auto"/>
        <w:jc w:val="both"/>
        <w:rPr>
          <w:rFonts w:ascii="Times New Roman" w:eastAsia="Times New Roman" w:hAnsi="Times New Roman" w:cs="Times New Roman"/>
          <w:sz w:val="24"/>
          <w:szCs w:val="24"/>
        </w:rPr>
      </w:pPr>
    </w:p>
    <w:p w:rsidR="006C3DDB" w:rsidRPr="006C3DDB" w:rsidRDefault="006C3DDB" w:rsidP="006C3DD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6BF94A4F" wp14:editId="55A4BC92">
            <wp:extent cx="3048000" cy="2190750"/>
            <wp:effectExtent l="0" t="0" r="0" b="0"/>
            <wp:docPr id="16" name="Picture 16" descr="Resep Cara Bikin Bolu Pisang Menggunakan Telur">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Resep Cara Bikin Bolu Pisang Menggunakan Telur">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0" cy="2190750"/>
                    </a:xfrm>
                    <a:prstGeom prst="rect">
                      <a:avLst/>
                    </a:prstGeom>
                    <a:noFill/>
                    <a:ln>
                      <a:noFill/>
                    </a:ln>
                  </pic:spPr>
                </pic:pic>
              </a:graphicData>
            </a:graphic>
          </wp:inline>
        </w:drawing>
      </w:r>
    </w:p>
    <w:p w:rsidR="006C3DDB" w:rsidRPr="006C3DDB" w:rsidRDefault="006C3DDB" w:rsidP="006C3DDB">
      <w:pPr>
        <w:spacing w:before="100" w:beforeAutospacing="1" w:after="100" w:afterAutospacing="1" w:line="240" w:lineRule="auto"/>
        <w:outlineLvl w:val="1"/>
        <w:rPr>
          <w:rFonts w:ascii="Times New Roman" w:eastAsia="Times New Roman" w:hAnsi="Times New Roman" w:cs="Times New Roman"/>
          <w:b/>
          <w:bCs/>
          <w:sz w:val="36"/>
          <w:szCs w:val="36"/>
        </w:rPr>
      </w:pPr>
      <w:r w:rsidRPr="006C3DDB">
        <w:rPr>
          <w:rFonts w:ascii="Times New Roman" w:eastAsia="Times New Roman" w:hAnsi="Times New Roman" w:cs="Times New Roman"/>
          <w:b/>
          <w:bCs/>
          <w:color w:val="0000FF"/>
          <w:sz w:val="36"/>
          <w:szCs w:val="36"/>
        </w:rPr>
        <w:t>Resep Bolu Pisang</w:t>
      </w:r>
    </w:p>
    <w:p w:rsidR="006C3DDB" w:rsidRPr="006C3DDB" w:rsidRDefault="006C3DDB" w:rsidP="006C3DDB">
      <w:pPr>
        <w:spacing w:after="0" w:line="240" w:lineRule="auto"/>
        <w:jc w:val="both"/>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Bahan</w:t>
      </w:r>
    </w:p>
    <w:p w:rsidR="006C3DDB" w:rsidRPr="006C3DDB" w:rsidRDefault="006C3DDB" w:rsidP="006C3DD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3 biji telur</w:t>
      </w:r>
    </w:p>
    <w:p w:rsidR="006C3DDB" w:rsidRPr="006C3DDB" w:rsidRDefault="006C3DDB" w:rsidP="006C3DD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150 gr pisang (apa saja dan haluskan)</w:t>
      </w:r>
    </w:p>
    <w:p w:rsidR="006C3DDB" w:rsidRPr="006C3DDB" w:rsidRDefault="006C3DDB" w:rsidP="006C3DD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180 gr tepung terigu</w:t>
      </w:r>
    </w:p>
    <w:p w:rsidR="006C3DDB" w:rsidRPr="006C3DDB" w:rsidRDefault="006C3DDB" w:rsidP="006C3DD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150 gr gula pasir</w:t>
      </w:r>
    </w:p>
    <w:p w:rsidR="006C3DDB" w:rsidRPr="006C3DDB" w:rsidRDefault="006C3DDB" w:rsidP="006C3DD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 sdt sp</w:t>
      </w:r>
    </w:p>
    <w:p w:rsidR="006C3DDB" w:rsidRPr="006C3DDB" w:rsidRDefault="006C3DDB" w:rsidP="006C3DD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1/2 sdt baking soda</w:t>
      </w:r>
    </w:p>
    <w:p w:rsidR="006C3DDB" w:rsidRPr="006C3DDB" w:rsidRDefault="006C3DDB" w:rsidP="006C3DD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1/2 sdt bp</w:t>
      </w:r>
    </w:p>
    <w:p w:rsidR="006C3DDB" w:rsidRPr="006C3DDB" w:rsidRDefault="006C3DDB" w:rsidP="006C3DD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120 ml minyak goreng</w:t>
      </w:r>
    </w:p>
    <w:p w:rsidR="006C3DDB" w:rsidRPr="006C3DDB" w:rsidRDefault="006C3DDB" w:rsidP="006C3DDB">
      <w:pPr>
        <w:spacing w:before="100" w:beforeAutospacing="1" w:after="100" w:afterAutospacing="1" w:line="240" w:lineRule="auto"/>
        <w:outlineLvl w:val="2"/>
        <w:rPr>
          <w:rFonts w:ascii="Times New Roman" w:eastAsia="Times New Roman" w:hAnsi="Times New Roman" w:cs="Times New Roman"/>
          <w:b/>
          <w:bCs/>
          <w:sz w:val="27"/>
          <w:szCs w:val="27"/>
        </w:rPr>
      </w:pPr>
      <w:r w:rsidRPr="006C3DDB">
        <w:rPr>
          <w:rFonts w:ascii="Times New Roman" w:eastAsia="Times New Roman" w:hAnsi="Times New Roman" w:cs="Times New Roman"/>
          <w:b/>
          <w:bCs/>
          <w:color w:val="0000FF"/>
          <w:sz w:val="27"/>
          <w:szCs w:val="27"/>
        </w:rPr>
        <w:t>Cara Membuat Bolu Pisang</w:t>
      </w:r>
    </w:p>
    <w:p w:rsidR="006C3DDB" w:rsidRPr="006C3DDB" w:rsidRDefault="006C3DDB" w:rsidP="006C3DD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Kocok telur, gula dan sp sampai mengembang.</w:t>
      </w:r>
    </w:p>
    <w:p w:rsidR="006C3DDB" w:rsidRPr="006C3DDB" w:rsidRDefault="006C3DDB" w:rsidP="006C3DD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Tambahkan pisang aduk rata lalu masukkan tepung dan bp sama bisa aduk rata.</w:t>
      </w:r>
    </w:p>
    <w:p w:rsidR="006C3DDB" w:rsidRPr="006C3DDB" w:rsidRDefault="006C3DDB" w:rsidP="006C3DD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Lalu masukkan minyak aduk rata.</w:t>
      </w:r>
    </w:p>
    <w:p w:rsidR="006C3DDB" w:rsidRPr="006C3DDB" w:rsidRDefault="006C3DDB" w:rsidP="006C3DD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sz w:val="24"/>
          <w:szCs w:val="24"/>
        </w:rPr>
        <w:t>Kukus ± 30 menit.</w:t>
      </w:r>
    </w:p>
    <w:p w:rsidR="006C3DDB" w:rsidRPr="006C3DDB" w:rsidRDefault="003A1107" w:rsidP="006C3DDB">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64" w:history="1">
        <w:r w:rsidR="006C3DDB" w:rsidRPr="006C3DDB">
          <w:rPr>
            <w:rFonts w:ascii="Times New Roman" w:eastAsia="Times New Roman" w:hAnsi="Times New Roman" w:cs="Times New Roman"/>
            <w:color w:val="FFFFFF"/>
            <w:sz w:val="24"/>
            <w:szCs w:val="24"/>
            <w:u w:val="single"/>
            <w:shd w:val="clear" w:color="auto" w:fill="FF0000"/>
          </w:rPr>
          <w:t>Buat Resep</w:t>
        </w:r>
      </w:hyperlink>
    </w:p>
    <w:p w:rsidR="006C3DDB" w:rsidRPr="006C3DDB" w:rsidRDefault="003A1107" w:rsidP="006C3DDB">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65" w:history="1">
        <w:r w:rsidR="006C3DDB" w:rsidRPr="006C3DDB">
          <w:rPr>
            <w:rFonts w:ascii="Times New Roman" w:eastAsia="Times New Roman" w:hAnsi="Times New Roman" w:cs="Times New Roman"/>
            <w:color w:val="0000FF"/>
            <w:sz w:val="24"/>
            <w:szCs w:val="24"/>
            <w:u w:val="single"/>
          </w:rPr>
          <w:t>Aneka Kue</w:t>
        </w:r>
      </w:hyperlink>
    </w:p>
    <w:p w:rsidR="006C3DDB" w:rsidRPr="006C3DDB" w:rsidRDefault="003A1107" w:rsidP="006C3DDB">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66" w:history="1">
        <w:r w:rsidR="006C3DDB" w:rsidRPr="006C3DDB">
          <w:rPr>
            <w:rFonts w:ascii="Times New Roman" w:eastAsia="Times New Roman" w:hAnsi="Times New Roman" w:cs="Times New Roman"/>
            <w:color w:val="0000FF"/>
            <w:sz w:val="24"/>
            <w:szCs w:val="24"/>
            <w:u w:val="single"/>
          </w:rPr>
          <w:t>Bolu</w:t>
        </w:r>
      </w:hyperlink>
    </w:p>
    <w:p w:rsidR="006C3DDB" w:rsidRPr="006C3DDB" w:rsidRDefault="003A1107" w:rsidP="006C3DDB">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67" w:history="1">
        <w:r w:rsidR="006C3DDB" w:rsidRPr="006C3DDB">
          <w:rPr>
            <w:rFonts w:ascii="Times New Roman" w:eastAsia="Times New Roman" w:hAnsi="Times New Roman" w:cs="Times New Roman"/>
            <w:color w:val="0000FF"/>
            <w:sz w:val="24"/>
            <w:szCs w:val="24"/>
            <w:u w:val="single"/>
          </w:rPr>
          <w:t>Camilan</w:t>
        </w:r>
      </w:hyperlink>
    </w:p>
    <w:p w:rsidR="006C3DDB" w:rsidRPr="006C3DDB" w:rsidRDefault="003A1107" w:rsidP="006C3DDB">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68" w:history="1">
        <w:r w:rsidR="006C3DDB" w:rsidRPr="006C3DDB">
          <w:rPr>
            <w:rFonts w:ascii="Times New Roman" w:eastAsia="Times New Roman" w:hAnsi="Times New Roman" w:cs="Times New Roman"/>
            <w:color w:val="0000FF"/>
            <w:sz w:val="24"/>
            <w:szCs w:val="24"/>
            <w:u w:val="single"/>
          </w:rPr>
          <w:t>Es Krim</w:t>
        </w:r>
      </w:hyperlink>
    </w:p>
    <w:p w:rsidR="006C3DDB" w:rsidRPr="006C3DDB" w:rsidRDefault="003A1107" w:rsidP="006C3DDB">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69" w:history="1">
        <w:r w:rsidR="006C3DDB" w:rsidRPr="006C3DDB">
          <w:rPr>
            <w:rFonts w:ascii="Times New Roman" w:eastAsia="Times New Roman" w:hAnsi="Times New Roman" w:cs="Times New Roman"/>
            <w:color w:val="0000FF"/>
            <w:sz w:val="24"/>
            <w:szCs w:val="24"/>
            <w:u w:val="single"/>
          </w:rPr>
          <w:t>Puding</w:t>
        </w:r>
      </w:hyperlink>
    </w:p>
    <w:p w:rsidR="006C3DDB" w:rsidRPr="006C3DDB" w:rsidRDefault="003A1107" w:rsidP="006C3DDB">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70" w:history="1">
        <w:r w:rsidR="006C3DDB" w:rsidRPr="006C3DDB">
          <w:rPr>
            <w:rFonts w:ascii="Times New Roman" w:eastAsia="Times New Roman" w:hAnsi="Times New Roman" w:cs="Times New Roman"/>
            <w:color w:val="0000FF"/>
            <w:sz w:val="24"/>
            <w:szCs w:val="24"/>
            <w:u w:val="single"/>
          </w:rPr>
          <w:t>More Label..</w:t>
        </w:r>
      </w:hyperlink>
      <w:r w:rsidR="006C3DDB" w:rsidRPr="006C3DDB">
        <w:rPr>
          <w:rFonts w:ascii="Times New Roman" w:eastAsia="Times New Roman" w:hAnsi="Times New Roman" w:cs="Times New Roman"/>
          <w:sz w:val="24"/>
          <w:szCs w:val="24"/>
        </w:rPr>
        <w:t xml:space="preserve"> </w:t>
      </w:r>
    </w:p>
    <w:p w:rsidR="006C3DDB" w:rsidRPr="006C3DDB" w:rsidRDefault="003A1107" w:rsidP="006C3DDB">
      <w:pPr>
        <w:numPr>
          <w:ilvl w:val="1"/>
          <w:numId w:val="17"/>
        </w:numPr>
        <w:spacing w:before="100" w:beforeAutospacing="1" w:after="100" w:afterAutospacing="1" w:line="240" w:lineRule="auto"/>
        <w:rPr>
          <w:rFonts w:ascii="Times New Roman" w:eastAsia="Times New Roman" w:hAnsi="Times New Roman" w:cs="Times New Roman"/>
          <w:sz w:val="24"/>
          <w:szCs w:val="24"/>
        </w:rPr>
      </w:pPr>
      <w:hyperlink r:id="rId71" w:history="1">
        <w:r w:rsidR="006C3DDB" w:rsidRPr="006C3DDB">
          <w:rPr>
            <w:rFonts w:ascii="Times New Roman" w:eastAsia="Times New Roman" w:hAnsi="Times New Roman" w:cs="Times New Roman"/>
            <w:color w:val="0000FF"/>
            <w:sz w:val="24"/>
            <w:szCs w:val="24"/>
            <w:u w:val="single"/>
          </w:rPr>
          <w:t>Sub Label</w:t>
        </w:r>
      </w:hyperlink>
    </w:p>
    <w:p w:rsidR="006C3DDB" w:rsidRPr="006C3DDB" w:rsidRDefault="003A1107" w:rsidP="006C3DDB">
      <w:pPr>
        <w:numPr>
          <w:ilvl w:val="1"/>
          <w:numId w:val="17"/>
        </w:numPr>
        <w:spacing w:before="100" w:beforeAutospacing="1" w:after="100" w:afterAutospacing="1" w:line="240" w:lineRule="auto"/>
        <w:rPr>
          <w:rFonts w:ascii="Times New Roman" w:eastAsia="Times New Roman" w:hAnsi="Times New Roman" w:cs="Times New Roman"/>
          <w:sz w:val="24"/>
          <w:szCs w:val="24"/>
        </w:rPr>
      </w:pPr>
      <w:hyperlink r:id="rId72" w:history="1">
        <w:r w:rsidR="006C3DDB" w:rsidRPr="006C3DDB">
          <w:rPr>
            <w:rFonts w:ascii="Times New Roman" w:eastAsia="Times New Roman" w:hAnsi="Times New Roman" w:cs="Times New Roman"/>
            <w:color w:val="0000FF"/>
            <w:sz w:val="24"/>
            <w:szCs w:val="24"/>
            <w:u w:val="single"/>
          </w:rPr>
          <w:t>Sub Label</w:t>
        </w:r>
      </w:hyperlink>
    </w:p>
    <w:p w:rsidR="006C3DDB" w:rsidRPr="006C3DDB" w:rsidRDefault="003A1107" w:rsidP="006C3DDB">
      <w:pPr>
        <w:spacing w:after="0" w:line="240" w:lineRule="auto"/>
        <w:rPr>
          <w:rFonts w:ascii="Times New Roman" w:eastAsia="Times New Roman" w:hAnsi="Times New Roman" w:cs="Times New Roman"/>
          <w:sz w:val="24"/>
          <w:szCs w:val="24"/>
        </w:rPr>
      </w:pPr>
      <w:hyperlink r:id="rId73" w:history="1">
        <w:r w:rsidR="006C3DDB" w:rsidRPr="006C3DDB">
          <w:rPr>
            <w:rFonts w:ascii="Times New Roman" w:eastAsia="Times New Roman" w:hAnsi="Times New Roman" w:cs="Times New Roman"/>
            <w:color w:val="0000FF"/>
            <w:sz w:val="24"/>
            <w:szCs w:val="24"/>
            <w:u w:val="single"/>
          </w:rPr>
          <w:t>Home</w:t>
        </w:r>
      </w:hyperlink>
      <w:r w:rsidR="006C3DDB" w:rsidRPr="006C3DDB">
        <w:rPr>
          <w:rFonts w:ascii="Times New Roman" w:eastAsia="Times New Roman" w:hAnsi="Times New Roman" w:cs="Times New Roman"/>
          <w:sz w:val="24"/>
          <w:szCs w:val="24"/>
        </w:rPr>
        <w:t xml:space="preserve"> » </w:t>
      </w:r>
      <w:hyperlink r:id="rId74" w:history="1">
        <w:r w:rsidR="006C3DDB" w:rsidRPr="006C3DDB">
          <w:rPr>
            <w:rFonts w:ascii="Times New Roman" w:eastAsia="Times New Roman" w:hAnsi="Times New Roman" w:cs="Times New Roman"/>
            <w:color w:val="0000FF"/>
            <w:sz w:val="24"/>
            <w:szCs w:val="24"/>
            <w:u w:val="single"/>
          </w:rPr>
          <w:t>Jajanan Tradisional</w:t>
        </w:r>
      </w:hyperlink>
      <w:r w:rsidR="006C3DDB" w:rsidRPr="006C3DDB">
        <w:rPr>
          <w:rFonts w:ascii="Times New Roman" w:eastAsia="Times New Roman" w:hAnsi="Times New Roman" w:cs="Times New Roman"/>
          <w:sz w:val="24"/>
          <w:szCs w:val="24"/>
        </w:rPr>
        <w:t xml:space="preserve"> » </w:t>
      </w:r>
      <w:hyperlink r:id="rId75" w:history="1">
        <w:r w:rsidR="006C3DDB" w:rsidRPr="006C3DDB">
          <w:rPr>
            <w:rFonts w:ascii="Times New Roman" w:eastAsia="Times New Roman" w:hAnsi="Times New Roman" w:cs="Times New Roman"/>
            <w:color w:val="0000FF"/>
            <w:sz w:val="24"/>
            <w:szCs w:val="24"/>
            <w:u w:val="single"/>
          </w:rPr>
          <w:t>Kue Basah</w:t>
        </w:r>
      </w:hyperlink>
      <w:r w:rsidR="006C3DDB" w:rsidRPr="006C3DDB">
        <w:rPr>
          <w:rFonts w:ascii="Times New Roman" w:eastAsia="Times New Roman" w:hAnsi="Times New Roman" w:cs="Times New Roman"/>
          <w:sz w:val="24"/>
          <w:szCs w:val="24"/>
        </w:rPr>
        <w:t xml:space="preserve"> » </w:t>
      </w:r>
      <w:hyperlink r:id="rId76" w:history="1">
        <w:r w:rsidR="006C3DDB" w:rsidRPr="006C3DDB">
          <w:rPr>
            <w:rFonts w:ascii="Times New Roman" w:eastAsia="Times New Roman" w:hAnsi="Times New Roman" w:cs="Times New Roman"/>
            <w:color w:val="0000FF"/>
            <w:sz w:val="24"/>
            <w:szCs w:val="24"/>
            <w:u w:val="single"/>
          </w:rPr>
          <w:t>Resep Bolu</w:t>
        </w:r>
      </w:hyperlink>
      <w:r w:rsidR="006C3DDB" w:rsidRPr="006C3DDB">
        <w:rPr>
          <w:rFonts w:ascii="Times New Roman" w:eastAsia="Times New Roman" w:hAnsi="Times New Roman" w:cs="Times New Roman"/>
          <w:sz w:val="24"/>
          <w:szCs w:val="24"/>
        </w:rPr>
        <w:t xml:space="preserve"> » </w:t>
      </w:r>
      <w:hyperlink r:id="rId77" w:history="1">
        <w:r w:rsidR="006C3DDB" w:rsidRPr="006C3DDB">
          <w:rPr>
            <w:rFonts w:ascii="Times New Roman" w:eastAsia="Times New Roman" w:hAnsi="Times New Roman" w:cs="Times New Roman"/>
            <w:color w:val="0000FF"/>
            <w:sz w:val="24"/>
            <w:szCs w:val="24"/>
            <w:u w:val="single"/>
          </w:rPr>
          <w:t>Resep Kue</w:t>
        </w:r>
      </w:hyperlink>
      <w:r w:rsidR="006C3DDB" w:rsidRPr="006C3DDB">
        <w:rPr>
          <w:rFonts w:ascii="Times New Roman" w:eastAsia="Times New Roman" w:hAnsi="Times New Roman" w:cs="Times New Roman"/>
          <w:sz w:val="24"/>
          <w:szCs w:val="24"/>
        </w:rPr>
        <w:t xml:space="preserve"> » Cara Membuat Bolu Jaman Dulu Murah dan Praktis </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b/>
          <w:bCs/>
          <w:sz w:val="24"/>
          <w:szCs w:val="24"/>
        </w:rPr>
        <w:t>Selasa, 13 Januari 2015</w:t>
      </w:r>
      <w:r w:rsidRPr="006C3DDB">
        <w:rPr>
          <w:rFonts w:ascii="Times New Roman" w:eastAsia="Times New Roman" w:hAnsi="Times New Roman" w:cs="Times New Roman"/>
          <w:sz w:val="24"/>
          <w:szCs w:val="24"/>
        </w:rPr>
        <w:t xml:space="preserve"> </w:t>
      </w:r>
    </w:p>
    <w:p w:rsidR="006C3DDB" w:rsidRPr="006C3DDB" w:rsidRDefault="006C3DDB" w:rsidP="006C3DD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46" w:name="2459713442100005243"/>
      <w:bookmarkEnd w:id="46"/>
      <w:r w:rsidRPr="006C3DDB">
        <w:rPr>
          <w:rFonts w:ascii="Times New Roman" w:eastAsia="Times New Roman" w:hAnsi="Times New Roman" w:cs="Times New Roman"/>
          <w:b/>
          <w:bCs/>
          <w:kern w:val="36"/>
          <w:sz w:val="48"/>
          <w:szCs w:val="48"/>
        </w:rPr>
        <w:t xml:space="preserve">Cara Membuat Bolu Jaman Dulu Murah dan Praktis </w:t>
      </w:r>
    </w:p>
    <w:p w:rsidR="006C3DDB" w:rsidRPr="006C3DDB" w:rsidRDefault="006C3DDB" w:rsidP="006C3DDB">
      <w:pPr>
        <w:spacing w:after="0" w:line="240" w:lineRule="auto"/>
        <w:jc w:val="both"/>
        <w:rPr>
          <w:ins w:id="47" w:author="Unknown"/>
          <w:rFonts w:ascii="Times New Roman" w:eastAsia="Times New Roman" w:hAnsi="Times New Roman" w:cs="Times New Roman"/>
          <w:sz w:val="24"/>
          <w:szCs w:val="24"/>
        </w:rPr>
      </w:pPr>
      <w:proofErr w:type="gramStart"/>
      <w:ins w:id="48" w:author="Unknown">
        <w:r w:rsidRPr="006C3DDB">
          <w:rPr>
            <w:rFonts w:ascii="Times New Roman" w:eastAsia="Times New Roman" w:hAnsi="Times New Roman" w:cs="Times New Roman"/>
            <w:sz w:val="24"/>
            <w:szCs w:val="24"/>
          </w:rPr>
          <w:t xml:space="preserve">Sore sore buat </w:t>
        </w:r>
        <w:r w:rsidRPr="006C3DDB">
          <w:rPr>
            <w:rFonts w:ascii="Times New Roman" w:eastAsia="Times New Roman" w:hAnsi="Times New Roman" w:cs="Times New Roman"/>
            <w:sz w:val="24"/>
            <w:szCs w:val="24"/>
          </w:rPr>
          <w:fldChar w:fldCharType="begin"/>
        </w:r>
        <w:r w:rsidRPr="006C3DDB">
          <w:rPr>
            <w:rFonts w:ascii="Times New Roman" w:eastAsia="Times New Roman" w:hAnsi="Times New Roman" w:cs="Times New Roman"/>
            <w:sz w:val="24"/>
            <w:szCs w:val="24"/>
          </w:rPr>
          <w:instrText xml:space="preserve"> HYPERLINK "http://buatresep.blogspot.com/2015/01/cara-membuat-bolu-jaman-dulu-murah-dan.html" </w:instrText>
        </w:r>
        <w:r w:rsidRPr="006C3DDB">
          <w:rPr>
            <w:rFonts w:ascii="Times New Roman" w:eastAsia="Times New Roman" w:hAnsi="Times New Roman" w:cs="Times New Roman"/>
            <w:sz w:val="24"/>
            <w:szCs w:val="24"/>
          </w:rPr>
          <w:fldChar w:fldCharType="separate"/>
        </w:r>
        <w:r w:rsidRPr="006C3DDB">
          <w:rPr>
            <w:rFonts w:ascii="Times New Roman" w:eastAsia="Times New Roman" w:hAnsi="Times New Roman" w:cs="Times New Roman"/>
            <w:b/>
            <w:bCs/>
            <w:color w:val="0000FF"/>
            <w:sz w:val="24"/>
            <w:szCs w:val="24"/>
            <w:u w:val="single"/>
          </w:rPr>
          <w:t>bolu jaman dulu yang sederhana, murah dan praktis</w:t>
        </w:r>
        <w:r w:rsidRPr="006C3DDB">
          <w:rPr>
            <w:rFonts w:ascii="Times New Roman" w:eastAsia="Times New Roman" w:hAnsi="Times New Roman" w:cs="Times New Roman"/>
            <w:sz w:val="24"/>
            <w:szCs w:val="24"/>
          </w:rPr>
          <w:fldChar w:fldCharType="end"/>
        </w:r>
        <w:r w:rsidRPr="006C3DDB">
          <w:rPr>
            <w:rFonts w:ascii="Times New Roman" w:eastAsia="Times New Roman" w:hAnsi="Times New Roman" w:cs="Times New Roman"/>
            <w:sz w:val="24"/>
            <w:szCs w:val="24"/>
          </w:rPr>
          <w:t>.</w:t>
        </w:r>
        <w:proofErr w:type="gramEnd"/>
        <w:r w:rsidRPr="006C3DDB">
          <w:rPr>
            <w:rFonts w:ascii="Times New Roman" w:eastAsia="Times New Roman" w:hAnsi="Times New Roman" w:cs="Times New Roman"/>
            <w:sz w:val="24"/>
            <w:szCs w:val="24"/>
          </w:rPr>
          <w:t xml:space="preserve"> Biar sudah banyak cake mahal yang di bakery tapi seleraku dan anak anak tetap bolu jadul ini. Karena bolu jaman dahulu jadi di buat tanpa soda kue atau TBM. Yang digambar itu mixer telur dan adonan tepung, bisa buat bolu, roti dll. Nih penampakan bolu ala hui tju salim yang super murah bahannya.</w:t>
        </w:r>
      </w:ins>
    </w:p>
    <w:p w:rsidR="006C3DDB" w:rsidRPr="006C3DDB" w:rsidRDefault="006C3DDB" w:rsidP="006C3DDB">
      <w:pPr>
        <w:spacing w:after="0" w:line="240" w:lineRule="auto"/>
        <w:jc w:val="both"/>
        <w:rPr>
          <w:ins w:id="49" w:author="Unknown"/>
          <w:rFonts w:ascii="Times New Roman" w:eastAsia="Times New Roman" w:hAnsi="Times New Roman" w:cs="Times New Roman"/>
          <w:sz w:val="24"/>
          <w:szCs w:val="24"/>
        </w:rPr>
      </w:pPr>
    </w:p>
    <w:p w:rsidR="006C3DDB" w:rsidRPr="006C3DDB" w:rsidRDefault="006C3DDB" w:rsidP="006C3DDB">
      <w:pPr>
        <w:spacing w:after="0" w:line="240" w:lineRule="auto"/>
        <w:jc w:val="center"/>
        <w:rPr>
          <w:ins w:id="50"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2BE32141" wp14:editId="437F89E3">
            <wp:extent cx="2314575" cy="3048000"/>
            <wp:effectExtent l="0" t="0" r="9525" b="0"/>
            <wp:docPr id="17" name="Picture 17" descr="http://4.bp.blogspot.com/-LPUx0HN6_PM/VLU3h3JF_MI/AAAAAAAAEAo/KXO9-sdbCTc/s1600/bolu%2Bjadul.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4.bp.blogspot.com/-LPUx0HN6_PM/VLU3h3JF_MI/AAAAAAAAEAo/KXO9-sdbCTc/s1600/bolu%2Bjadul.jp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4575" cy="3048000"/>
                    </a:xfrm>
                    <a:prstGeom prst="rect">
                      <a:avLst/>
                    </a:prstGeom>
                    <a:noFill/>
                    <a:ln>
                      <a:noFill/>
                    </a:ln>
                  </pic:spPr>
                </pic:pic>
              </a:graphicData>
            </a:graphic>
          </wp:inline>
        </w:drawing>
      </w:r>
    </w:p>
    <w:p w:rsidR="006C3DDB" w:rsidRPr="006C3DDB" w:rsidRDefault="006C3DDB" w:rsidP="006C3DDB">
      <w:pPr>
        <w:spacing w:before="100" w:beforeAutospacing="1" w:after="100" w:afterAutospacing="1" w:line="240" w:lineRule="auto"/>
        <w:outlineLvl w:val="1"/>
        <w:rPr>
          <w:ins w:id="51" w:author="Unknown"/>
          <w:rFonts w:ascii="Times New Roman" w:eastAsia="Times New Roman" w:hAnsi="Times New Roman" w:cs="Times New Roman"/>
          <w:b/>
          <w:bCs/>
          <w:sz w:val="36"/>
          <w:szCs w:val="36"/>
        </w:rPr>
      </w:pPr>
      <w:ins w:id="52" w:author="Unknown">
        <w:r w:rsidRPr="006C3DDB">
          <w:rPr>
            <w:rFonts w:ascii="Times New Roman" w:eastAsia="Times New Roman" w:hAnsi="Times New Roman" w:cs="Times New Roman"/>
            <w:b/>
            <w:bCs/>
            <w:color w:val="0000FF"/>
            <w:sz w:val="36"/>
            <w:szCs w:val="36"/>
          </w:rPr>
          <w:t>Resep Bolu Jaman Dulu</w:t>
        </w:r>
      </w:ins>
    </w:p>
    <w:p w:rsidR="006C3DDB" w:rsidRPr="006C3DDB" w:rsidRDefault="006C3DDB" w:rsidP="006C3DDB">
      <w:pPr>
        <w:spacing w:after="0" w:line="240" w:lineRule="auto"/>
        <w:jc w:val="both"/>
        <w:rPr>
          <w:ins w:id="53" w:author="Unknown"/>
          <w:rFonts w:ascii="Times New Roman" w:eastAsia="Times New Roman" w:hAnsi="Times New Roman" w:cs="Times New Roman"/>
          <w:sz w:val="24"/>
          <w:szCs w:val="24"/>
        </w:rPr>
      </w:pPr>
      <w:ins w:id="54" w:author="Unknown">
        <w:r w:rsidRPr="006C3DDB">
          <w:rPr>
            <w:rFonts w:ascii="Times New Roman" w:eastAsia="Times New Roman" w:hAnsi="Times New Roman" w:cs="Times New Roman"/>
            <w:sz w:val="24"/>
            <w:szCs w:val="24"/>
          </w:rPr>
          <w:t>Bahan bolu</w:t>
        </w:r>
      </w:ins>
    </w:p>
    <w:p w:rsidR="006C3DDB" w:rsidRPr="006C3DDB" w:rsidRDefault="006C3DDB" w:rsidP="006C3DDB">
      <w:pPr>
        <w:numPr>
          <w:ilvl w:val="0"/>
          <w:numId w:val="18"/>
        </w:numPr>
        <w:spacing w:before="100" w:beforeAutospacing="1" w:after="100" w:afterAutospacing="1" w:line="240" w:lineRule="auto"/>
        <w:rPr>
          <w:ins w:id="55" w:author="Unknown"/>
          <w:rFonts w:ascii="Times New Roman" w:eastAsia="Times New Roman" w:hAnsi="Times New Roman" w:cs="Times New Roman"/>
          <w:sz w:val="24"/>
          <w:szCs w:val="24"/>
        </w:rPr>
      </w:pPr>
      <w:ins w:id="56" w:author="Unknown">
        <w:r w:rsidRPr="006C3DDB">
          <w:rPr>
            <w:rFonts w:ascii="Times New Roman" w:eastAsia="Times New Roman" w:hAnsi="Times New Roman" w:cs="Times New Roman"/>
            <w:sz w:val="24"/>
            <w:szCs w:val="24"/>
          </w:rPr>
          <w:t>telur 6 butir putih dan kuning</w:t>
        </w:r>
      </w:ins>
    </w:p>
    <w:p w:rsidR="006C3DDB" w:rsidRPr="006C3DDB" w:rsidRDefault="006C3DDB" w:rsidP="006C3DDB">
      <w:pPr>
        <w:numPr>
          <w:ilvl w:val="0"/>
          <w:numId w:val="18"/>
        </w:numPr>
        <w:spacing w:before="100" w:beforeAutospacing="1" w:after="100" w:afterAutospacing="1" w:line="240" w:lineRule="auto"/>
        <w:rPr>
          <w:ins w:id="57" w:author="Unknown"/>
          <w:rFonts w:ascii="Times New Roman" w:eastAsia="Times New Roman" w:hAnsi="Times New Roman" w:cs="Times New Roman"/>
          <w:sz w:val="24"/>
          <w:szCs w:val="24"/>
        </w:rPr>
      </w:pPr>
      <w:ins w:id="58" w:author="Unknown">
        <w:r w:rsidRPr="006C3DDB">
          <w:rPr>
            <w:rFonts w:ascii="Times New Roman" w:eastAsia="Times New Roman" w:hAnsi="Times New Roman" w:cs="Times New Roman"/>
            <w:sz w:val="24"/>
            <w:szCs w:val="24"/>
          </w:rPr>
          <w:t>Mentega dicairkan 200 gram</w:t>
        </w:r>
      </w:ins>
    </w:p>
    <w:p w:rsidR="006C3DDB" w:rsidRPr="006C3DDB" w:rsidRDefault="006C3DDB" w:rsidP="006C3DDB">
      <w:pPr>
        <w:numPr>
          <w:ilvl w:val="0"/>
          <w:numId w:val="18"/>
        </w:numPr>
        <w:spacing w:before="100" w:beforeAutospacing="1" w:after="100" w:afterAutospacing="1" w:line="240" w:lineRule="auto"/>
        <w:rPr>
          <w:ins w:id="59" w:author="Unknown"/>
          <w:rFonts w:ascii="Times New Roman" w:eastAsia="Times New Roman" w:hAnsi="Times New Roman" w:cs="Times New Roman"/>
          <w:sz w:val="24"/>
          <w:szCs w:val="24"/>
        </w:rPr>
      </w:pPr>
      <w:ins w:id="60" w:author="Unknown">
        <w:r w:rsidRPr="006C3DDB">
          <w:rPr>
            <w:rFonts w:ascii="Times New Roman" w:eastAsia="Times New Roman" w:hAnsi="Times New Roman" w:cs="Times New Roman"/>
            <w:sz w:val="24"/>
            <w:szCs w:val="24"/>
          </w:rPr>
          <w:lastRenderedPageBreak/>
          <w:t>Gula 200 gram</w:t>
        </w:r>
      </w:ins>
    </w:p>
    <w:p w:rsidR="006C3DDB" w:rsidRPr="006C3DDB" w:rsidRDefault="006C3DDB" w:rsidP="006C3DDB">
      <w:pPr>
        <w:numPr>
          <w:ilvl w:val="0"/>
          <w:numId w:val="18"/>
        </w:numPr>
        <w:spacing w:before="100" w:beforeAutospacing="1" w:after="100" w:afterAutospacing="1" w:line="240" w:lineRule="auto"/>
        <w:rPr>
          <w:ins w:id="61" w:author="Unknown"/>
          <w:rFonts w:ascii="Times New Roman" w:eastAsia="Times New Roman" w:hAnsi="Times New Roman" w:cs="Times New Roman"/>
          <w:sz w:val="24"/>
          <w:szCs w:val="24"/>
        </w:rPr>
      </w:pPr>
      <w:ins w:id="62" w:author="Unknown">
        <w:r w:rsidRPr="006C3DDB">
          <w:rPr>
            <w:rFonts w:ascii="Times New Roman" w:eastAsia="Times New Roman" w:hAnsi="Times New Roman" w:cs="Times New Roman"/>
            <w:sz w:val="24"/>
            <w:szCs w:val="24"/>
          </w:rPr>
          <w:t>Terigu 180 gram</w:t>
        </w:r>
      </w:ins>
    </w:p>
    <w:p w:rsidR="006C3DDB" w:rsidRPr="006C3DDB" w:rsidRDefault="006C3DDB" w:rsidP="006C3DDB">
      <w:pPr>
        <w:spacing w:before="100" w:beforeAutospacing="1" w:after="100" w:afterAutospacing="1" w:line="240" w:lineRule="auto"/>
        <w:outlineLvl w:val="2"/>
        <w:rPr>
          <w:ins w:id="63" w:author="Unknown"/>
          <w:rFonts w:ascii="Times New Roman" w:eastAsia="Times New Roman" w:hAnsi="Times New Roman" w:cs="Times New Roman"/>
          <w:b/>
          <w:bCs/>
          <w:sz w:val="27"/>
          <w:szCs w:val="27"/>
        </w:rPr>
      </w:pPr>
      <w:ins w:id="64" w:author="Unknown">
        <w:r w:rsidRPr="006C3DDB">
          <w:rPr>
            <w:rFonts w:ascii="Times New Roman" w:eastAsia="Times New Roman" w:hAnsi="Times New Roman" w:cs="Times New Roman"/>
            <w:b/>
            <w:bCs/>
            <w:color w:val="0000FF"/>
            <w:sz w:val="27"/>
            <w:szCs w:val="27"/>
          </w:rPr>
          <w:t>Cara Membuat Bolu Jaman Dulu</w:t>
        </w:r>
      </w:ins>
    </w:p>
    <w:p w:rsidR="006C3DDB" w:rsidRPr="006C3DDB" w:rsidRDefault="006C3DDB" w:rsidP="006C3DDB">
      <w:pPr>
        <w:numPr>
          <w:ilvl w:val="0"/>
          <w:numId w:val="19"/>
        </w:numPr>
        <w:spacing w:before="100" w:beforeAutospacing="1" w:after="100" w:afterAutospacing="1" w:line="240" w:lineRule="auto"/>
        <w:rPr>
          <w:ins w:id="65" w:author="Unknown"/>
          <w:rFonts w:ascii="Times New Roman" w:eastAsia="Times New Roman" w:hAnsi="Times New Roman" w:cs="Times New Roman"/>
          <w:sz w:val="24"/>
          <w:szCs w:val="24"/>
        </w:rPr>
      </w:pPr>
      <w:ins w:id="66" w:author="Unknown">
        <w:r w:rsidRPr="006C3DDB">
          <w:rPr>
            <w:rFonts w:ascii="Times New Roman" w:eastAsia="Times New Roman" w:hAnsi="Times New Roman" w:cs="Times New Roman"/>
            <w:sz w:val="24"/>
            <w:szCs w:val="24"/>
          </w:rPr>
          <w:t>Telur dan gula di mixer sampai mengembang kaku.</w:t>
        </w:r>
      </w:ins>
    </w:p>
    <w:p w:rsidR="006C3DDB" w:rsidRPr="006C3DDB" w:rsidRDefault="006C3DDB" w:rsidP="006C3DDB">
      <w:pPr>
        <w:numPr>
          <w:ilvl w:val="0"/>
          <w:numId w:val="19"/>
        </w:numPr>
        <w:spacing w:before="100" w:beforeAutospacing="1" w:after="100" w:afterAutospacing="1" w:line="240" w:lineRule="auto"/>
        <w:rPr>
          <w:ins w:id="67" w:author="Unknown"/>
          <w:rFonts w:ascii="Times New Roman" w:eastAsia="Times New Roman" w:hAnsi="Times New Roman" w:cs="Times New Roman"/>
          <w:sz w:val="24"/>
          <w:szCs w:val="24"/>
        </w:rPr>
      </w:pPr>
      <w:ins w:id="68" w:author="Unknown">
        <w:r w:rsidRPr="006C3DDB">
          <w:rPr>
            <w:rFonts w:ascii="Times New Roman" w:eastAsia="Times New Roman" w:hAnsi="Times New Roman" w:cs="Times New Roman"/>
            <w:sz w:val="24"/>
            <w:szCs w:val="24"/>
          </w:rPr>
          <w:t>Masukkan pelan-pelan terigu dan tambahkan mentega cair, aduk rata jangan mixer lagi.</w:t>
        </w:r>
      </w:ins>
    </w:p>
    <w:p w:rsidR="006C3DDB" w:rsidRPr="006C3DDB" w:rsidRDefault="006C3DDB" w:rsidP="006C3DDB">
      <w:pPr>
        <w:numPr>
          <w:ilvl w:val="0"/>
          <w:numId w:val="19"/>
        </w:numPr>
        <w:spacing w:before="100" w:beforeAutospacing="1" w:after="100" w:afterAutospacing="1" w:line="240" w:lineRule="auto"/>
        <w:rPr>
          <w:ins w:id="69" w:author="Unknown"/>
          <w:rFonts w:ascii="Times New Roman" w:eastAsia="Times New Roman" w:hAnsi="Times New Roman" w:cs="Times New Roman"/>
          <w:sz w:val="24"/>
          <w:szCs w:val="24"/>
        </w:rPr>
      </w:pPr>
      <w:ins w:id="70" w:author="Unknown">
        <w:r w:rsidRPr="006C3DDB">
          <w:rPr>
            <w:rFonts w:ascii="Times New Roman" w:eastAsia="Times New Roman" w:hAnsi="Times New Roman" w:cs="Times New Roman"/>
            <w:sz w:val="24"/>
            <w:szCs w:val="24"/>
          </w:rPr>
          <w:t>Masukkan ke loyang yang sudah di polesi mentega dan terigu.</w:t>
        </w:r>
      </w:ins>
    </w:p>
    <w:p w:rsidR="006C3DDB" w:rsidRPr="006C3DDB" w:rsidRDefault="003A1107" w:rsidP="006C3DDB">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80" w:history="1">
        <w:r w:rsidR="006C3DDB" w:rsidRPr="006C3DDB">
          <w:rPr>
            <w:rFonts w:ascii="Times New Roman" w:eastAsia="Times New Roman" w:hAnsi="Times New Roman" w:cs="Times New Roman"/>
            <w:color w:val="FFFFFF"/>
            <w:sz w:val="24"/>
            <w:szCs w:val="24"/>
            <w:u w:val="single"/>
            <w:shd w:val="clear" w:color="auto" w:fill="FF0000"/>
          </w:rPr>
          <w:t>Buat Resep</w:t>
        </w:r>
      </w:hyperlink>
    </w:p>
    <w:p w:rsidR="006C3DDB" w:rsidRPr="006C3DDB" w:rsidRDefault="003A1107" w:rsidP="006C3DDB">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81" w:history="1">
        <w:r w:rsidR="006C3DDB" w:rsidRPr="006C3DDB">
          <w:rPr>
            <w:rFonts w:ascii="Times New Roman" w:eastAsia="Times New Roman" w:hAnsi="Times New Roman" w:cs="Times New Roman"/>
            <w:color w:val="0000FF"/>
            <w:sz w:val="24"/>
            <w:szCs w:val="24"/>
            <w:u w:val="single"/>
          </w:rPr>
          <w:t>Aneka Kue</w:t>
        </w:r>
      </w:hyperlink>
    </w:p>
    <w:p w:rsidR="006C3DDB" w:rsidRPr="006C3DDB" w:rsidRDefault="003A1107" w:rsidP="006C3DDB">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82" w:history="1">
        <w:r w:rsidR="006C3DDB" w:rsidRPr="006C3DDB">
          <w:rPr>
            <w:rFonts w:ascii="Times New Roman" w:eastAsia="Times New Roman" w:hAnsi="Times New Roman" w:cs="Times New Roman"/>
            <w:color w:val="0000FF"/>
            <w:sz w:val="24"/>
            <w:szCs w:val="24"/>
            <w:u w:val="single"/>
          </w:rPr>
          <w:t>Bolu</w:t>
        </w:r>
      </w:hyperlink>
    </w:p>
    <w:p w:rsidR="006C3DDB" w:rsidRPr="006C3DDB" w:rsidRDefault="003A1107" w:rsidP="006C3DDB">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83" w:history="1">
        <w:r w:rsidR="006C3DDB" w:rsidRPr="006C3DDB">
          <w:rPr>
            <w:rFonts w:ascii="Times New Roman" w:eastAsia="Times New Roman" w:hAnsi="Times New Roman" w:cs="Times New Roman"/>
            <w:color w:val="0000FF"/>
            <w:sz w:val="24"/>
            <w:szCs w:val="24"/>
            <w:u w:val="single"/>
          </w:rPr>
          <w:t>Camilan</w:t>
        </w:r>
      </w:hyperlink>
    </w:p>
    <w:p w:rsidR="006C3DDB" w:rsidRPr="006C3DDB" w:rsidRDefault="003A1107" w:rsidP="006C3DDB">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84" w:history="1">
        <w:r w:rsidR="006C3DDB" w:rsidRPr="006C3DDB">
          <w:rPr>
            <w:rFonts w:ascii="Times New Roman" w:eastAsia="Times New Roman" w:hAnsi="Times New Roman" w:cs="Times New Roman"/>
            <w:color w:val="0000FF"/>
            <w:sz w:val="24"/>
            <w:szCs w:val="24"/>
            <w:u w:val="single"/>
          </w:rPr>
          <w:t>Es Krim</w:t>
        </w:r>
      </w:hyperlink>
    </w:p>
    <w:p w:rsidR="006C3DDB" w:rsidRPr="006C3DDB" w:rsidRDefault="003A1107" w:rsidP="006C3DDB">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85" w:history="1">
        <w:r w:rsidR="006C3DDB" w:rsidRPr="006C3DDB">
          <w:rPr>
            <w:rFonts w:ascii="Times New Roman" w:eastAsia="Times New Roman" w:hAnsi="Times New Roman" w:cs="Times New Roman"/>
            <w:color w:val="0000FF"/>
            <w:sz w:val="24"/>
            <w:szCs w:val="24"/>
            <w:u w:val="single"/>
          </w:rPr>
          <w:t>Puding</w:t>
        </w:r>
      </w:hyperlink>
    </w:p>
    <w:p w:rsidR="006C3DDB" w:rsidRPr="006C3DDB" w:rsidRDefault="003A1107" w:rsidP="006C3DDB">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86" w:history="1">
        <w:r w:rsidR="006C3DDB" w:rsidRPr="006C3DDB">
          <w:rPr>
            <w:rFonts w:ascii="Times New Roman" w:eastAsia="Times New Roman" w:hAnsi="Times New Roman" w:cs="Times New Roman"/>
            <w:color w:val="0000FF"/>
            <w:sz w:val="24"/>
            <w:szCs w:val="24"/>
            <w:u w:val="single"/>
          </w:rPr>
          <w:t>More Label..</w:t>
        </w:r>
      </w:hyperlink>
      <w:r w:rsidR="006C3DDB" w:rsidRPr="006C3DDB">
        <w:rPr>
          <w:rFonts w:ascii="Times New Roman" w:eastAsia="Times New Roman" w:hAnsi="Times New Roman" w:cs="Times New Roman"/>
          <w:sz w:val="24"/>
          <w:szCs w:val="24"/>
        </w:rPr>
        <w:t xml:space="preserve"> </w:t>
      </w:r>
    </w:p>
    <w:p w:rsidR="006C3DDB" w:rsidRPr="006C3DDB" w:rsidRDefault="003A1107" w:rsidP="006C3DDB">
      <w:pPr>
        <w:numPr>
          <w:ilvl w:val="1"/>
          <w:numId w:val="20"/>
        </w:numPr>
        <w:spacing w:before="100" w:beforeAutospacing="1" w:after="100" w:afterAutospacing="1" w:line="240" w:lineRule="auto"/>
        <w:rPr>
          <w:rFonts w:ascii="Times New Roman" w:eastAsia="Times New Roman" w:hAnsi="Times New Roman" w:cs="Times New Roman"/>
          <w:sz w:val="24"/>
          <w:szCs w:val="24"/>
        </w:rPr>
      </w:pPr>
      <w:hyperlink r:id="rId87" w:history="1">
        <w:r w:rsidR="006C3DDB" w:rsidRPr="006C3DDB">
          <w:rPr>
            <w:rFonts w:ascii="Times New Roman" w:eastAsia="Times New Roman" w:hAnsi="Times New Roman" w:cs="Times New Roman"/>
            <w:color w:val="0000FF"/>
            <w:sz w:val="24"/>
            <w:szCs w:val="24"/>
            <w:u w:val="single"/>
          </w:rPr>
          <w:t>Sub Label</w:t>
        </w:r>
      </w:hyperlink>
    </w:p>
    <w:p w:rsidR="006C3DDB" w:rsidRPr="006C3DDB" w:rsidRDefault="003A1107" w:rsidP="006C3DDB">
      <w:pPr>
        <w:numPr>
          <w:ilvl w:val="1"/>
          <w:numId w:val="20"/>
        </w:numPr>
        <w:spacing w:before="100" w:beforeAutospacing="1" w:after="100" w:afterAutospacing="1" w:line="240" w:lineRule="auto"/>
        <w:rPr>
          <w:rFonts w:ascii="Times New Roman" w:eastAsia="Times New Roman" w:hAnsi="Times New Roman" w:cs="Times New Roman"/>
          <w:sz w:val="24"/>
          <w:szCs w:val="24"/>
        </w:rPr>
      </w:pPr>
      <w:hyperlink r:id="rId88" w:history="1">
        <w:r w:rsidR="006C3DDB" w:rsidRPr="006C3DDB">
          <w:rPr>
            <w:rFonts w:ascii="Times New Roman" w:eastAsia="Times New Roman" w:hAnsi="Times New Roman" w:cs="Times New Roman"/>
            <w:color w:val="0000FF"/>
            <w:sz w:val="24"/>
            <w:szCs w:val="24"/>
            <w:u w:val="single"/>
          </w:rPr>
          <w:t>Sub Label</w:t>
        </w:r>
      </w:hyperlink>
    </w:p>
    <w:p w:rsidR="006C3DDB" w:rsidRPr="006C3DDB" w:rsidRDefault="003A1107" w:rsidP="006C3DDB">
      <w:pPr>
        <w:spacing w:after="0" w:line="240" w:lineRule="auto"/>
        <w:rPr>
          <w:rFonts w:ascii="Times New Roman" w:eastAsia="Times New Roman" w:hAnsi="Times New Roman" w:cs="Times New Roman"/>
          <w:sz w:val="24"/>
          <w:szCs w:val="24"/>
        </w:rPr>
      </w:pPr>
      <w:hyperlink r:id="rId89" w:history="1">
        <w:r w:rsidR="006C3DDB" w:rsidRPr="006C3DDB">
          <w:rPr>
            <w:rFonts w:ascii="Times New Roman" w:eastAsia="Times New Roman" w:hAnsi="Times New Roman" w:cs="Times New Roman"/>
            <w:color w:val="0000FF"/>
            <w:sz w:val="24"/>
            <w:szCs w:val="24"/>
            <w:u w:val="single"/>
          </w:rPr>
          <w:t>Home</w:t>
        </w:r>
      </w:hyperlink>
      <w:r w:rsidR="006C3DDB" w:rsidRPr="006C3DDB">
        <w:rPr>
          <w:rFonts w:ascii="Times New Roman" w:eastAsia="Times New Roman" w:hAnsi="Times New Roman" w:cs="Times New Roman"/>
          <w:sz w:val="24"/>
          <w:szCs w:val="24"/>
        </w:rPr>
        <w:t xml:space="preserve"> » </w:t>
      </w:r>
      <w:hyperlink r:id="rId90" w:history="1">
        <w:r w:rsidR="006C3DDB" w:rsidRPr="006C3DDB">
          <w:rPr>
            <w:rFonts w:ascii="Times New Roman" w:eastAsia="Times New Roman" w:hAnsi="Times New Roman" w:cs="Times New Roman"/>
            <w:color w:val="0000FF"/>
            <w:sz w:val="24"/>
            <w:szCs w:val="24"/>
            <w:u w:val="single"/>
          </w:rPr>
          <w:t>Resep Bolu</w:t>
        </w:r>
      </w:hyperlink>
      <w:r w:rsidR="006C3DDB" w:rsidRPr="006C3DDB">
        <w:rPr>
          <w:rFonts w:ascii="Times New Roman" w:eastAsia="Times New Roman" w:hAnsi="Times New Roman" w:cs="Times New Roman"/>
          <w:sz w:val="24"/>
          <w:szCs w:val="24"/>
        </w:rPr>
        <w:t xml:space="preserve"> » </w:t>
      </w:r>
      <w:hyperlink r:id="rId91" w:history="1">
        <w:r w:rsidR="006C3DDB" w:rsidRPr="006C3DDB">
          <w:rPr>
            <w:rFonts w:ascii="Times New Roman" w:eastAsia="Times New Roman" w:hAnsi="Times New Roman" w:cs="Times New Roman"/>
            <w:color w:val="0000FF"/>
            <w:sz w:val="24"/>
            <w:szCs w:val="24"/>
            <w:u w:val="single"/>
          </w:rPr>
          <w:t>Resep Kue</w:t>
        </w:r>
      </w:hyperlink>
      <w:r w:rsidR="006C3DDB" w:rsidRPr="006C3DDB">
        <w:rPr>
          <w:rFonts w:ascii="Times New Roman" w:eastAsia="Times New Roman" w:hAnsi="Times New Roman" w:cs="Times New Roman"/>
          <w:sz w:val="24"/>
          <w:szCs w:val="24"/>
        </w:rPr>
        <w:t xml:space="preserve"> » Resep Cara Membuat Bolu Pisang Madu </w:t>
      </w:r>
    </w:p>
    <w:p w:rsidR="006C3DDB" w:rsidRPr="006C3DDB" w:rsidRDefault="006C3DDB" w:rsidP="006C3DDB">
      <w:pPr>
        <w:spacing w:after="0" w:line="240" w:lineRule="auto"/>
        <w:rPr>
          <w:rFonts w:ascii="Times New Roman" w:eastAsia="Times New Roman" w:hAnsi="Times New Roman" w:cs="Times New Roman"/>
          <w:sz w:val="24"/>
          <w:szCs w:val="24"/>
        </w:rPr>
      </w:pPr>
      <w:r w:rsidRPr="006C3DDB">
        <w:rPr>
          <w:rFonts w:ascii="Times New Roman" w:eastAsia="Times New Roman" w:hAnsi="Times New Roman" w:cs="Times New Roman"/>
          <w:b/>
          <w:bCs/>
          <w:sz w:val="24"/>
          <w:szCs w:val="24"/>
        </w:rPr>
        <w:t>Jumat, 14 November 2014</w:t>
      </w:r>
      <w:r w:rsidRPr="006C3DDB">
        <w:rPr>
          <w:rFonts w:ascii="Times New Roman" w:eastAsia="Times New Roman" w:hAnsi="Times New Roman" w:cs="Times New Roman"/>
          <w:sz w:val="24"/>
          <w:szCs w:val="24"/>
        </w:rPr>
        <w:t xml:space="preserve"> </w:t>
      </w:r>
    </w:p>
    <w:p w:rsidR="006C3DDB" w:rsidRPr="006C3DDB" w:rsidRDefault="006C3DDB" w:rsidP="006C3DD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71" w:name="5721266918849602501"/>
      <w:bookmarkEnd w:id="71"/>
      <w:r w:rsidRPr="006C3DDB">
        <w:rPr>
          <w:rFonts w:ascii="Times New Roman" w:eastAsia="Times New Roman" w:hAnsi="Times New Roman" w:cs="Times New Roman"/>
          <w:b/>
          <w:bCs/>
          <w:kern w:val="36"/>
          <w:sz w:val="48"/>
          <w:szCs w:val="48"/>
        </w:rPr>
        <w:t xml:space="preserve">Resep Cara Membuat Bolu Pisang Madu </w:t>
      </w:r>
    </w:p>
    <w:p w:rsidR="006C3DDB" w:rsidRPr="006C3DDB" w:rsidRDefault="006C3DDB" w:rsidP="006C3DDB">
      <w:pPr>
        <w:spacing w:after="0" w:line="240" w:lineRule="auto"/>
        <w:jc w:val="both"/>
        <w:rPr>
          <w:ins w:id="72" w:author="Unknown"/>
          <w:rFonts w:ascii="Times New Roman" w:eastAsia="Times New Roman" w:hAnsi="Times New Roman" w:cs="Times New Roman"/>
          <w:sz w:val="24"/>
          <w:szCs w:val="24"/>
        </w:rPr>
      </w:pPr>
      <w:ins w:id="73" w:author="Unknown">
        <w:r w:rsidRPr="006C3DDB">
          <w:rPr>
            <w:rFonts w:ascii="Times New Roman" w:eastAsia="Times New Roman" w:hAnsi="Times New Roman" w:cs="Times New Roman"/>
            <w:sz w:val="24"/>
            <w:szCs w:val="24"/>
          </w:rPr>
          <w:fldChar w:fldCharType="begin"/>
        </w:r>
        <w:r w:rsidRPr="006C3DDB">
          <w:rPr>
            <w:rFonts w:ascii="Times New Roman" w:eastAsia="Times New Roman" w:hAnsi="Times New Roman" w:cs="Times New Roman"/>
            <w:sz w:val="24"/>
            <w:szCs w:val="24"/>
          </w:rPr>
          <w:instrText xml:space="preserve"> HYPERLINK "http://buatresep.blogspot.com/2014/11/resep-cara-membuat-bolu-pisang-madu.html" </w:instrText>
        </w:r>
        <w:r w:rsidRPr="006C3DDB">
          <w:rPr>
            <w:rFonts w:ascii="Times New Roman" w:eastAsia="Times New Roman" w:hAnsi="Times New Roman" w:cs="Times New Roman"/>
            <w:sz w:val="24"/>
            <w:szCs w:val="24"/>
          </w:rPr>
          <w:fldChar w:fldCharType="separate"/>
        </w:r>
        <w:r w:rsidRPr="006C3DDB">
          <w:rPr>
            <w:rFonts w:ascii="Times New Roman" w:eastAsia="Times New Roman" w:hAnsi="Times New Roman" w:cs="Times New Roman"/>
            <w:b/>
            <w:bCs/>
            <w:color w:val="0000FF"/>
            <w:sz w:val="24"/>
            <w:szCs w:val="24"/>
            <w:u w:val="single"/>
          </w:rPr>
          <w:t>Bolu pisang madu</w:t>
        </w:r>
        <w:r w:rsidRPr="006C3DDB">
          <w:rPr>
            <w:rFonts w:ascii="Times New Roman" w:eastAsia="Times New Roman" w:hAnsi="Times New Roman" w:cs="Times New Roman"/>
            <w:sz w:val="24"/>
            <w:szCs w:val="24"/>
          </w:rPr>
          <w:fldChar w:fldCharType="end"/>
        </w:r>
        <w:r w:rsidRPr="006C3DDB">
          <w:rPr>
            <w:rFonts w:ascii="Times New Roman" w:eastAsia="Times New Roman" w:hAnsi="Times New Roman" w:cs="Times New Roman"/>
            <w:sz w:val="24"/>
            <w:szCs w:val="24"/>
          </w:rPr>
          <w:t xml:space="preserve">, puding </w:t>
        </w:r>
        <w:proofErr w:type="gramStart"/>
        <w:r w:rsidRPr="006C3DDB">
          <w:rPr>
            <w:rFonts w:ascii="Times New Roman" w:eastAsia="Times New Roman" w:hAnsi="Times New Roman" w:cs="Times New Roman"/>
            <w:sz w:val="24"/>
            <w:szCs w:val="24"/>
          </w:rPr>
          <w:t>susu</w:t>
        </w:r>
        <w:proofErr w:type="gramEnd"/>
        <w:r w:rsidRPr="006C3DDB">
          <w:rPr>
            <w:rFonts w:ascii="Times New Roman" w:eastAsia="Times New Roman" w:hAnsi="Times New Roman" w:cs="Times New Roman"/>
            <w:sz w:val="24"/>
            <w:szCs w:val="24"/>
          </w:rPr>
          <w:t xml:space="preserve"> mawar, bolu singkong sama karipap adalah hasil kresiku hari ini. Pusing hasil eksekusiku kemarin bun. Jika ada yang mau resep lihat dibawah. Ini resep bolu pisang ala Nyimas Ageng Prambanan bun.</w:t>
        </w:r>
      </w:ins>
    </w:p>
    <w:p w:rsidR="006C3DDB" w:rsidRPr="006C3DDB" w:rsidRDefault="006C3DDB" w:rsidP="006C3DDB">
      <w:pPr>
        <w:spacing w:after="0" w:line="240" w:lineRule="auto"/>
        <w:jc w:val="both"/>
        <w:rPr>
          <w:ins w:id="74" w:author="Unknown"/>
          <w:rFonts w:ascii="Times New Roman" w:eastAsia="Times New Roman" w:hAnsi="Times New Roman" w:cs="Times New Roman"/>
          <w:sz w:val="24"/>
          <w:szCs w:val="24"/>
        </w:rPr>
      </w:pPr>
    </w:p>
    <w:p w:rsidR="006C3DDB" w:rsidRPr="006C3DDB" w:rsidRDefault="006C3DDB" w:rsidP="006C3DDB">
      <w:pPr>
        <w:spacing w:after="0" w:line="240" w:lineRule="auto"/>
        <w:jc w:val="center"/>
        <w:rPr>
          <w:ins w:id="75"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0ED9AA0D" wp14:editId="4F5D6D5E">
            <wp:extent cx="3048000" cy="1905000"/>
            <wp:effectExtent l="0" t="0" r="0" b="0"/>
            <wp:docPr id="18" name="Picture 18" descr="http://3.bp.blogspot.com/-2AcqHIhgcR8/VGbOhLx-hUI/AAAAAAAACWw/XD8ZUINNZZs/s1600/bolu%2Bpisang.jp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3.bp.blogspot.com/-2AcqHIhgcR8/VGbOhLx-hUI/AAAAAAAACWw/XD8ZUINNZZs/s1600/bolu%2Bpisang.jp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0" cy="1905000"/>
                    </a:xfrm>
                    <a:prstGeom prst="rect">
                      <a:avLst/>
                    </a:prstGeom>
                    <a:noFill/>
                    <a:ln>
                      <a:noFill/>
                    </a:ln>
                  </pic:spPr>
                </pic:pic>
              </a:graphicData>
            </a:graphic>
          </wp:inline>
        </w:drawing>
      </w:r>
    </w:p>
    <w:p w:rsidR="006C3DDB" w:rsidRPr="006C3DDB" w:rsidRDefault="006C3DDB" w:rsidP="006C3DDB">
      <w:pPr>
        <w:spacing w:before="100" w:beforeAutospacing="1" w:after="100" w:afterAutospacing="1" w:line="240" w:lineRule="auto"/>
        <w:jc w:val="both"/>
        <w:outlineLvl w:val="1"/>
        <w:rPr>
          <w:ins w:id="76" w:author="Unknown"/>
          <w:rFonts w:ascii="Times New Roman" w:eastAsia="Times New Roman" w:hAnsi="Times New Roman" w:cs="Times New Roman"/>
          <w:b/>
          <w:bCs/>
          <w:sz w:val="36"/>
          <w:szCs w:val="36"/>
        </w:rPr>
      </w:pPr>
      <w:ins w:id="77" w:author="Unknown">
        <w:r w:rsidRPr="006C3DDB">
          <w:rPr>
            <w:rFonts w:ascii="Times New Roman" w:eastAsia="Times New Roman" w:hAnsi="Times New Roman" w:cs="Times New Roman"/>
            <w:b/>
            <w:bCs/>
            <w:color w:val="0000FF"/>
            <w:sz w:val="36"/>
            <w:szCs w:val="36"/>
          </w:rPr>
          <w:t>Resep Bolu Pisang</w:t>
        </w:r>
      </w:ins>
    </w:p>
    <w:p w:rsidR="006C3DDB" w:rsidRPr="006C3DDB" w:rsidRDefault="006C3DDB" w:rsidP="006C3DDB">
      <w:pPr>
        <w:spacing w:after="0" w:line="240" w:lineRule="auto"/>
        <w:jc w:val="both"/>
        <w:rPr>
          <w:ins w:id="78" w:author="Unknown"/>
          <w:rFonts w:ascii="Times New Roman" w:eastAsia="Times New Roman" w:hAnsi="Times New Roman" w:cs="Times New Roman"/>
          <w:sz w:val="24"/>
          <w:szCs w:val="24"/>
        </w:rPr>
      </w:pPr>
      <w:ins w:id="79" w:author="Unknown">
        <w:r w:rsidRPr="006C3DDB">
          <w:rPr>
            <w:rFonts w:ascii="Times New Roman" w:eastAsia="Times New Roman" w:hAnsi="Times New Roman" w:cs="Times New Roman"/>
            <w:sz w:val="24"/>
            <w:szCs w:val="24"/>
          </w:rPr>
          <w:t>bahan 1</w:t>
        </w:r>
      </w:ins>
    </w:p>
    <w:p w:rsidR="006C3DDB" w:rsidRPr="006C3DDB" w:rsidRDefault="006C3DDB" w:rsidP="006C3DDB">
      <w:pPr>
        <w:numPr>
          <w:ilvl w:val="0"/>
          <w:numId w:val="21"/>
        </w:numPr>
        <w:spacing w:before="100" w:beforeAutospacing="1" w:after="100" w:afterAutospacing="1" w:line="240" w:lineRule="auto"/>
        <w:jc w:val="both"/>
        <w:rPr>
          <w:ins w:id="80" w:author="Unknown"/>
          <w:rFonts w:ascii="Times New Roman" w:eastAsia="Times New Roman" w:hAnsi="Times New Roman" w:cs="Times New Roman"/>
          <w:sz w:val="24"/>
          <w:szCs w:val="24"/>
        </w:rPr>
      </w:pPr>
      <w:ins w:id="81" w:author="Unknown">
        <w:r w:rsidRPr="006C3DDB">
          <w:rPr>
            <w:rFonts w:ascii="Times New Roman" w:eastAsia="Times New Roman" w:hAnsi="Times New Roman" w:cs="Times New Roman"/>
            <w:sz w:val="24"/>
            <w:szCs w:val="24"/>
          </w:rPr>
          <w:t>4 buah pisang raja lumatkan, sisihkan</w:t>
        </w:r>
      </w:ins>
    </w:p>
    <w:p w:rsidR="006C3DDB" w:rsidRPr="006C3DDB" w:rsidRDefault="006C3DDB" w:rsidP="006C3DDB">
      <w:pPr>
        <w:numPr>
          <w:ilvl w:val="0"/>
          <w:numId w:val="21"/>
        </w:numPr>
        <w:spacing w:before="100" w:beforeAutospacing="1" w:after="100" w:afterAutospacing="1" w:line="240" w:lineRule="auto"/>
        <w:jc w:val="both"/>
        <w:rPr>
          <w:ins w:id="82" w:author="Unknown"/>
          <w:rFonts w:ascii="Times New Roman" w:eastAsia="Times New Roman" w:hAnsi="Times New Roman" w:cs="Times New Roman"/>
          <w:sz w:val="24"/>
          <w:szCs w:val="24"/>
        </w:rPr>
      </w:pPr>
      <w:ins w:id="83" w:author="Unknown">
        <w:r w:rsidRPr="006C3DDB">
          <w:rPr>
            <w:rFonts w:ascii="Times New Roman" w:eastAsia="Times New Roman" w:hAnsi="Times New Roman" w:cs="Times New Roman"/>
            <w:sz w:val="24"/>
            <w:szCs w:val="24"/>
          </w:rPr>
          <w:lastRenderedPageBreak/>
          <w:t>150 ml madu</w:t>
        </w:r>
      </w:ins>
    </w:p>
    <w:p w:rsidR="006C3DDB" w:rsidRPr="006C3DDB" w:rsidRDefault="006C3DDB" w:rsidP="006C3DDB">
      <w:pPr>
        <w:numPr>
          <w:ilvl w:val="0"/>
          <w:numId w:val="21"/>
        </w:numPr>
        <w:spacing w:before="100" w:beforeAutospacing="1" w:after="100" w:afterAutospacing="1" w:line="240" w:lineRule="auto"/>
        <w:jc w:val="both"/>
        <w:rPr>
          <w:ins w:id="84" w:author="Unknown"/>
          <w:rFonts w:ascii="Times New Roman" w:eastAsia="Times New Roman" w:hAnsi="Times New Roman" w:cs="Times New Roman"/>
          <w:sz w:val="24"/>
          <w:szCs w:val="24"/>
        </w:rPr>
      </w:pPr>
      <w:ins w:id="85" w:author="Unknown">
        <w:r w:rsidRPr="006C3DDB">
          <w:rPr>
            <w:rFonts w:ascii="Times New Roman" w:eastAsia="Times New Roman" w:hAnsi="Times New Roman" w:cs="Times New Roman"/>
            <w:sz w:val="24"/>
            <w:szCs w:val="24"/>
          </w:rPr>
          <w:t>150 minyak goreng</w:t>
        </w:r>
      </w:ins>
    </w:p>
    <w:p w:rsidR="006C3DDB" w:rsidRPr="006C3DDB" w:rsidRDefault="006C3DDB" w:rsidP="006C3DDB">
      <w:pPr>
        <w:spacing w:after="0" w:line="240" w:lineRule="auto"/>
        <w:jc w:val="both"/>
        <w:rPr>
          <w:ins w:id="86" w:author="Unknown"/>
          <w:rFonts w:ascii="Times New Roman" w:eastAsia="Times New Roman" w:hAnsi="Times New Roman" w:cs="Times New Roman"/>
          <w:sz w:val="24"/>
          <w:szCs w:val="24"/>
        </w:rPr>
      </w:pPr>
      <w:ins w:id="87" w:author="Unknown">
        <w:r w:rsidRPr="006C3DDB">
          <w:rPr>
            <w:rFonts w:ascii="Times New Roman" w:eastAsia="Times New Roman" w:hAnsi="Times New Roman" w:cs="Times New Roman"/>
            <w:sz w:val="24"/>
            <w:szCs w:val="24"/>
          </w:rPr>
          <w:t>bahan 2</w:t>
        </w:r>
      </w:ins>
    </w:p>
    <w:p w:rsidR="006C3DDB" w:rsidRPr="006C3DDB" w:rsidRDefault="006C3DDB" w:rsidP="006C3DDB">
      <w:pPr>
        <w:numPr>
          <w:ilvl w:val="0"/>
          <w:numId w:val="22"/>
        </w:numPr>
        <w:spacing w:before="100" w:beforeAutospacing="1" w:after="100" w:afterAutospacing="1" w:line="240" w:lineRule="auto"/>
        <w:jc w:val="both"/>
        <w:rPr>
          <w:ins w:id="88" w:author="Unknown"/>
          <w:rFonts w:ascii="Times New Roman" w:eastAsia="Times New Roman" w:hAnsi="Times New Roman" w:cs="Times New Roman"/>
          <w:sz w:val="24"/>
          <w:szCs w:val="24"/>
        </w:rPr>
      </w:pPr>
      <w:ins w:id="89" w:author="Unknown">
        <w:r w:rsidRPr="006C3DDB">
          <w:rPr>
            <w:rFonts w:ascii="Times New Roman" w:eastAsia="Times New Roman" w:hAnsi="Times New Roman" w:cs="Times New Roman"/>
            <w:sz w:val="24"/>
            <w:szCs w:val="24"/>
          </w:rPr>
          <w:t>4 butir telor</w:t>
        </w:r>
      </w:ins>
    </w:p>
    <w:p w:rsidR="006C3DDB" w:rsidRPr="006C3DDB" w:rsidRDefault="006C3DDB" w:rsidP="006C3DDB">
      <w:pPr>
        <w:numPr>
          <w:ilvl w:val="0"/>
          <w:numId w:val="22"/>
        </w:numPr>
        <w:spacing w:before="100" w:beforeAutospacing="1" w:after="100" w:afterAutospacing="1" w:line="240" w:lineRule="auto"/>
        <w:jc w:val="both"/>
        <w:rPr>
          <w:ins w:id="90" w:author="Unknown"/>
          <w:rFonts w:ascii="Times New Roman" w:eastAsia="Times New Roman" w:hAnsi="Times New Roman" w:cs="Times New Roman"/>
          <w:sz w:val="24"/>
          <w:szCs w:val="24"/>
        </w:rPr>
      </w:pPr>
      <w:ins w:id="91" w:author="Unknown">
        <w:r w:rsidRPr="006C3DDB">
          <w:rPr>
            <w:rFonts w:ascii="Times New Roman" w:eastAsia="Times New Roman" w:hAnsi="Times New Roman" w:cs="Times New Roman"/>
            <w:sz w:val="24"/>
            <w:szCs w:val="24"/>
          </w:rPr>
          <w:t>200 gr gulpas</w:t>
        </w:r>
      </w:ins>
    </w:p>
    <w:p w:rsidR="006C3DDB" w:rsidRPr="006C3DDB" w:rsidRDefault="006C3DDB" w:rsidP="006C3DDB">
      <w:pPr>
        <w:numPr>
          <w:ilvl w:val="0"/>
          <w:numId w:val="22"/>
        </w:numPr>
        <w:spacing w:before="100" w:beforeAutospacing="1" w:after="100" w:afterAutospacing="1" w:line="240" w:lineRule="auto"/>
        <w:jc w:val="both"/>
        <w:rPr>
          <w:ins w:id="92" w:author="Unknown"/>
          <w:rFonts w:ascii="Times New Roman" w:eastAsia="Times New Roman" w:hAnsi="Times New Roman" w:cs="Times New Roman"/>
          <w:sz w:val="24"/>
          <w:szCs w:val="24"/>
        </w:rPr>
      </w:pPr>
      <w:ins w:id="93" w:author="Unknown">
        <w:r w:rsidRPr="006C3DDB">
          <w:rPr>
            <w:rFonts w:ascii="Times New Roman" w:eastAsia="Times New Roman" w:hAnsi="Times New Roman" w:cs="Times New Roman"/>
            <w:sz w:val="24"/>
            <w:szCs w:val="24"/>
          </w:rPr>
          <w:t>1/2 sdm sp</w:t>
        </w:r>
      </w:ins>
    </w:p>
    <w:p w:rsidR="006C3DDB" w:rsidRPr="006C3DDB" w:rsidRDefault="006C3DDB" w:rsidP="006C3DDB">
      <w:pPr>
        <w:numPr>
          <w:ilvl w:val="0"/>
          <w:numId w:val="22"/>
        </w:numPr>
        <w:spacing w:before="100" w:beforeAutospacing="1" w:after="100" w:afterAutospacing="1" w:line="240" w:lineRule="auto"/>
        <w:jc w:val="both"/>
        <w:rPr>
          <w:ins w:id="94" w:author="Unknown"/>
          <w:rFonts w:ascii="Times New Roman" w:eastAsia="Times New Roman" w:hAnsi="Times New Roman" w:cs="Times New Roman"/>
          <w:sz w:val="24"/>
          <w:szCs w:val="24"/>
        </w:rPr>
      </w:pPr>
      <w:ins w:id="95" w:author="Unknown">
        <w:r w:rsidRPr="006C3DDB">
          <w:rPr>
            <w:rFonts w:ascii="Times New Roman" w:eastAsia="Times New Roman" w:hAnsi="Times New Roman" w:cs="Times New Roman"/>
            <w:sz w:val="24"/>
            <w:szCs w:val="24"/>
          </w:rPr>
          <w:t>1/4 sdt vanilli</w:t>
        </w:r>
      </w:ins>
    </w:p>
    <w:p w:rsidR="006C3DDB" w:rsidRPr="006C3DDB" w:rsidRDefault="006C3DDB" w:rsidP="006C3DDB">
      <w:pPr>
        <w:numPr>
          <w:ilvl w:val="0"/>
          <w:numId w:val="22"/>
        </w:numPr>
        <w:spacing w:before="100" w:beforeAutospacing="1" w:after="100" w:afterAutospacing="1" w:line="240" w:lineRule="auto"/>
        <w:jc w:val="both"/>
        <w:rPr>
          <w:ins w:id="96" w:author="Unknown"/>
          <w:rFonts w:ascii="Times New Roman" w:eastAsia="Times New Roman" w:hAnsi="Times New Roman" w:cs="Times New Roman"/>
          <w:sz w:val="24"/>
          <w:szCs w:val="24"/>
        </w:rPr>
      </w:pPr>
      <w:ins w:id="97" w:author="Unknown">
        <w:r w:rsidRPr="006C3DDB">
          <w:rPr>
            <w:rFonts w:ascii="Times New Roman" w:eastAsia="Times New Roman" w:hAnsi="Times New Roman" w:cs="Times New Roman"/>
            <w:sz w:val="24"/>
            <w:szCs w:val="24"/>
          </w:rPr>
          <w:t>1/2 sdm pasta vanilla</w:t>
        </w:r>
      </w:ins>
    </w:p>
    <w:p w:rsidR="006C3DDB" w:rsidRPr="006C3DDB" w:rsidRDefault="006C3DDB" w:rsidP="006C3DDB">
      <w:pPr>
        <w:spacing w:after="0" w:line="240" w:lineRule="auto"/>
        <w:jc w:val="both"/>
        <w:rPr>
          <w:ins w:id="98" w:author="Unknown"/>
          <w:rFonts w:ascii="Times New Roman" w:eastAsia="Times New Roman" w:hAnsi="Times New Roman" w:cs="Times New Roman"/>
          <w:sz w:val="24"/>
          <w:szCs w:val="24"/>
        </w:rPr>
      </w:pPr>
      <w:ins w:id="99" w:author="Unknown">
        <w:r w:rsidRPr="006C3DDB">
          <w:rPr>
            <w:rFonts w:ascii="Times New Roman" w:eastAsia="Times New Roman" w:hAnsi="Times New Roman" w:cs="Times New Roman"/>
            <w:sz w:val="24"/>
            <w:szCs w:val="24"/>
          </w:rPr>
          <w:t>bahan 3</w:t>
        </w:r>
      </w:ins>
    </w:p>
    <w:p w:rsidR="006C3DDB" w:rsidRPr="006C3DDB" w:rsidRDefault="006C3DDB" w:rsidP="006C3DDB">
      <w:pPr>
        <w:numPr>
          <w:ilvl w:val="0"/>
          <w:numId w:val="23"/>
        </w:numPr>
        <w:spacing w:before="100" w:beforeAutospacing="1" w:after="100" w:afterAutospacing="1" w:line="240" w:lineRule="auto"/>
        <w:jc w:val="both"/>
        <w:rPr>
          <w:ins w:id="100" w:author="Unknown"/>
          <w:rFonts w:ascii="Times New Roman" w:eastAsia="Times New Roman" w:hAnsi="Times New Roman" w:cs="Times New Roman"/>
          <w:sz w:val="24"/>
          <w:szCs w:val="24"/>
        </w:rPr>
      </w:pPr>
      <w:ins w:id="101" w:author="Unknown">
        <w:r w:rsidRPr="006C3DDB">
          <w:rPr>
            <w:rFonts w:ascii="Times New Roman" w:eastAsia="Times New Roman" w:hAnsi="Times New Roman" w:cs="Times New Roman"/>
            <w:sz w:val="24"/>
            <w:szCs w:val="24"/>
          </w:rPr>
          <w:t>200 gr tepung terigu</w:t>
        </w:r>
      </w:ins>
    </w:p>
    <w:p w:rsidR="006C3DDB" w:rsidRPr="006C3DDB" w:rsidRDefault="006C3DDB" w:rsidP="006C3DDB">
      <w:pPr>
        <w:numPr>
          <w:ilvl w:val="0"/>
          <w:numId w:val="23"/>
        </w:numPr>
        <w:spacing w:before="100" w:beforeAutospacing="1" w:after="100" w:afterAutospacing="1" w:line="240" w:lineRule="auto"/>
        <w:jc w:val="both"/>
        <w:rPr>
          <w:ins w:id="102" w:author="Unknown"/>
          <w:rFonts w:ascii="Times New Roman" w:eastAsia="Times New Roman" w:hAnsi="Times New Roman" w:cs="Times New Roman"/>
          <w:sz w:val="24"/>
          <w:szCs w:val="24"/>
        </w:rPr>
      </w:pPr>
      <w:ins w:id="103" w:author="Unknown">
        <w:r w:rsidRPr="006C3DDB">
          <w:rPr>
            <w:rFonts w:ascii="Times New Roman" w:eastAsia="Times New Roman" w:hAnsi="Times New Roman" w:cs="Times New Roman"/>
            <w:sz w:val="24"/>
            <w:szCs w:val="24"/>
          </w:rPr>
          <w:t>2 sdm susu bubuk</w:t>
        </w:r>
      </w:ins>
    </w:p>
    <w:p w:rsidR="006C3DDB" w:rsidRPr="006C3DDB" w:rsidRDefault="006C3DDB" w:rsidP="006C3DDB">
      <w:pPr>
        <w:numPr>
          <w:ilvl w:val="0"/>
          <w:numId w:val="23"/>
        </w:numPr>
        <w:spacing w:before="100" w:beforeAutospacing="1" w:after="100" w:afterAutospacing="1" w:line="240" w:lineRule="auto"/>
        <w:jc w:val="both"/>
        <w:rPr>
          <w:ins w:id="104" w:author="Unknown"/>
          <w:rFonts w:ascii="Times New Roman" w:eastAsia="Times New Roman" w:hAnsi="Times New Roman" w:cs="Times New Roman"/>
          <w:sz w:val="24"/>
          <w:szCs w:val="24"/>
        </w:rPr>
      </w:pPr>
      <w:ins w:id="105" w:author="Unknown">
        <w:r w:rsidRPr="006C3DDB">
          <w:rPr>
            <w:rFonts w:ascii="Times New Roman" w:eastAsia="Times New Roman" w:hAnsi="Times New Roman" w:cs="Times New Roman"/>
            <w:sz w:val="24"/>
            <w:szCs w:val="24"/>
          </w:rPr>
          <w:t>1/4 sdt bp</w:t>
        </w:r>
      </w:ins>
    </w:p>
    <w:p w:rsidR="006C3DDB" w:rsidRPr="006C3DDB" w:rsidRDefault="006C3DDB" w:rsidP="006C3DDB">
      <w:pPr>
        <w:spacing w:after="0" w:line="240" w:lineRule="auto"/>
        <w:jc w:val="both"/>
        <w:rPr>
          <w:ins w:id="106" w:author="Unknown"/>
          <w:rFonts w:ascii="Times New Roman" w:eastAsia="Times New Roman" w:hAnsi="Times New Roman" w:cs="Times New Roman"/>
          <w:sz w:val="24"/>
          <w:szCs w:val="24"/>
        </w:rPr>
      </w:pPr>
      <w:ins w:id="107" w:author="Unknown">
        <w:r w:rsidRPr="006C3DDB">
          <w:rPr>
            <w:rFonts w:ascii="Times New Roman" w:eastAsia="Times New Roman" w:hAnsi="Times New Roman" w:cs="Times New Roman"/>
            <w:sz w:val="24"/>
            <w:szCs w:val="24"/>
          </w:rPr>
          <w:t>bahan 4</w:t>
        </w:r>
      </w:ins>
    </w:p>
    <w:p w:rsidR="006C3DDB" w:rsidRPr="006C3DDB" w:rsidRDefault="006C3DDB" w:rsidP="006C3DDB">
      <w:pPr>
        <w:numPr>
          <w:ilvl w:val="0"/>
          <w:numId w:val="24"/>
        </w:numPr>
        <w:spacing w:before="100" w:beforeAutospacing="1" w:after="100" w:afterAutospacing="1" w:line="240" w:lineRule="auto"/>
        <w:jc w:val="both"/>
        <w:rPr>
          <w:ins w:id="108" w:author="Unknown"/>
          <w:rFonts w:ascii="Times New Roman" w:eastAsia="Times New Roman" w:hAnsi="Times New Roman" w:cs="Times New Roman"/>
          <w:sz w:val="24"/>
          <w:szCs w:val="24"/>
        </w:rPr>
      </w:pPr>
      <w:ins w:id="109" w:author="Unknown">
        <w:r w:rsidRPr="006C3DDB">
          <w:rPr>
            <w:rFonts w:ascii="Times New Roman" w:eastAsia="Times New Roman" w:hAnsi="Times New Roman" w:cs="Times New Roman"/>
            <w:sz w:val="24"/>
            <w:szCs w:val="24"/>
          </w:rPr>
          <w:t>120 gr margarin cair</w:t>
        </w:r>
      </w:ins>
    </w:p>
    <w:p w:rsidR="006C3DDB" w:rsidRPr="006C3DDB" w:rsidRDefault="006C3DDB" w:rsidP="006C3DDB">
      <w:pPr>
        <w:spacing w:after="0" w:line="240" w:lineRule="auto"/>
        <w:jc w:val="both"/>
        <w:rPr>
          <w:ins w:id="110" w:author="Unknown"/>
          <w:rFonts w:ascii="Times New Roman" w:eastAsia="Times New Roman" w:hAnsi="Times New Roman" w:cs="Times New Roman"/>
          <w:sz w:val="24"/>
          <w:szCs w:val="24"/>
        </w:rPr>
      </w:pPr>
      <w:ins w:id="111" w:author="Unknown">
        <w:r w:rsidRPr="006C3DDB">
          <w:rPr>
            <w:rFonts w:ascii="Times New Roman" w:eastAsia="Times New Roman" w:hAnsi="Times New Roman" w:cs="Times New Roman"/>
            <w:sz w:val="24"/>
            <w:szCs w:val="24"/>
          </w:rPr>
          <w:t>bahan tambahan</w:t>
        </w:r>
      </w:ins>
    </w:p>
    <w:p w:rsidR="006C3DDB" w:rsidRPr="006C3DDB" w:rsidRDefault="006C3DDB" w:rsidP="006C3DDB">
      <w:pPr>
        <w:numPr>
          <w:ilvl w:val="0"/>
          <w:numId w:val="25"/>
        </w:numPr>
        <w:spacing w:before="100" w:beforeAutospacing="1" w:after="100" w:afterAutospacing="1" w:line="240" w:lineRule="auto"/>
        <w:jc w:val="both"/>
        <w:rPr>
          <w:ins w:id="112" w:author="Unknown"/>
          <w:rFonts w:ascii="Times New Roman" w:eastAsia="Times New Roman" w:hAnsi="Times New Roman" w:cs="Times New Roman"/>
          <w:sz w:val="24"/>
          <w:szCs w:val="24"/>
        </w:rPr>
      </w:pPr>
      <w:ins w:id="113" w:author="Unknown">
        <w:r w:rsidRPr="006C3DDB">
          <w:rPr>
            <w:rFonts w:ascii="Times New Roman" w:eastAsia="Times New Roman" w:hAnsi="Times New Roman" w:cs="Times New Roman"/>
            <w:sz w:val="24"/>
            <w:szCs w:val="24"/>
          </w:rPr>
          <w:t>2 buah pisang iris memanjang</w:t>
        </w:r>
      </w:ins>
    </w:p>
    <w:p w:rsidR="006C3DDB" w:rsidRPr="006C3DDB" w:rsidRDefault="006C3DDB" w:rsidP="006C3DDB">
      <w:pPr>
        <w:spacing w:before="100" w:beforeAutospacing="1" w:after="100" w:afterAutospacing="1" w:line="240" w:lineRule="auto"/>
        <w:jc w:val="both"/>
        <w:outlineLvl w:val="2"/>
        <w:rPr>
          <w:ins w:id="114" w:author="Unknown"/>
          <w:rFonts w:ascii="Times New Roman" w:eastAsia="Times New Roman" w:hAnsi="Times New Roman" w:cs="Times New Roman"/>
          <w:b/>
          <w:bCs/>
          <w:sz w:val="27"/>
          <w:szCs w:val="27"/>
        </w:rPr>
      </w:pPr>
      <w:ins w:id="115" w:author="Unknown">
        <w:r w:rsidRPr="006C3DDB">
          <w:rPr>
            <w:rFonts w:ascii="Times New Roman" w:eastAsia="Times New Roman" w:hAnsi="Times New Roman" w:cs="Times New Roman"/>
            <w:b/>
            <w:bCs/>
            <w:color w:val="0000FF"/>
            <w:sz w:val="27"/>
            <w:szCs w:val="27"/>
          </w:rPr>
          <w:t>Cara Membuat Bolu Pisang</w:t>
        </w:r>
      </w:ins>
    </w:p>
    <w:p w:rsidR="006C3DDB" w:rsidRPr="006C3DDB" w:rsidRDefault="006C3DDB" w:rsidP="006C3DDB">
      <w:pPr>
        <w:numPr>
          <w:ilvl w:val="0"/>
          <w:numId w:val="26"/>
        </w:numPr>
        <w:spacing w:before="100" w:beforeAutospacing="1" w:after="100" w:afterAutospacing="1" w:line="240" w:lineRule="auto"/>
        <w:jc w:val="both"/>
        <w:rPr>
          <w:ins w:id="116" w:author="Unknown"/>
          <w:rFonts w:ascii="Times New Roman" w:eastAsia="Times New Roman" w:hAnsi="Times New Roman" w:cs="Times New Roman"/>
          <w:sz w:val="24"/>
          <w:szCs w:val="24"/>
        </w:rPr>
      </w:pPr>
      <w:ins w:id="117" w:author="Unknown">
        <w:r w:rsidRPr="006C3DDB">
          <w:rPr>
            <w:rFonts w:ascii="Times New Roman" w:eastAsia="Times New Roman" w:hAnsi="Times New Roman" w:cs="Times New Roman"/>
            <w:sz w:val="24"/>
            <w:szCs w:val="24"/>
          </w:rPr>
          <w:t>Olesi loyang dengan margarin lalu taburkan tipis tepung terigu. Tata pisang yang sudah diiris memanjang didSar loyang, sisihkan.</w:t>
        </w:r>
      </w:ins>
    </w:p>
    <w:p w:rsidR="006C3DDB" w:rsidRPr="006C3DDB" w:rsidRDefault="006C3DDB" w:rsidP="006C3DDB">
      <w:pPr>
        <w:numPr>
          <w:ilvl w:val="0"/>
          <w:numId w:val="26"/>
        </w:numPr>
        <w:spacing w:before="100" w:beforeAutospacing="1" w:after="100" w:afterAutospacing="1" w:line="240" w:lineRule="auto"/>
        <w:jc w:val="both"/>
        <w:rPr>
          <w:ins w:id="118" w:author="Unknown"/>
          <w:rFonts w:ascii="Times New Roman" w:eastAsia="Times New Roman" w:hAnsi="Times New Roman" w:cs="Times New Roman"/>
          <w:sz w:val="24"/>
          <w:szCs w:val="24"/>
        </w:rPr>
      </w:pPr>
      <w:ins w:id="119" w:author="Unknown">
        <w:r w:rsidRPr="006C3DDB">
          <w:rPr>
            <w:rFonts w:ascii="Times New Roman" w:eastAsia="Times New Roman" w:hAnsi="Times New Roman" w:cs="Times New Roman"/>
            <w:sz w:val="24"/>
            <w:szCs w:val="24"/>
          </w:rPr>
          <w:t>Campur bahan 1, sisihkan.</w:t>
        </w:r>
      </w:ins>
    </w:p>
    <w:p w:rsidR="006C3DDB" w:rsidRPr="006C3DDB" w:rsidRDefault="006C3DDB" w:rsidP="006C3DDB">
      <w:pPr>
        <w:numPr>
          <w:ilvl w:val="0"/>
          <w:numId w:val="26"/>
        </w:numPr>
        <w:spacing w:before="100" w:beforeAutospacing="1" w:after="100" w:afterAutospacing="1" w:line="240" w:lineRule="auto"/>
        <w:jc w:val="both"/>
        <w:rPr>
          <w:ins w:id="120" w:author="Unknown"/>
          <w:rFonts w:ascii="Times New Roman" w:eastAsia="Times New Roman" w:hAnsi="Times New Roman" w:cs="Times New Roman"/>
          <w:sz w:val="24"/>
          <w:szCs w:val="24"/>
        </w:rPr>
      </w:pPr>
      <w:ins w:id="121" w:author="Unknown">
        <w:r w:rsidRPr="006C3DDB">
          <w:rPr>
            <w:rFonts w:ascii="Times New Roman" w:eastAsia="Times New Roman" w:hAnsi="Times New Roman" w:cs="Times New Roman"/>
            <w:sz w:val="24"/>
            <w:szCs w:val="24"/>
          </w:rPr>
          <w:t>Kocok bahan 2 hingga mengembang putih lalu tuang bahan 3 aduk balik hingga rata lalu tuang margarin cair.</w:t>
        </w:r>
      </w:ins>
    </w:p>
    <w:p w:rsidR="006C3DDB" w:rsidRPr="006C3DDB" w:rsidRDefault="006C3DDB" w:rsidP="006C3DDB">
      <w:pPr>
        <w:numPr>
          <w:ilvl w:val="0"/>
          <w:numId w:val="26"/>
        </w:numPr>
        <w:spacing w:before="100" w:beforeAutospacing="1" w:after="100" w:afterAutospacing="1" w:line="240" w:lineRule="auto"/>
        <w:jc w:val="both"/>
        <w:rPr>
          <w:ins w:id="122" w:author="Unknown"/>
          <w:rFonts w:ascii="Times New Roman" w:eastAsia="Times New Roman" w:hAnsi="Times New Roman" w:cs="Times New Roman"/>
          <w:sz w:val="24"/>
          <w:szCs w:val="24"/>
        </w:rPr>
      </w:pPr>
      <w:ins w:id="123" w:author="Unknown">
        <w:r w:rsidRPr="006C3DDB">
          <w:rPr>
            <w:rFonts w:ascii="Times New Roman" w:eastAsia="Times New Roman" w:hAnsi="Times New Roman" w:cs="Times New Roman"/>
            <w:sz w:val="24"/>
            <w:szCs w:val="24"/>
          </w:rPr>
          <w:t>Lalu tuang bahan 1, aduk rata. Lalu tuang ke loyang dan kukus selama 30-40 menit.</w:t>
        </w:r>
      </w:ins>
    </w:p>
    <w:p w:rsidR="006C3DDB" w:rsidRDefault="003A1107" w:rsidP="006C3DDB">
      <w:pPr>
        <w:numPr>
          <w:ilvl w:val="0"/>
          <w:numId w:val="27"/>
        </w:numPr>
        <w:spacing w:before="100" w:beforeAutospacing="1" w:after="100" w:afterAutospacing="1" w:line="240" w:lineRule="auto"/>
      </w:pPr>
      <w:hyperlink r:id="rId94" w:history="1">
        <w:r w:rsidR="006C3DDB">
          <w:rPr>
            <w:rStyle w:val="Hyperlink"/>
            <w:color w:val="FFFFFF"/>
            <w:shd w:val="clear" w:color="auto" w:fill="FF0000"/>
          </w:rPr>
          <w:t>Buat Resep</w:t>
        </w:r>
      </w:hyperlink>
    </w:p>
    <w:p w:rsidR="006C3DDB" w:rsidRDefault="003A1107" w:rsidP="006C3DDB">
      <w:pPr>
        <w:numPr>
          <w:ilvl w:val="0"/>
          <w:numId w:val="27"/>
        </w:numPr>
        <w:spacing w:before="100" w:beforeAutospacing="1" w:after="100" w:afterAutospacing="1" w:line="240" w:lineRule="auto"/>
      </w:pPr>
      <w:hyperlink r:id="rId95" w:history="1">
        <w:r w:rsidR="006C3DDB">
          <w:rPr>
            <w:rStyle w:val="Hyperlink"/>
          </w:rPr>
          <w:t>Aneka Kue</w:t>
        </w:r>
      </w:hyperlink>
    </w:p>
    <w:p w:rsidR="006C3DDB" w:rsidRDefault="003A1107" w:rsidP="006C3DDB">
      <w:pPr>
        <w:numPr>
          <w:ilvl w:val="0"/>
          <w:numId w:val="27"/>
        </w:numPr>
        <w:spacing w:before="100" w:beforeAutospacing="1" w:after="100" w:afterAutospacing="1" w:line="240" w:lineRule="auto"/>
      </w:pPr>
      <w:hyperlink r:id="rId96" w:history="1">
        <w:r w:rsidR="006C3DDB">
          <w:rPr>
            <w:rStyle w:val="Hyperlink"/>
          </w:rPr>
          <w:t>Bolu</w:t>
        </w:r>
      </w:hyperlink>
    </w:p>
    <w:p w:rsidR="006C3DDB" w:rsidRDefault="003A1107" w:rsidP="006C3DDB">
      <w:pPr>
        <w:numPr>
          <w:ilvl w:val="0"/>
          <w:numId w:val="27"/>
        </w:numPr>
        <w:spacing w:before="100" w:beforeAutospacing="1" w:after="100" w:afterAutospacing="1" w:line="240" w:lineRule="auto"/>
      </w:pPr>
      <w:hyperlink r:id="rId97" w:history="1">
        <w:r w:rsidR="006C3DDB">
          <w:rPr>
            <w:rStyle w:val="Hyperlink"/>
          </w:rPr>
          <w:t>Camilan</w:t>
        </w:r>
      </w:hyperlink>
    </w:p>
    <w:p w:rsidR="006C3DDB" w:rsidRDefault="003A1107" w:rsidP="006C3DDB">
      <w:pPr>
        <w:numPr>
          <w:ilvl w:val="0"/>
          <w:numId w:val="27"/>
        </w:numPr>
        <w:spacing w:before="100" w:beforeAutospacing="1" w:after="100" w:afterAutospacing="1" w:line="240" w:lineRule="auto"/>
      </w:pPr>
      <w:hyperlink r:id="rId98" w:history="1">
        <w:r w:rsidR="006C3DDB">
          <w:rPr>
            <w:rStyle w:val="Hyperlink"/>
          </w:rPr>
          <w:t>Es Krim</w:t>
        </w:r>
      </w:hyperlink>
    </w:p>
    <w:p w:rsidR="006C3DDB" w:rsidRDefault="003A1107" w:rsidP="006C3DDB">
      <w:pPr>
        <w:numPr>
          <w:ilvl w:val="0"/>
          <w:numId w:val="27"/>
        </w:numPr>
        <w:spacing w:before="100" w:beforeAutospacing="1" w:after="100" w:afterAutospacing="1" w:line="240" w:lineRule="auto"/>
      </w:pPr>
      <w:hyperlink r:id="rId99" w:history="1">
        <w:r w:rsidR="006C3DDB">
          <w:rPr>
            <w:rStyle w:val="Hyperlink"/>
          </w:rPr>
          <w:t>Puding</w:t>
        </w:r>
      </w:hyperlink>
    </w:p>
    <w:p w:rsidR="006C3DDB" w:rsidRDefault="003A1107" w:rsidP="006C3DDB">
      <w:pPr>
        <w:numPr>
          <w:ilvl w:val="0"/>
          <w:numId w:val="27"/>
        </w:numPr>
        <w:spacing w:before="100" w:beforeAutospacing="1" w:after="100" w:afterAutospacing="1" w:line="240" w:lineRule="auto"/>
      </w:pPr>
      <w:hyperlink r:id="rId100" w:history="1">
        <w:r w:rsidR="006C3DDB">
          <w:rPr>
            <w:rStyle w:val="Hyperlink"/>
          </w:rPr>
          <w:t>More Label..</w:t>
        </w:r>
      </w:hyperlink>
      <w:r w:rsidR="006C3DDB">
        <w:t xml:space="preserve"> </w:t>
      </w:r>
    </w:p>
    <w:p w:rsidR="006C3DDB" w:rsidRDefault="003A1107" w:rsidP="006C3DDB">
      <w:pPr>
        <w:numPr>
          <w:ilvl w:val="1"/>
          <w:numId w:val="27"/>
        </w:numPr>
        <w:spacing w:before="100" w:beforeAutospacing="1" w:after="100" w:afterAutospacing="1" w:line="240" w:lineRule="auto"/>
      </w:pPr>
      <w:hyperlink r:id="rId101" w:history="1">
        <w:r w:rsidR="006C3DDB">
          <w:rPr>
            <w:rStyle w:val="Hyperlink"/>
          </w:rPr>
          <w:t>Sub Label</w:t>
        </w:r>
      </w:hyperlink>
    </w:p>
    <w:p w:rsidR="006C3DDB" w:rsidRDefault="003A1107" w:rsidP="006C3DDB">
      <w:pPr>
        <w:numPr>
          <w:ilvl w:val="1"/>
          <w:numId w:val="27"/>
        </w:numPr>
        <w:spacing w:before="100" w:beforeAutospacing="1" w:after="100" w:afterAutospacing="1" w:line="240" w:lineRule="auto"/>
      </w:pPr>
      <w:hyperlink r:id="rId102" w:history="1">
        <w:r w:rsidR="006C3DDB">
          <w:rPr>
            <w:rStyle w:val="Hyperlink"/>
          </w:rPr>
          <w:t>Sub Label</w:t>
        </w:r>
      </w:hyperlink>
    </w:p>
    <w:p w:rsidR="006C3DDB" w:rsidRDefault="003A1107" w:rsidP="006C3DDB">
      <w:pPr>
        <w:spacing w:after="0"/>
      </w:pPr>
      <w:hyperlink r:id="rId103" w:history="1">
        <w:r w:rsidR="006C3DDB">
          <w:rPr>
            <w:rStyle w:val="Hyperlink"/>
          </w:rPr>
          <w:t>Home</w:t>
        </w:r>
      </w:hyperlink>
      <w:r w:rsidR="006C3DDB">
        <w:rPr>
          <w:rStyle w:val="breadhome"/>
        </w:rPr>
        <w:t xml:space="preserve"> » </w:t>
      </w:r>
      <w:hyperlink r:id="rId104" w:history="1">
        <w:r w:rsidR="006C3DDB">
          <w:rPr>
            <w:rStyle w:val="Hyperlink"/>
          </w:rPr>
          <w:t>Bakpao</w:t>
        </w:r>
      </w:hyperlink>
      <w:r w:rsidR="006C3DDB">
        <w:rPr>
          <w:rStyle w:val="breadlabel"/>
        </w:rPr>
        <w:t xml:space="preserve"> » </w:t>
      </w:r>
      <w:hyperlink r:id="rId105" w:history="1">
        <w:r w:rsidR="006C3DDB">
          <w:rPr>
            <w:rStyle w:val="Hyperlink"/>
          </w:rPr>
          <w:t>Kue Basah</w:t>
        </w:r>
      </w:hyperlink>
      <w:r w:rsidR="006C3DDB">
        <w:rPr>
          <w:rStyle w:val="breadlabel"/>
        </w:rPr>
        <w:t xml:space="preserve"> » </w:t>
      </w:r>
      <w:hyperlink r:id="rId106" w:history="1">
        <w:r w:rsidR="006C3DDB">
          <w:rPr>
            <w:rStyle w:val="Hyperlink"/>
          </w:rPr>
          <w:t>Resep Kue</w:t>
        </w:r>
      </w:hyperlink>
      <w:r w:rsidR="006C3DDB">
        <w:rPr>
          <w:rStyle w:val="breadlabel"/>
        </w:rPr>
        <w:t xml:space="preserve"> » Resep Cara Membuat Bakpao Isi Kelapa Campur Gula Merah</w:t>
      </w:r>
      <w:r w:rsidR="006C3DDB">
        <w:t xml:space="preserve"> </w:t>
      </w:r>
    </w:p>
    <w:p w:rsidR="006C3DDB" w:rsidRDefault="006C3DDB" w:rsidP="006C3DDB">
      <w:r>
        <w:rPr>
          <w:b/>
          <w:bCs/>
        </w:rPr>
        <w:t>Kamis, 22 Januari 2015</w:t>
      </w:r>
      <w:r>
        <w:t xml:space="preserve"> </w:t>
      </w:r>
    </w:p>
    <w:p w:rsidR="006C3DDB" w:rsidRDefault="006C3DDB" w:rsidP="006C3DDB">
      <w:pPr>
        <w:pStyle w:val="Heading1"/>
      </w:pPr>
      <w:bookmarkStart w:id="124" w:name="4839338022390027091"/>
      <w:bookmarkEnd w:id="124"/>
      <w:r>
        <w:lastRenderedPageBreak/>
        <w:t xml:space="preserve">Resep Cara Membuat Bakpao Isi Kelapa Campur Gula Merah </w:t>
      </w:r>
    </w:p>
    <w:p w:rsidR="006C3DDB" w:rsidRDefault="006C3DDB" w:rsidP="006C3DDB">
      <w:pPr>
        <w:jc w:val="both"/>
        <w:rPr>
          <w:ins w:id="125" w:author="Unknown"/>
        </w:rPr>
      </w:pPr>
      <w:ins w:id="126" w:author="Unknown">
        <w:r>
          <w:fldChar w:fldCharType="begin"/>
        </w:r>
        <w:r>
          <w:instrText xml:space="preserve"> HYPERLINK "http://buatresep.blogspot.com/2015/01/resep-cara-membuat-bakpao-isi-kelapa.html" </w:instrText>
        </w:r>
        <w:r>
          <w:fldChar w:fldCharType="separate"/>
        </w:r>
        <w:r>
          <w:rPr>
            <w:rStyle w:val="Hyperlink"/>
            <w:b/>
            <w:bCs/>
          </w:rPr>
          <w:t>Resep Cara Bakpao Isi Kelapa Campur Gula Merah</w:t>
        </w:r>
        <w:r>
          <w:fldChar w:fldCharType="end"/>
        </w:r>
        <w:r>
          <w:t xml:space="preserve"> - Tara bakpao isi kelapa matang juga. Kalau dingin gak keras bun tapi tidak seempuk saat hangat. Makanya abang tukang bakpao kan jualannya sama bawa kukusan. Saya saja kalau makan bakpao di hangatin dulu. Kukus sebentar lebih maknyos. Entar setelah dibulatin terus didiemi 30 menit itu ditutup pakai koran. Bisa juga pakai daun pisang yang lebar. Umpama gunain koran permukaan bakpaonya dikasih sedikit terigu biar tidak menempel. </w:t>
        </w:r>
        <w:proofErr w:type="gramStart"/>
        <w:r>
          <w:t>Mari coba</w:t>
        </w:r>
        <w:r>
          <w:fldChar w:fldCharType="begin"/>
        </w:r>
        <w:r>
          <w:instrText xml:space="preserve"> HYPERLINK "http://buatresep.blogspot.com/" </w:instrText>
        </w:r>
        <w:r>
          <w:fldChar w:fldCharType="separate"/>
        </w:r>
        <w:r>
          <w:rPr>
            <w:rStyle w:val="Hyperlink"/>
            <w:b/>
            <w:bCs/>
          </w:rPr>
          <w:t xml:space="preserve"> resep membuat</w:t>
        </w:r>
        <w:r>
          <w:fldChar w:fldCharType="end"/>
        </w:r>
        <w:r>
          <w:t xml:space="preserve"> bakpao isi kelapa dari ibunya dik saifa.</w:t>
        </w:r>
        <w:proofErr w:type="gramEnd"/>
      </w:ins>
    </w:p>
    <w:p w:rsidR="006C3DDB" w:rsidRDefault="006C3DDB" w:rsidP="006C3DDB">
      <w:pPr>
        <w:jc w:val="both"/>
        <w:rPr>
          <w:ins w:id="127" w:author="Unknown"/>
        </w:rPr>
      </w:pPr>
    </w:p>
    <w:p w:rsidR="006C3DDB" w:rsidRDefault="006C3DDB" w:rsidP="006C3DDB">
      <w:pPr>
        <w:jc w:val="center"/>
        <w:rPr>
          <w:ins w:id="128" w:author="Unknown"/>
        </w:rPr>
      </w:pPr>
      <w:r>
        <w:rPr>
          <w:noProof/>
          <w:color w:val="0000FF"/>
        </w:rPr>
        <w:drawing>
          <wp:inline distT="0" distB="0" distL="0" distR="0" wp14:anchorId="4E399546" wp14:editId="12208E60">
            <wp:extent cx="2695575" cy="3048000"/>
            <wp:effectExtent l="0" t="0" r="9525" b="0"/>
            <wp:docPr id="22" name="Picture 22" descr="Resep Cara Membuat Bakpao Isi Kelap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Resep Cara Membuat Bakpao Isi Kelapa">
                      <a:hlinkClick r:id="rId107"/>
                    </pic:cNvPr>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695575" cy="3048000"/>
                    </a:xfrm>
                    <a:prstGeom prst="rect">
                      <a:avLst/>
                    </a:prstGeom>
                    <a:noFill/>
                    <a:ln>
                      <a:noFill/>
                    </a:ln>
                  </pic:spPr>
                </pic:pic>
              </a:graphicData>
            </a:graphic>
          </wp:inline>
        </w:drawing>
      </w:r>
    </w:p>
    <w:p w:rsidR="006C3DDB" w:rsidRDefault="006C3DDB" w:rsidP="006C3DDB">
      <w:pPr>
        <w:pStyle w:val="Heading3"/>
        <w:rPr>
          <w:ins w:id="129" w:author="Unknown"/>
        </w:rPr>
      </w:pPr>
      <w:ins w:id="130" w:author="Unknown">
        <w:r>
          <w:rPr>
            <w:color w:val="0000FF"/>
          </w:rPr>
          <w:t>Resep Bakpao Isi Kelapa</w:t>
        </w:r>
      </w:ins>
    </w:p>
    <w:p w:rsidR="006C3DDB" w:rsidRDefault="006C3DDB" w:rsidP="006C3DDB">
      <w:pPr>
        <w:jc w:val="both"/>
        <w:rPr>
          <w:ins w:id="131" w:author="Unknown"/>
        </w:rPr>
      </w:pPr>
      <w:ins w:id="132" w:author="Unknown">
        <w:r>
          <w:t>Bahan:</w:t>
        </w:r>
      </w:ins>
    </w:p>
    <w:p w:rsidR="006C3DDB" w:rsidRDefault="006C3DDB" w:rsidP="006C3DDB">
      <w:pPr>
        <w:numPr>
          <w:ilvl w:val="0"/>
          <w:numId w:val="28"/>
        </w:numPr>
        <w:spacing w:before="100" w:beforeAutospacing="1" w:after="100" w:afterAutospacing="1" w:line="240" w:lineRule="auto"/>
        <w:rPr>
          <w:ins w:id="133" w:author="Unknown"/>
        </w:rPr>
      </w:pPr>
      <w:ins w:id="134" w:author="Unknown">
        <w:r>
          <w:t>1/2 kg terigu (saya pakai cakra)</w:t>
        </w:r>
      </w:ins>
    </w:p>
    <w:p w:rsidR="006C3DDB" w:rsidRDefault="006C3DDB" w:rsidP="006C3DDB">
      <w:pPr>
        <w:numPr>
          <w:ilvl w:val="0"/>
          <w:numId w:val="28"/>
        </w:numPr>
        <w:spacing w:before="100" w:beforeAutospacing="1" w:after="100" w:afterAutospacing="1" w:line="240" w:lineRule="auto"/>
        <w:rPr>
          <w:ins w:id="135" w:author="Unknown"/>
        </w:rPr>
      </w:pPr>
      <w:ins w:id="136" w:author="Unknown">
        <w:r>
          <w:t>2 butir telur</w:t>
        </w:r>
      </w:ins>
    </w:p>
    <w:p w:rsidR="006C3DDB" w:rsidRDefault="006C3DDB" w:rsidP="006C3DDB">
      <w:pPr>
        <w:numPr>
          <w:ilvl w:val="0"/>
          <w:numId w:val="28"/>
        </w:numPr>
        <w:spacing w:before="100" w:beforeAutospacing="1" w:after="100" w:afterAutospacing="1" w:line="240" w:lineRule="auto"/>
        <w:rPr>
          <w:ins w:id="137" w:author="Unknown"/>
        </w:rPr>
      </w:pPr>
      <w:ins w:id="138" w:author="Unknown">
        <w:r>
          <w:t>4 sdm gula pasir</w:t>
        </w:r>
      </w:ins>
    </w:p>
    <w:p w:rsidR="006C3DDB" w:rsidRDefault="006C3DDB" w:rsidP="006C3DDB">
      <w:pPr>
        <w:numPr>
          <w:ilvl w:val="0"/>
          <w:numId w:val="28"/>
        </w:numPr>
        <w:spacing w:before="100" w:beforeAutospacing="1" w:after="100" w:afterAutospacing="1" w:line="240" w:lineRule="auto"/>
        <w:rPr>
          <w:ins w:id="139" w:author="Unknown"/>
        </w:rPr>
      </w:pPr>
      <w:ins w:id="140" w:author="Unknown">
        <w:r>
          <w:t>1/2 sdt garam halus</w:t>
        </w:r>
      </w:ins>
    </w:p>
    <w:p w:rsidR="006C3DDB" w:rsidRDefault="006C3DDB" w:rsidP="006C3DDB">
      <w:pPr>
        <w:numPr>
          <w:ilvl w:val="0"/>
          <w:numId w:val="28"/>
        </w:numPr>
        <w:spacing w:before="100" w:beforeAutospacing="1" w:after="100" w:afterAutospacing="1" w:line="240" w:lineRule="auto"/>
        <w:rPr>
          <w:ins w:id="141" w:author="Unknown"/>
        </w:rPr>
      </w:pPr>
      <w:ins w:id="142" w:author="Unknown">
        <w:r>
          <w:t>1 1/2 sdt fermipan</w:t>
        </w:r>
      </w:ins>
    </w:p>
    <w:p w:rsidR="006C3DDB" w:rsidRDefault="006C3DDB" w:rsidP="006C3DDB">
      <w:pPr>
        <w:numPr>
          <w:ilvl w:val="0"/>
          <w:numId w:val="28"/>
        </w:numPr>
        <w:spacing w:before="100" w:beforeAutospacing="1" w:after="100" w:afterAutospacing="1" w:line="240" w:lineRule="auto"/>
        <w:rPr>
          <w:ins w:id="143" w:author="Unknown"/>
        </w:rPr>
      </w:pPr>
      <w:ins w:id="144" w:author="Unknown">
        <w:r>
          <w:t>3 sdm margarin</w:t>
        </w:r>
      </w:ins>
    </w:p>
    <w:p w:rsidR="006C3DDB" w:rsidRDefault="006C3DDB" w:rsidP="006C3DDB">
      <w:pPr>
        <w:numPr>
          <w:ilvl w:val="0"/>
          <w:numId w:val="28"/>
        </w:numPr>
        <w:spacing w:before="100" w:beforeAutospacing="1" w:after="100" w:afterAutospacing="1" w:line="240" w:lineRule="auto"/>
        <w:rPr>
          <w:ins w:id="145" w:author="Unknown"/>
        </w:rPr>
      </w:pPr>
      <w:ins w:id="146" w:author="Unknown">
        <w:r>
          <w:t>air secukupnya</w:t>
        </w:r>
      </w:ins>
    </w:p>
    <w:p w:rsidR="006C3DDB" w:rsidRDefault="006C3DDB" w:rsidP="006C3DDB">
      <w:pPr>
        <w:spacing w:after="0"/>
        <w:jc w:val="both"/>
        <w:rPr>
          <w:ins w:id="147" w:author="Unknown"/>
        </w:rPr>
      </w:pPr>
      <w:ins w:id="148" w:author="Unknown">
        <w:r>
          <w:t>Bahan isi:</w:t>
        </w:r>
      </w:ins>
    </w:p>
    <w:p w:rsidR="006C3DDB" w:rsidRDefault="006C3DDB" w:rsidP="006C3DDB">
      <w:pPr>
        <w:numPr>
          <w:ilvl w:val="0"/>
          <w:numId w:val="29"/>
        </w:numPr>
        <w:spacing w:before="100" w:beforeAutospacing="1" w:after="100" w:afterAutospacing="1" w:line="240" w:lineRule="auto"/>
        <w:rPr>
          <w:ins w:id="149" w:author="Unknown"/>
        </w:rPr>
      </w:pPr>
      <w:ins w:id="150" w:author="Unknown">
        <w:r>
          <w:lastRenderedPageBreak/>
          <w:t>1/2 butir kelapa dikupas dan diparut</w:t>
        </w:r>
      </w:ins>
    </w:p>
    <w:p w:rsidR="006C3DDB" w:rsidRDefault="006C3DDB" w:rsidP="006C3DDB">
      <w:pPr>
        <w:numPr>
          <w:ilvl w:val="0"/>
          <w:numId w:val="29"/>
        </w:numPr>
        <w:spacing w:before="100" w:beforeAutospacing="1" w:after="100" w:afterAutospacing="1" w:line="240" w:lineRule="auto"/>
        <w:rPr>
          <w:ins w:id="151" w:author="Unknown"/>
        </w:rPr>
      </w:pPr>
      <w:ins w:id="152" w:author="Unknown">
        <w:r>
          <w:t>300 gr gula merah (saya pakai gula aren yang wangi)</w:t>
        </w:r>
      </w:ins>
    </w:p>
    <w:p w:rsidR="006C3DDB" w:rsidRDefault="006C3DDB" w:rsidP="006C3DDB">
      <w:pPr>
        <w:numPr>
          <w:ilvl w:val="0"/>
          <w:numId w:val="29"/>
        </w:numPr>
        <w:spacing w:before="100" w:beforeAutospacing="1" w:after="100" w:afterAutospacing="1" w:line="240" w:lineRule="auto"/>
        <w:rPr>
          <w:ins w:id="153" w:author="Unknown"/>
        </w:rPr>
      </w:pPr>
      <w:ins w:id="154" w:author="Unknown">
        <w:r>
          <w:t>3 sdm gula pasir</w:t>
        </w:r>
      </w:ins>
    </w:p>
    <w:p w:rsidR="006C3DDB" w:rsidRDefault="006C3DDB" w:rsidP="006C3DDB">
      <w:pPr>
        <w:numPr>
          <w:ilvl w:val="0"/>
          <w:numId w:val="29"/>
        </w:numPr>
        <w:spacing w:before="100" w:beforeAutospacing="1" w:after="100" w:afterAutospacing="1" w:line="240" w:lineRule="auto"/>
        <w:rPr>
          <w:ins w:id="155" w:author="Unknown"/>
        </w:rPr>
      </w:pPr>
      <w:ins w:id="156" w:author="Unknown">
        <w:r>
          <w:t>2 sdm penuh terigu</w:t>
        </w:r>
      </w:ins>
    </w:p>
    <w:p w:rsidR="006C3DDB" w:rsidRDefault="006C3DDB" w:rsidP="006C3DDB">
      <w:pPr>
        <w:numPr>
          <w:ilvl w:val="0"/>
          <w:numId w:val="29"/>
        </w:numPr>
        <w:spacing w:before="100" w:beforeAutospacing="1" w:after="100" w:afterAutospacing="1" w:line="240" w:lineRule="auto"/>
        <w:rPr>
          <w:ins w:id="157" w:author="Unknown"/>
        </w:rPr>
      </w:pPr>
      <w:ins w:id="158" w:author="Unknown">
        <w:r>
          <w:t>1 gelas belimbing air</w:t>
        </w:r>
      </w:ins>
    </w:p>
    <w:p w:rsidR="006C3DDB" w:rsidRDefault="006C3DDB" w:rsidP="006C3DDB">
      <w:pPr>
        <w:spacing w:after="0"/>
        <w:jc w:val="both"/>
        <w:rPr>
          <w:ins w:id="159" w:author="Unknown"/>
        </w:rPr>
      </w:pPr>
      <w:ins w:id="160" w:author="Unknown">
        <w:r>
          <w:rPr>
            <w:b/>
            <w:bCs/>
            <w:color w:val="0000FF"/>
          </w:rPr>
          <w:t>Cara bikin isian:</w:t>
        </w:r>
      </w:ins>
    </w:p>
    <w:p w:rsidR="006C3DDB" w:rsidRDefault="006C3DDB" w:rsidP="006C3DDB">
      <w:pPr>
        <w:jc w:val="center"/>
        <w:rPr>
          <w:ins w:id="161" w:author="Unknown"/>
        </w:rPr>
      </w:pPr>
      <w:r>
        <w:rPr>
          <w:noProof/>
          <w:color w:val="0000FF"/>
        </w:rPr>
        <w:drawing>
          <wp:inline distT="0" distB="0" distL="0" distR="0" wp14:anchorId="0602BA97" wp14:editId="31BCF1CC">
            <wp:extent cx="3048000" cy="2562225"/>
            <wp:effectExtent l="0" t="0" r="0" b="9525"/>
            <wp:docPr id="21" name="Picture 21" descr="Isi dari bahan kelapa dan gula merah">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si dari bahan kelapa dan gula merah">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48000" cy="2562225"/>
                    </a:xfrm>
                    <a:prstGeom prst="rect">
                      <a:avLst/>
                    </a:prstGeom>
                    <a:noFill/>
                    <a:ln>
                      <a:noFill/>
                    </a:ln>
                  </pic:spPr>
                </pic:pic>
              </a:graphicData>
            </a:graphic>
          </wp:inline>
        </w:drawing>
      </w:r>
    </w:p>
    <w:p w:rsidR="006C3DDB" w:rsidRDefault="006C3DDB" w:rsidP="006C3DDB">
      <w:pPr>
        <w:numPr>
          <w:ilvl w:val="0"/>
          <w:numId w:val="30"/>
        </w:numPr>
        <w:spacing w:before="100" w:beforeAutospacing="1" w:after="100" w:afterAutospacing="1" w:line="240" w:lineRule="auto"/>
        <w:rPr>
          <w:ins w:id="162" w:author="Unknown"/>
        </w:rPr>
      </w:pPr>
      <w:ins w:id="163" w:author="Unknown">
        <w:r>
          <w:t>Cincang gula merah lalu masak bersama air dan gula pasir sampai gula larut pakai api sedang.</w:t>
        </w:r>
      </w:ins>
    </w:p>
    <w:p w:rsidR="006C3DDB" w:rsidRDefault="006C3DDB" w:rsidP="006C3DDB">
      <w:pPr>
        <w:numPr>
          <w:ilvl w:val="0"/>
          <w:numId w:val="30"/>
        </w:numPr>
        <w:spacing w:before="100" w:beforeAutospacing="1" w:after="100" w:afterAutospacing="1" w:line="240" w:lineRule="auto"/>
        <w:rPr>
          <w:ins w:id="164" w:author="Unknown"/>
        </w:rPr>
      </w:pPr>
      <w:ins w:id="165" w:author="Unknown">
        <w:r>
          <w:t>Lalu masukkan kelapa parut sambil diaduk. Aduk terus sambil taburi terigu. Terigunya harus ditabur biar gak menggumpal ya bun. Masak sampai air habis (bukan kering lho ya). Hasilnya sperti pada gambar.</w:t>
        </w:r>
      </w:ins>
    </w:p>
    <w:p w:rsidR="006C3DDB" w:rsidRDefault="006C3DDB" w:rsidP="006C3DDB">
      <w:pPr>
        <w:numPr>
          <w:ilvl w:val="0"/>
          <w:numId w:val="30"/>
        </w:numPr>
        <w:spacing w:before="100" w:beforeAutospacing="1" w:after="100" w:afterAutospacing="1" w:line="240" w:lineRule="auto"/>
        <w:rPr>
          <w:ins w:id="166" w:author="Unknown"/>
        </w:rPr>
      </w:pPr>
      <w:ins w:id="167" w:author="Unknown">
        <w:r>
          <w:t>Tunggu agak dingin baru masukin ke adonan.</w:t>
        </w:r>
      </w:ins>
    </w:p>
    <w:p w:rsidR="006C3DDB" w:rsidRDefault="006C3DDB" w:rsidP="006C3DDB">
      <w:pPr>
        <w:pStyle w:val="Heading4"/>
        <w:rPr>
          <w:ins w:id="168" w:author="Unknown"/>
        </w:rPr>
      </w:pPr>
      <w:ins w:id="169" w:author="Unknown">
        <w:r>
          <w:rPr>
            <w:color w:val="0000FF"/>
          </w:rPr>
          <w:lastRenderedPageBreak/>
          <w:t>Bikin Adonan Bakpao</w:t>
        </w:r>
      </w:ins>
    </w:p>
    <w:p w:rsidR="006C3DDB" w:rsidRDefault="006C3DDB" w:rsidP="006C3DDB">
      <w:pPr>
        <w:jc w:val="center"/>
        <w:rPr>
          <w:ins w:id="170" w:author="Unknown"/>
        </w:rPr>
      </w:pPr>
      <w:r>
        <w:rPr>
          <w:noProof/>
          <w:color w:val="0000FF"/>
        </w:rPr>
        <w:drawing>
          <wp:inline distT="0" distB="0" distL="0" distR="0" wp14:anchorId="3894E8C4" wp14:editId="43B26FE2">
            <wp:extent cx="2667000" cy="3048000"/>
            <wp:effectExtent l="0" t="0" r="0" b="0"/>
            <wp:docPr id="20" name="Picture 20" descr="adonan bakpao yang teksturnya pa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adonan bakpao yang teksturnya pas">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67000" cy="3048000"/>
                    </a:xfrm>
                    <a:prstGeom prst="rect">
                      <a:avLst/>
                    </a:prstGeom>
                    <a:noFill/>
                    <a:ln>
                      <a:noFill/>
                    </a:ln>
                  </pic:spPr>
                </pic:pic>
              </a:graphicData>
            </a:graphic>
          </wp:inline>
        </w:drawing>
      </w:r>
    </w:p>
    <w:p w:rsidR="006C3DDB" w:rsidRDefault="006C3DDB" w:rsidP="006C3DDB">
      <w:pPr>
        <w:numPr>
          <w:ilvl w:val="0"/>
          <w:numId w:val="31"/>
        </w:numPr>
        <w:spacing w:before="100" w:beforeAutospacing="1" w:after="100" w:afterAutospacing="1" w:line="240" w:lineRule="auto"/>
        <w:rPr>
          <w:ins w:id="171" w:author="Unknown"/>
        </w:rPr>
      </w:pPr>
      <w:ins w:id="172" w:author="Unknown">
        <w:r>
          <w:t>Campur terigu (jangan semuanya, sisakan sebagian buat jaga-jaga kalau terlalu lembek), fermipan, gula, garam, telur, campur sambil masukkan air sedikit demi sedikit sambil diuleni.</w:t>
        </w:r>
      </w:ins>
    </w:p>
    <w:p w:rsidR="006C3DDB" w:rsidRDefault="006C3DDB" w:rsidP="006C3DDB">
      <w:pPr>
        <w:numPr>
          <w:ilvl w:val="0"/>
          <w:numId w:val="31"/>
        </w:numPr>
        <w:spacing w:before="100" w:beforeAutospacing="1" w:after="100" w:afterAutospacing="1" w:line="240" w:lineRule="auto"/>
        <w:rPr>
          <w:ins w:id="173" w:author="Unknown"/>
        </w:rPr>
      </w:pPr>
      <w:ins w:id="174" w:author="Unknown">
        <w:r>
          <w:t>Setelah semua bahan menyatu masukkan margarin sambil terus diuleni. Jika adonan terlalu lembek maka tambahkan terigu yang tadi disisakan. Kalau adonan kurang lembek boleh tambahkan air sedikit2 sambil terus diuleni sampai adonan kalis dan tidak nempel di tangan.</w:t>
        </w:r>
      </w:ins>
    </w:p>
    <w:p w:rsidR="006C3DDB" w:rsidRDefault="006C3DDB" w:rsidP="006C3DDB">
      <w:pPr>
        <w:numPr>
          <w:ilvl w:val="0"/>
          <w:numId w:val="31"/>
        </w:numPr>
        <w:spacing w:before="100" w:beforeAutospacing="1" w:after="100" w:afterAutospacing="1" w:line="240" w:lineRule="auto"/>
        <w:rPr>
          <w:ins w:id="175" w:author="Unknown"/>
        </w:rPr>
      </w:pPr>
      <w:ins w:id="176" w:author="Unknown">
        <w:r>
          <w:t>Tutup adonan dengan serbet basah lalu diamkan kurang lebih 1 jam sampai adonan mengembang.</w:t>
        </w:r>
      </w:ins>
    </w:p>
    <w:p w:rsidR="006C3DDB" w:rsidRDefault="006C3DDB" w:rsidP="006C3DDB">
      <w:pPr>
        <w:pStyle w:val="Heading2"/>
        <w:rPr>
          <w:ins w:id="177" w:author="Unknown"/>
        </w:rPr>
      </w:pPr>
      <w:ins w:id="178" w:author="Unknown">
        <w:r>
          <w:rPr>
            <w:color w:val="0000FF"/>
          </w:rPr>
          <w:t>Cara Membuat Bakpao</w:t>
        </w:r>
      </w:ins>
    </w:p>
    <w:p w:rsidR="006C3DDB" w:rsidRDefault="006C3DDB" w:rsidP="006C3DDB">
      <w:pPr>
        <w:jc w:val="center"/>
        <w:rPr>
          <w:ins w:id="179" w:author="Unknown"/>
        </w:rPr>
      </w:pPr>
      <w:r>
        <w:rPr>
          <w:noProof/>
          <w:color w:val="0000FF"/>
        </w:rPr>
        <w:lastRenderedPageBreak/>
        <w:drawing>
          <wp:inline distT="0" distB="0" distL="0" distR="0" wp14:anchorId="2F7B1249" wp14:editId="1F79448D">
            <wp:extent cx="2486025" cy="3048000"/>
            <wp:effectExtent l="0" t="0" r="9525" b="0"/>
            <wp:docPr id="19" name="Picture 19" descr="harus di bagi menjadi bulatan kecil-kecil terlebih dahulu">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arus di bagi menjadi bulatan kecil-kecil terlebih dahulu">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86025" cy="3048000"/>
                    </a:xfrm>
                    <a:prstGeom prst="rect">
                      <a:avLst/>
                    </a:prstGeom>
                    <a:noFill/>
                    <a:ln>
                      <a:noFill/>
                    </a:ln>
                  </pic:spPr>
                </pic:pic>
              </a:graphicData>
            </a:graphic>
          </wp:inline>
        </w:drawing>
      </w:r>
    </w:p>
    <w:p w:rsidR="006C3DDB" w:rsidRDefault="006C3DDB" w:rsidP="006C3DDB">
      <w:pPr>
        <w:numPr>
          <w:ilvl w:val="0"/>
          <w:numId w:val="32"/>
        </w:numPr>
        <w:spacing w:before="100" w:beforeAutospacing="1" w:after="100" w:afterAutospacing="1" w:line="240" w:lineRule="auto"/>
        <w:rPr>
          <w:ins w:id="180" w:author="Unknown"/>
        </w:rPr>
      </w:pPr>
      <w:ins w:id="181" w:author="Unknown">
        <w:r>
          <w:t>Bulatkan adonan menjadi 27 buah lalu masing-masing diberi isian.</w:t>
        </w:r>
      </w:ins>
    </w:p>
    <w:p w:rsidR="006C3DDB" w:rsidRDefault="006C3DDB" w:rsidP="006C3DDB">
      <w:pPr>
        <w:numPr>
          <w:ilvl w:val="0"/>
          <w:numId w:val="32"/>
        </w:numPr>
        <w:spacing w:before="100" w:beforeAutospacing="1" w:after="100" w:afterAutospacing="1" w:line="240" w:lineRule="auto"/>
        <w:rPr>
          <w:ins w:id="182" w:author="Unknown"/>
        </w:rPr>
      </w:pPr>
      <w:ins w:id="183" w:author="Unknown">
        <w:r>
          <w:t>Lalu bulatkan lagi dan beri alas kertas roti atau daun pisang yang dipotong kotak-kotak. Lakukan sampai adonan dan isian habis. Lalu diamkan lagi 30 menit sampai mengembang lagi.</w:t>
        </w:r>
      </w:ins>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Brownies kukus resep dari kelompok memasak sebelah bunda mami, nggak ribet, cukup 1 telur jadi deh. Eksekusi pertamaku juga gagal seperti dodol, tapo dicoba lagi dan ini eksekusi keduaku berhasil. Bun baiknya coklat bubuk pakai, dcc juga pakai, kalau pakai coklat bubuk aja rasanya nggak nyoklat banget.</w:t>
      </w:r>
    </w:p>
    <w:p w:rsidR="003527CC" w:rsidRPr="003527CC" w:rsidRDefault="003527CC" w:rsidP="003527CC">
      <w:pPr>
        <w:spacing w:after="0" w:line="240" w:lineRule="auto"/>
        <w:jc w:val="both"/>
        <w:rPr>
          <w:rFonts w:ascii="Times New Roman" w:eastAsia="Times New Roman" w:hAnsi="Times New Roman" w:cs="Times New Roman"/>
          <w:sz w:val="24"/>
          <w:szCs w:val="24"/>
        </w:rPr>
      </w:pPr>
    </w:p>
    <w:p w:rsidR="003527CC" w:rsidRPr="003527CC" w:rsidRDefault="003527CC" w:rsidP="003527C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0A479A63" wp14:editId="77FA6E2D">
            <wp:extent cx="3048000" cy="2171700"/>
            <wp:effectExtent l="0" t="0" r="0" b="0"/>
            <wp:docPr id="23" name="Picture 23" descr="Resep Cara Membuat Brownies Kukus dengan 1 Telur">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Resep Cara Membuat Brownies Kukus dengan 1 Telur">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0" cy="2171700"/>
                    </a:xfrm>
                    <a:prstGeom prst="rect">
                      <a:avLst/>
                    </a:prstGeom>
                    <a:noFill/>
                    <a:ln>
                      <a:noFill/>
                    </a:ln>
                  </pic:spPr>
                </pic:pic>
              </a:graphicData>
            </a:graphic>
          </wp:inline>
        </w:drawing>
      </w:r>
    </w:p>
    <w:p w:rsidR="003527CC" w:rsidRPr="003527CC" w:rsidRDefault="003527CC" w:rsidP="003527CC">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3527CC">
        <w:rPr>
          <w:rFonts w:ascii="Times New Roman" w:eastAsia="Times New Roman" w:hAnsi="Times New Roman" w:cs="Times New Roman"/>
          <w:b/>
          <w:bCs/>
          <w:color w:val="0000FF"/>
          <w:sz w:val="36"/>
          <w:szCs w:val="36"/>
        </w:rPr>
        <w:t>Resep Brownies Kukus</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Bahan 1 : </w:t>
      </w:r>
    </w:p>
    <w:p w:rsidR="003527CC" w:rsidRPr="003527CC" w:rsidRDefault="003527CC" w:rsidP="003527C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250 ml air</w:t>
      </w:r>
    </w:p>
    <w:p w:rsidR="003527CC" w:rsidRPr="003527CC" w:rsidRDefault="003527CC" w:rsidP="003527C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lastRenderedPageBreak/>
        <w:t>250 ml minyak sayur</w:t>
      </w:r>
    </w:p>
    <w:p w:rsidR="003527CC" w:rsidRPr="003527CC" w:rsidRDefault="003527CC" w:rsidP="003527C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250 gr gula pasir</w:t>
      </w:r>
    </w:p>
    <w:p w:rsidR="003527CC" w:rsidRPr="003527CC" w:rsidRDefault="003527CC" w:rsidP="003527C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60 gr dcc </w:t>
      </w:r>
    </w:p>
    <w:p w:rsidR="003527CC" w:rsidRPr="003527CC" w:rsidRDefault="003527CC" w:rsidP="003527CC">
      <w:pPr>
        <w:spacing w:after="0" w:line="240" w:lineRule="auto"/>
        <w:rPr>
          <w:rFonts w:ascii="Times New Roman" w:eastAsia="Times New Roman" w:hAnsi="Times New Roman" w:cs="Times New Roman"/>
          <w:sz w:val="24"/>
          <w:szCs w:val="24"/>
        </w:rPr>
      </w:pP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Bahan 2 : </w:t>
      </w:r>
    </w:p>
    <w:p w:rsidR="003527CC" w:rsidRPr="003527CC" w:rsidRDefault="003527CC" w:rsidP="003527C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250 gr terigu</w:t>
      </w:r>
    </w:p>
    <w:p w:rsidR="003527CC" w:rsidRPr="003527CC" w:rsidRDefault="003527CC" w:rsidP="003527C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 sdm coklat bubuk</w:t>
      </w:r>
    </w:p>
    <w:p w:rsidR="003527CC" w:rsidRPr="003527CC" w:rsidRDefault="003527CC" w:rsidP="003527C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 sdm susu bubuk</w:t>
      </w:r>
    </w:p>
    <w:p w:rsidR="003527CC" w:rsidRPr="003527CC" w:rsidRDefault="003527CC" w:rsidP="003527C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vanili bubuk 1 sachet</w:t>
      </w:r>
    </w:p>
    <w:p w:rsidR="003527CC" w:rsidRPr="003527CC" w:rsidRDefault="003527CC" w:rsidP="003527C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sejumput garam</w:t>
      </w:r>
    </w:p>
    <w:p w:rsidR="003527CC" w:rsidRPr="003527CC" w:rsidRDefault="003527CC" w:rsidP="003527C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1/2 sdt soda ku </w:t>
      </w:r>
    </w:p>
    <w:p w:rsidR="003527CC" w:rsidRPr="003527CC" w:rsidRDefault="003527CC" w:rsidP="003527CC">
      <w:pPr>
        <w:spacing w:after="0" w:line="240" w:lineRule="auto"/>
        <w:rPr>
          <w:rFonts w:ascii="Times New Roman" w:eastAsia="Times New Roman" w:hAnsi="Times New Roman" w:cs="Times New Roman"/>
          <w:sz w:val="24"/>
          <w:szCs w:val="24"/>
        </w:rPr>
      </w:pP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Bahan 3: </w:t>
      </w:r>
    </w:p>
    <w:p w:rsidR="003527CC" w:rsidRPr="003527CC" w:rsidRDefault="003527CC" w:rsidP="003527C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 sachet skm coklat </w:t>
      </w:r>
    </w:p>
    <w:p w:rsidR="003527CC" w:rsidRPr="003527CC" w:rsidRDefault="003527CC" w:rsidP="003527C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 btr telur</w:t>
      </w:r>
    </w:p>
    <w:p w:rsidR="003527CC" w:rsidRPr="003527CC" w:rsidRDefault="003527CC" w:rsidP="003527CC">
      <w:pPr>
        <w:spacing w:after="0" w:line="240" w:lineRule="auto"/>
        <w:rPr>
          <w:rFonts w:ascii="Times New Roman" w:eastAsia="Times New Roman" w:hAnsi="Times New Roman" w:cs="Times New Roman"/>
          <w:sz w:val="24"/>
          <w:szCs w:val="24"/>
        </w:rPr>
      </w:pPr>
    </w:p>
    <w:p w:rsidR="003527CC" w:rsidRPr="003527CC" w:rsidRDefault="003527CC" w:rsidP="003527CC">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3527CC">
        <w:rPr>
          <w:rFonts w:ascii="Times New Roman" w:eastAsia="Times New Roman" w:hAnsi="Times New Roman" w:cs="Times New Roman"/>
          <w:b/>
          <w:bCs/>
          <w:color w:val="0000FF"/>
          <w:sz w:val="27"/>
          <w:szCs w:val="27"/>
        </w:rPr>
        <w:t>Cara Membuat Brownies Kukus</w:t>
      </w:r>
    </w:p>
    <w:p w:rsidR="003527CC" w:rsidRPr="003527CC" w:rsidRDefault="003527CC" w:rsidP="003527CC">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Campur bahan 1.</w:t>
      </w:r>
    </w:p>
    <w:p w:rsidR="003527CC" w:rsidRPr="003527CC" w:rsidRDefault="003527CC" w:rsidP="003527CC">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Masak sampai mendidih, dinginkan. </w:t>
      </w:r>
    </w:p>
    <w:p w:rsidR="003527CC" w:rsidRPr="003527CC" w:rsidRDefault="003527CC" w:rsidP="003527CC">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Campur bahan 2, masukkan bahan 1 yang sudah dingin, aduk rata pakai garpu, kocok bahan 3 dengan garpu, masukkan kedalam adonan, aduk rata.</w:t>
      </w:r>
    </w:p>
    <w:p w:rsidR="003527CC" w:rsidRPr="003527CC" w:rsidRDefault="003527CC" w:rsidP="003527CC">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Tuang dalam loyang yang sudah di olesi mentega dan di taburi terigu. </w:t>
      </w:r>
    </w:p>
    <w:p w:rsidR="003527CC" w:rsidRPr="003527CC" w:rsidRDefault="003527CC" w:rsidP="003527CC">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Kukus selama 30 menit, kukusan harus sudah panas ya bun, tutupnya pake serbet.</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 xml:space="preserve">Tara </w:t>
      </w:r>
      <w:hyperlink r:id="rId117" w:history="1">
        <w:r w:rsidRPr="003527CC">
          <w:rPr>
            <w:rFonts w:ascii="Times New Roman" w:eastAsia="Times New Roman" w:hAnsi="Times New Roman" w:cs="Times New Roman"/>
            <w:b/>
            <w:bCs/>
            <w:color w:val="0000FF"/>
            <w:sz w:val="24"/>
            <w:szCs w:val="24"/>
            <w:u w:val="single"/>
          </w:rPr>
          <w:t>bakpao coklat</w:t>
        </w:r>
      </w:hyperlink>
      <w:r w:rsidRPr="003527CC">
        <w:rPr>
          <w:rFonts w:ascii="Times New Roman" w:eastAsia="Times New Roman" w:hAnsi="Times New Roman" w:cs="Times New Roman"/>
          <w:sz w:val="24"/>
          <w:szCs w:val="24"/>
        </w:rPr>
        <w:t xml:space="preserve"> ku berhasil nyempluk kayak pipi boboho. Di dalam coklatnya melumer kesukaan ku bingit. Pertama kali buat </w:t>
      </w:r>
      <w:hyperlink r:id="rId118" w:history="1">
        <w:r w:rsidRPr="003527CC">
          <w:rPr>
            <w:rFonts w:ascii="Times New Roman" w:eastAsia="Times New Roman" w:hAnsi="Times New Roman" w:cs="Times New Roman"/>
            <w:b/>
            <w:bCs/>
            <w:color w:val="0000FF"/>
            <w:sz w:val="24"/>
            <w:szCs w:val="24"/>
            <w:u w:val="single"/>
          </w:rPr>
          <w:t>bakpao isi coklat</w:t>
        </w:r>
      </w:hyperlink>
      <w:r w:rsidRPr="003527CC">
        <w:rPr>
          <w:rFonts w:ascii="Times New Roman" w:eastAsia="Times New Roman" w:hAnsi="Times New Roman" w:cs="Times New Roman"/>
          <w:sz w:val="24"/>
          <w:szCs w:val="24"/>
        </w:rPr>
        <w:t xml:space="preserve"> langsung bisa mlenuk2 mulus, puas rasanya. Kalau isi sebenarnya suka2 yang buat, aku pilih coklat itu karena ada persediaan di rumah. Resep bakpao coklat By Bunda Fajar, makasih bunda ilmunya.  Sini bund tinggal 1 nih sengaja tak sisain buat besok pagi, mau lihat masih menul apa jadi keras. Salam bakpao menul dari Noah Syafitry.</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 </w:t>
      </w:r>
    </w:p>
    <w:p w:rsidR="003527CC" w:rsidRPr="003527CC" w:rsidRDefault="003527CC" w:rsidP="003527C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5D61A69D" wp14:editId="0641AF07">
            <wp:extent cx="3048000" cy="2276475"/>
            <wp:effectExtent l="0" t="0" r="0" b="9525"/>
            <wp:docPr id="24" name="Picture 24" descr="http://3.bp.blogspot.com/-OmWueDNrfCI/VGyKCGyqmAI/AAAAAAAACck/YkRAeoiXy-c/s1600/bakpao%2Bcoklat.jp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3.bp.blogspot.com/-OmWueDNrfCI/VGyKCGyqmAI/AAAAAAAACck/YkRAeoiXy-c/s1600/bakpao%2Bcoklat.jp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48000" cy="2276475"/>
                    </a:xfrm>
                    <a:prstGeom prst="rect">
                      <a:avLst/>
                    </a:prstGeom>
                    <a:noFill/>
                    <a:ln>
                      <a:noFill/>
                    </a:ln>
                  </pic:spPr>
                </pic:pic>
              </a:graphicData>
            </a:graphic>
          </wp:inline>
        </w:drawing>
      </w:r>
    </w:p>
    <w:p w:rsidR="003527CC" w:rsidRPr="003527CC" w:rsidRDefault="003527CC" w:rsidP="003527CC">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3527CC">
        <w:rPr>
          <w:rFonts w:ascii="Times New Roman" w:eastAsia="Times New Roman" w:hAnsi="Times New Roman" w:cs="Times New Roman"/>
          <w:b/>
          <w:bCs/>
          <w:color w:val="0000FF"/>
          <w:sz w:val="36"/>
          <w:szCs w:val="36"/>
        </w:rPr>
        <w:t>Resep Bakpao Coklat</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Bahan :</w:t>
      </w:r>
    </w:p>
    <w:p w:rsidR="003527CC" w:rsidRPr="003527CC" w:rsidRDefault="003527CC" w:rsidP="003527CC">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250 gr tepung terigu</w:t>
      </w:r>
    </w:p>
    <w:p w:rsidR="003527CC" w:rsidRPr="003527CC" w:rsidRDefault="003527CC" w:rsidP="003527CC">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 sdm tepung kanji</w:t>
      </w:r>
    </w:p>
    <w:p w:rsidR="003527CC" w:rsidRPr="003527CC" w:rsidRDefault="003527CC" w:rsidP="003527CC">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 sdm gula pasir (aku pake 3)</w:t>
      </w:r>
    </w:p>
    <w:p w:rsidR="003527CC" w:rsidRPr="003527CC" w:rsidRDefault="003527CC" w:rsidP="003527CC">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 sdm mentega</w:t>
      </w:r>
    </w:p>
    <w:p w:rsidR="003527CC" w:rsidRPr="003527CC" w:rsidRDefault="003527CC" w:rsidP="003527CC">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 sdt baking powder</w:t>
      </w:r>
    </w:p>
    <w:p w:rsidR="003527CC" w:rsidRPr="003527CC" w:rsidRDefault="003527CC" w:rsidP="003527CC">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1/2 sdt fermipan (larutkan dengan 10 ml air)</w:t>
      </w:r>
    </w:p>
    <w:p w:rsidR="003527CC" w:rsidRPr="003527CC" w:rsidRDefault="003527CC" w:rsidP="003527CC">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 sdm SKM putih (aku pakai 1 sachet)</w:t>
      </w:r>
    </w:p>
    <w:p w:rsidR="003527CC" w:rsidRPr="003527CC" w:rsidRDefault="003527CC" w:rsidP="003527CC">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campur dengan air jadikan 130 ml</w:t>
      </w:r>
    </w:p>
    <w:p w:rsidR="003527CC" w:rsidRPr="003527CC" w:rsidRDefault="003527CC" w:rsidP="003527CC">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pewarna pandan</w:t>
      </w:r>
    </w:p>
    <w:p w:rsidR="003527CC" w:rsidRPr="003527CC" w:rsidRDefault="003527CC" w:rsidP="003527CC">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coklat batangan, potong kecil2 untuk isi</w:t>
      </w:r>
    </w:p>
    <w:p w:rsidR="003527CC" w:rsidRPr="003527CC" w:rsidRDefault="003527CC" w:rsidP="003527CC">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3527CC">
        <w:rPr>
          <w:rFonts w:ascii="Times New Roman" w:eastAsia="Times New Roman" w:hAnsi="Times New Roman" w:cs="Times New Roman"/>
          <w:b/>
          <w:bCs/>
          <w:color w:val="0000FF"/>
          <w:sz w:val="27"/>
          <w:szCs w:val="27"/>
        </w:rPr>
        <w:t>Cara Membuat Bakpao Coklat</w:t>
      </w:r>
    </w:p>
    <w:p w:rsidR="003527CC" w:rsidRPr="003527CC" w:rsidRDefault="003527CC" w:rsidP="003527CC">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Campur semua bahan uleni sampe kalis, banting2 hingga adonan kalis dan lumer.</w:t>
      </w:r>
    </w:p>
    <w:p w:rsidR="003527CC" w:rsidRPr="003527CC" w:rsidRDefault="003527CC" w:rsidP="003527CC">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Bagi menjadi 12 bagian (aku jadi 13)</w:t>
      </w:r>
    </w:p>
    <w:p w:rsidR="003527CC" w:rsidRPr="003527CC" w:rsidRDefault="003527CC" w:rsidP="003527CC">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Bulatkan, tekan tengah isi potongan coklat lalu rapatkan.</w:t>
      </w:r>
    </w:p>
    <w:p w:rsidR="003527CC" w:rsidRPr="003527CC" w:rsidRDefault="003527CC" w:rsidP="003527CC">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Taruh di atas kertas roti/cup.</w:t>
      </w:r>
    </w:p>
    <w:p w:rsidR="003527CC" w:rsidRPr="003527CC" w:rsidRDefault="003527CC" w:rsidP="003527CC">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Diamkan 1 jam.</w:t>
      </w:r>
    </w:p>
    <w:p w:rsidR="003527CC" w:rsidRPr="003527CC" w:rsidRDefault="003527CC" w:rsidP="003527CC">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Panaskan kukusan dan kukus 10 menit. Selamat mencoba bunda2 cantik</w:t>
      </w:r>
    </w:p>
    <w:p w:rsidR="003527CC" w:rsidRPr="003527CC" w:rsidRDefault="003527CC" w:rsidP="003527CC">
      <w:pPr>
        <w:spacing w:after="0" w:line="240" w:lineRule="auto"/>
        <w:jc w:val="center"/>
        <w:rPr>
          <w:rFonts w:ascii="Times New Roman" w:eastAsia="Times New Roman" w:hAnsi="Times New Roman" w:cs="Times New Roman"/>
          <w:sz w:val="24"/>
          <w:szCs w:val="24"/>
        </w:rPr>
      </w:pPr>
      <w:r w:rsidRPr="003527CC">
        <w:rPr>
          <w:rFonts w:ascii="Courier New" w:eastAsia="Times New Roman" w:hAnsi="Courier New" w:cs="Courier New"/>
          <w:sz w:val="24"/>
          <w:szCs w:val="24"/>
        </w:rPr>
        <w:t>Yuk cobain bakpao unik lainnya:</w:t>
      </w:r>
    </w:p>
    <w:p w:rsidR="003527CC" w:rsidRPr="003527CC" w:rsidRDefault="003527CC" w:rsidP="003527CC">
      <w:pPr>
        <w:spacing w:after="0" w:line="240" w:lineRule="auto"/>
        <w:jc w:val="center"/>
        <w:rPr>
          <w:rFonts w:ascii="Times New Roman" w:eastAsia="Times New Roman" w:hAnsi="Times New Roman" w:cs="Times New Roman"/>
          <w:sz w:val="24"/>
          <w:szCs w:val="24"/>
        </w:rPr>
      </w:pPr>
    </w:p>
    <w:p w:rsidR="003527CC" w:rsidRPr="003527CC" w:rsidRDefault="003A1107" w:rsidP="003527CC">
      <w:pPr>
        <w:spacing w:after="0" w:line="240" w:lineRule="auto"/>
        <w:jc w:val="center"/>
        <w:rPr>
          <w:rFonts w:ascii="Times New Roman" w:eastAsia="Times New Roman" w:hAnsi="Times New Roman" w:cs="Times New Roman"/>
          <w:sz w:val="24"/>
          <w:szCs w:val="24"/>
        </w:rPr>
      </w:pPr>
      <w:hyperlink r:id="rId121" w:history="1">
        <w:r w:rsidR="003527CC" w:rsidRPr="003527CC">
          <w:rPr>
            <w:rFonts w:ascii="Verdana" w:eastAsia="Times New Roman" w:hAnsi="Verdana" w:cs="Times New Roman"/>
            <w:b/>
            <w:bCs/>
            <w:color w:val="0000FF"/>
            <w:sz w:val="24"/>
            <w:szCs w:val="24"/>
            <w:u w:val="single"/>
          </w:rPr>
          <w:t>Cara Membuat Bakpao Ubi Ungu</w:t>
        </w:r>
      </w:hyperlink>
    </w:p>
    <w:p w:rsidR="003527CC" w:rsidRPr="003527CC" w:rsidRDefault="003527CC" w:rsidP="003527CC">
      <w:pPr>
        <w:spacing w:after="0" w:line="240" w:lineRule="auto"/>
        <w:jc w:val="center"/>
        <w:rPr>
          <w:rFonts w:ascii="Times New Roman" w:eastAsia="Times New Roman" w:hAnsi="Times New Roman" w:cs="Times New Roman"/>
          <w:sz w:val="24"/>
          <w:szCs w:val="24"/>
        </w:rPr>
      </w:pPr>
    </w:p>
    <w:p w:rsidR="003527CC" w:rsidRPr="003527CC" w:rsidRDefault="003A1107" w:rsidP="003527CC">
      <w:pPr>
        <w:spacing w:after="0" w:line="240" w:lineRule="auto"/>
        <w:jc w:val="center"/>
        <w:rPr>
          <w:rFonts w:ascii="Times New Roman" w:eastAsia="Times New Roman" w:hAnsi="Times New Roman" w:cs="Times New Roman"/>
          <w:sz w:val="24"/>
          <w:szCs w:val="24"/>
        </w:rPr>
      </w:pPr>
      <w:hyperlink r:id="rId122" w:history="1">
        <w:r w:rsidR="003527CC" w:rsidRPr="003527CC">
          <w:rPr>
            <w:rFonts w:ascii="Verdana" w:eastAsia="Times New Roman" w:hAnsi="Verdana" w:cs="Times New Roman"/>
            <w:b/>
            <w:bCs/>
            <w:color w:val="0000FF"/>
            <w:sz w:val="24"/>
            <w:szCs w:val="24"/>
            <w:u w:val="single"/>
          </w:rPr>
          <w:t>Resep Bakpao Isi Kelapa</w:t>
        </w:r>
      </w:hyperlink>
    </w:p>
    <w:p w:rsidR="003527CC" w:rsidRPr="003527CC" w:rsidRDefault="003527CC" w:rsidP="003527CC">
      <w:pPr>
        <w:spacing w:after="0" w:line="240" w:lineRule="auto"/>
        <w:jc w:val="center"/>
        <w:rPr>
          <w:rFonts w:ascii="Times New Roman" w:eastAsia="Times New Roman" w:hAnsi="Times New Roman" w:cs="Times New Roman"/>
          <w:sz w:val="24"/>
          <w:szCs w:val="24"/>
        </w:rPr>
      </w:pP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 xml:space="preserve">Aku diamkan 1 jam sudah ngembang tapi mengembangnya gak gede2 banget, aku kirain gagal. Eeeehhhh pas di kukus, langsung dah mekar gede.  Tadi aku kukusan yang pertama aku kukus </w:t>
      </w:r>
      <w:r w:rsidRPr="003527CC">
        <w:rPr>
          <w:rFonts w:ascii="Times New Roman" w:eastAsia="Times New Roman" w:hAnsi="Times New Roman" w:cs="Times New Roman"/>
          <w:sz w:val="24"/>
          <w:szCs w:val="24"/>
        </w:rPr>
        <w:lastRenderedPageBreak/>
        <w:t>pas 1 jam tapi kukusan yang ke 2 ya nunggu 10 menit dari kukusan yang pertama, demikian juga yang ketiga. Untung yah gak papa. Aku tadi di buletin dan di isi dulu bund baru di diamin. Gak pakai tak tutupin, cuma tak taruh didalam lemari makan saja.</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 xml:space="preserve">Met malam bunda2 ini ada </w:t>
      </w:r>
      <w:hyperlink r:id="rId123" w:history="1">
        <w:r w:rsidRPr="003527CC">
          <w:rPr>
            <w:rFonts w:ascii="Times New Roman" w:eastAsia="Times New Roman" w:hAnsi="Times New Roman" w:cs="Times New Roman"/>
            <w:b/>
            <w:bCs/>
            <w:color w:val="0000FF"/>
            <w:sz w:val="24"/>
            <w:szCs w:val="24"/>
            <w:u w:val="single"/>
          </w:rPr>
          <w:t>tips kue bolu kukus</w:t>
        </w:r>
      </w:hyperlink>
      <w:r w:rsidRPr="003527CC">
        <w:rPr>
          <w:rFonts w:ascii="Times New Roman" w:eastAsia="Times New Roman" w:hAnsi="Times New Roman" w:cs="Times New Roman"/>
          <w:sz w:val="24"/>
          <w:szCs w:val="24"/>
        </w:rPr>
        <w:t xml:space="preserve"> hemat modal cuman 30 ribu dapat 3 macam. Dari sore star jam 9 malam baru selesai, kuenya buat kasih ke masjid acara muludan besok pagi. Mudah-mudahan barokah ya, amin. Ini resep buat 2 loyang ya, masih ada lebih aku cetak sisanya pakai cetakan bunga mawar. Karna itulah kue bolu kukus bisa jadi 3 varian. Yuk tegok resep prisnces nheyla yang sangat atraktif.</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 </w:t>
      </w:r>
    </w:p>
    <w:p w:rsidR="003527CC" w:rsidRPr="003527CC" w:rsidRDefault="003527CC" w:rsidP="003527C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20E458CA" wp14:editId="732F0E87">
            <wp:extent cx="3048000" cy="2743200"/>
            <wp:effectExtent l="0" t="0" r="0" b="0"/>
            <wp:docPr id="27" name="Picture 27" descr="Tips Cara Membuat Kue Bolu Kukus Hemat Dapat 3 Macam">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Tips Cara Membuat Kue Bolu Kukus Hemat Dapat 3 Macam">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48000" cy="2743200"/>
                    </a:xfrm>
                    <a:prstGeom prst="rect">
                      <a:avLst/>
                    </a:prstGeom>
                    <a:noFill/>
                    <a:ln>
                      <a:noFill/>
                    </a:ln>
                  </pic:spPr>
                </pic:pic>
              </a:graphicData>
            </a:graphic>
          </wp:inline>
        </w:drawing>
      </w:r>
    </w:p>
    <w:p w:rsidR="003527CC" w:rsidRPr="003527CC" w:rsidRDefault="003527CC" w:rsidP="003527CC">
      <w:pPr>
        <w:spacing w:after="0" w:line="240" w:lineRule="auto"/>
        <w:jc w:val="center"/>
        <w:rPr>
          <w:rFonts w:ascii="Times New Roman" w:eastAsia="Times New Roman" w:hAnsi="Times New Roman" w:cs="Times New Roman"/>
          <w:sz w:val="24"/>
          <w:szCs w:val="24"/>
        </w:rPr>
      </w:pPr>
    </w:p>
    <w:p w:rsidR="003527CC" w:rsidRPr="003527CC" w:rsidRDefault="003527CC" w:rsidP="003527C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6F4D4661" wp14:editId="0291E251">
            <wp:extent cx="3048000" cy="2752725"/>
            <wp:effectExtent l="0" t="0" r="0" b="9525"/>
            <wp:docPr id="26" name="Picture 26" descr="Cara Membuat Kue Bolu Mawar">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ara Membuat Kue Bolu Mawar">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0" cy="2752725"/>
                    </a:xfrm>
                    <a:prstGeom prst="rect">
                      <a:avLst/>
                    </a:prstGeom>
                    <a:noFill/>
                    <a:ln>
                      <a:noFill/>
                    </a:ln>
                  </pic:spPr>
                </pic:pic>
              </a:graphicData>
            </a:graphic>
          </wp:inline>
        </w:drawing>
      </w:r>
    </w:p>
    <w:p w:rsidR="003527CC" w:rsidRPr="003527CC" w:rsidRDefault="003527CC" w:rsidP="003527C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31A3E045" wp14:editId="76DF7C4D">
            <wp:extent cx="3048000" cy="3019425"/>
            <wp:effectExtent l="0" t="0" r="0" b="9525"/>
            <wp:docPr id="25" name="Picture 25" descr="Cara Membuat Kue Bolu Kukus">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ara Membuat Kue Bolu Kukus">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48000" cy="3019425"/>
                    </a:xfrm>
                    <a:prstGeom prst="rect">
                      <a:avLst/>
                    </a:prstGeom>
                    <a:noFill/>
                    <a:ln>
                      <a:noFill/>
                    </a:ln>
                  </pic:spPr>
                </pic:pic>
              </a:graphicData>
            </a:graphic>
          </wp:inline>
        </w:drawing>
      </w:r>
    </w:p>
    <w:p w:rsidR="003527CC" w:rsidRPr="003527CC" w:rsidRDefault="003527CC" w:rsidP="003527CC">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3527CC">
        <w:rPr>
          <w:rFonts w:ascii="Times New Roman" w:eastAsia="Times New Roman" w:hAnsi="Times New Roman" w:cs="Times New Roman"/>
          <w:b/>
          <w:bCs/>
          <w:color w:val="0000FF"/>
          <w:sz w:val="36"/>
          <w:szCs w:val="36"/>
        </w:rPr>
        <w:t>Resep Kue Bolu Kukus</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Bahan:</w:t>
      </w:r>
    </w:p>
    <w:p w:rsidR="003527CC" w:rsidRPr="003527CC" w:rsidRDefault="003527CC" w:rsidP="003527CC">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400 gr terigu</w:t>
      </w:r>
    </w:p>
    <w:p w:rsidR="003527CC" w:rsidRPr="003527CC" w:rsidRDefault="003527CC" w:rsidP="003527CC">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500 gr gula pasir</w:t>
      </w:r>
    </w:p>
    <w:p w:rsidR="003527CC" w:rsidRPr="003527CC" w:rsidRDefault="003527CC" w:rsidP="003527CC">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8 butir telur utuh</w:t>
      </w:r>
    </w:p>
    <w:p w:rsidR="003527CC" w:rsidRPr="003527CC" w:rsidRDefault="003527CC" w:rsidP="003527CC">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 1/2 sdm sp</w:t>
      </w:r>
    </w:p>
    <w:p w:rsidR="003527CC" w:rsidRPr="003527CC" w:rsidRDefault="003527CC" w:rsidP="003527CC">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 bungkus vanili bubuk</w:t>
      </w:r>
    </w:p>
    <w:p w:rsidR="003527CC" w:rsidRPr="003527CC" w:rsidRDefault="003527CC" w:rsidP="003527CC">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Sedikit garamPasta aneka rasa sesuai selera</w:t>
      </w:r>
    </w:p>
    <w:p w:rsidR="003527CC" w:rsidRPr="003527CC" w:rsidRDefault="003527CC" w:rsidP="003527CC">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 bungkus santan kara ukuran 65 ml</w:t>
      </w:r>
    </w:p>
    <w:p w:rsidR="003527CC" w:rsidRPr="003527CC" w:rsidRDefault="003527CC" w:rsidP="003527CC">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80 ml minyak goreng</w:t>
      </w:r>
    </w:p>
    <w:p w:rsidR="003527CC" w:rsidRPr="003527CC" w:rsidRDefault="003527CC" w:rsidP="003527CC">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4 sachet skm putih</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(santan, minyak goreng dan skm dicampur jadi 250 ml, bisa ditambah air bila kurang)</w:t>
      </w:r>
    </w:p>
    <w:p w:rsidR="003527CC" w:rsidRPr="003527CC" w:rsidRDefault="003527CC" w:rsidP="003527CC">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3527CC">
        <w:rPr>
          <w:rFonts w:ascii="Times New Roman" w:eastAsia="Times New Roman" w:hAnsi="Times New Roman" w:cs="Times New Roman"/>
          <w:b/>
          <w:bCs/>
          <w:color w:val="0000FF"/>
          <w:sz w:val="27"/>
          <w:szCs w:val="27"/>
        </w:rPr>
        <w:t>Cara Membuat Bolu Kukus</w:t>
      </w:r>
    </w:p>
    <w:p w:rsidR="003527CC" w:rsidRPr="003527CC" w:rsidRDefault="003527CC" w:rsidP="003527CC">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Mixer gula, telur, sp, vanili, dan garam dengan kecepatan tinggi sampai mengembang dan kaku (kira-kira 10-15 menit).</w:t>
      </w:r>
    </w:p>
    <w:p w:rsidR="003527CC" w:rsidRPr="003527CC" w:rsidRDefault="003527CC" w:rsidP="003527CC">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Kurangi kecepatan lalu masukan terigu sedikit demi sedikit. Tambahkan campuran santan, minyak, dan susu. Aduk rata, matikan mixer.</w:t>
      </w:r>
    </w:p>
    <w:p w:rsidR="003527CC" w:rsidRPr="003527CC" w:rsidRDefault="003527CC" w:rsidP="003527CC">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Panaskan kukusan, alasi tutup panci dengan kain/lap.</w:t>
      </w:r>
    </w:p>
    <w:p w:rsidR="003527CC" w:rsidRPr="003527CC" w:rsidRDefault="003527CC" w:rsidP="003527CC">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Siapkan loyang ukuran 22 cm atau 24 cm yang sudah diolesi minyak dan dialasi kertas roti.</w:t>
      </w:r>
    </w:p>
    <w:p w:rsidR="003527CC" w:rsidRPr="003527CC" w:rsidRDefault="003527CC" w:rsidP="003527CC">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Ambil adonan secukupnya ke dalam mangkuk, tambahkan pasta pandan.</w:t>
      </w:r>
    </w:p>
    <w:p w:rsidR="003527CC" w:rsidRPr="003527CC" w:rsidRDefault="003527CC" w:rsidP="003527CC">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lastRenderedPageBreak/>
        <w:t>Tuang adonan pandan 2 sendok sayur, tumpuk warna putih 1sendok sayur ditengah-tengah loyang lalu tumpuk lagi dengan 1 sendok sayur ditengah-tengah loyang. Isi loyang hanya 1/2 bagian dulu ya lalu kukus selama 15 menit.</w:t>
      </w:r>
    </w:p>
    <w:p w:rsidR="003527CC" w:rsidRPr="003527CC" w:rsidRDefault="003527CC" w:rsidP="003527CC">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Setelah matang tumpuk lagi seperti diatas selang seling, ditengah-tengah loyang atau di satu titik yang sama.</w:t>
      </w:r>
    </w:p>
    <w:p w:rsidR="003527CC" w:rsidRPr="003527CC" w:rsidRDefault="003527CC" w:rsidP="003527CC">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Untuk hasil akhir biar atasnya jadi motif bunga. Ambil lidi, atau tusuk sate. Tarik dari pinggir loyang ke tengah. Secara otomatis akan membentuk motif.</w:t>
      </w:r>
    </w:p>
    <w:p w:rsidR="003527CC" w:rsidRPr="003527CC" w:rsidRDefault="003527CC" w:rsidP="003527CC">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Setelah rapi kukus lagi selama 20 menit. Selamat mencoba tips cara membuat kue bolu kukus super hemat ini ya, good luck bunda.</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Bika Ambon warna-warnik bentuknya sangat mengesankan. Bunda hari ini saya mai arisan keluarga dulu. Kalau mau resep bika ambon lucu ala sriani setiawati bisa lihat dibawah ini</w:t>
      </w:r>
    </w:p>
    <w:p w:rsidR="003527CC" w:rsidRPr="003527CC" w:rsidRDefault="003527CC" w:rsidP="003527CC">
      <w:pPr>
        <w:spacing w:after="0" w:line="240" w:lineRule="auto"/>
        <w:jc w:val="both"/>
        <w:rPr>
          <w:rFonts w:ascii="Times New Roman" w:eastAsia="Times New Roman" w:hAnsi="Times New Roman" w:cs="Times New Roman"/>
          <w:sz w:val="24"/>
          <w:szCs w:val="24"/>
        </w:rPr>
      </w:pPr>
    </w:p>
    <w:p w:rsidR="003527CC" w:rsidRPr="003527CC" w:rsidRDefault="003527CC" w:rsidP="003527C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76B08085" wp14:editId="6C3F5364">
            <wp:extent cx="3048000" cy="2362200"/>
            <wp:effectExtent l="0" t="0" r="0" b="0"/>
            <wp:docPr id="28" name="Picture 28" descr="Cara Membuat Bika Ambon Bentuk Lucu Warna Warni">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ara Membuat Bika Ambon Bentuk Lucu Warna Warni">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0" cy="2362200"/>
                    </a:xfrm>
                    <a:prstGeom prst="rect">
                      <a:avLst/>
                    </a:prstGeom>
                    <a:noFill/>
                    <a:ln>
                      <a:noFill/>
                    </a:ln>
                  </pic:spPr>
                </pic:pic>
              </a:graphicData>
            </a:graphic>
          </wp:inline>
        </w:drawing>
      </w:r>
    </w:p>
    <w:p w:rsidR="003527CC" w:rsidRPr="003527CC" w:rsidRDefault="003527CC" w:rsidP="003527CC">
      <w:pPr>
        <w:spacing w:before="100" w:beforeAutospacing="1" w:after="100" w:afterAutospacing="1" w:line="240" w:lineRule="auto"/>
        <w:outlineLvl w:val="1"/>
        <w:rPr>
          <w:rFonts w:ascii="Times New Roman" w:eastAsia="Times New Roman" w:hAnsi="Times New Roman" w:cs="Times New Roman"/>
          <w:b/>
          <w:bCs/>
          <w:sz w:val="36"/>
          <w:szCs w:val="36"/>
        </w:rPr>
      </w:pPr>
      <w:r w:rsidRPr="003527CC">
        <w:rPr>
          <w:rFonts w:ascii="Times New Roman" w:eastAsia="Times New Roman" w:hAnsi="Times New Roman" w:cs="Times New Roman"/>
          <w:b/>
          <w:bCs/>
          <w:color w:val="0000FF"/>
          <w:sz w:val="36"/>
          <w:szCs w:val="36"/>
        </w:rPr>
        <w:t>Resep Bika Ambon</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Bahan biang</w:t>
      </w:r>
    </w:p>
    <w:p w:rsidR="003527CC" w:rsidRPr="003527CC" w:rsidRDefault="003527CC" w:rsidP="003527C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 sdm terigu</w:t>
      </w:r>
    </w:p>
    <w:p w:rsidR="003527CC" w:rsidRPr="003527CC" w:rsidRDefault="003527CC" w:rsidP="003527C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 sdm fermipa</w:t>
      </w:r>
    </w:p>
    <w:p w:rsidR="003527CC" w:rsidRPr="003527CC" w:rsidRDefault="003527CC" w:rsidP="003527C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 sdm gula pasir</w:t>
      </w:r>
    </w:p>
    <w:p w:rsidR="003527CC" w:rsidRPr="003527CC" w:rsidRDefault="003527CC" w:rsidP="003527C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100 ml air hangat</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Bahan 1</w:t>
      </w:r>
    </w:p>
    <w:p w:rsidR="003527CC" w:rsidRPr="003527CC" w:rsidRDefault="003527CC" w:rsidP="003527C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150 gram tepung kanji</w:t>
      </w:r>
    </w:p>
    <w:p w:rsidR="003527CC" w:rsidRPr="003527CC" w:rsidRDefault="003527CC" w:rsidP="003527C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100 gram tepung terigu</w:t>
      </w:r>
    </w:p>
    <w:p w:rsidR="003527CC" w:rsidRPr="003527CC" w:rsidRDefault="003527CC" w:rsidP="003527C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 sdm susu bubuk sisihkan</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bahan 2</w:t>
      </w:r>
    </w:p>
    <w:p w:rsidR="003527CC" w:rsidRPr="003527CC" w:rsidRDefault="003527CC" w:rsidP="003527CC">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400 ml santan yang sudah di masak dengan daun jeruk</w:t>
      </w:r>
    </w:p>
    <w:p w:rsidR="003527CC" w:rsidRPr="003527CC" w:rsidRDefault="003527CC" w:rsidP="003527CC">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lastRenderedPageBreak/>
        <w:t>pandan</w:t>
      </w:r>
    </w:p>
    <w:p w:rsidR="003527CC" w:rsidRPr="003527CC" w:rsidRDefault="003527CC" w:rsidP="003527CC">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sereh dinginkan beri garam</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Bahan 3</w:t>
      </w:r>
    </w:p>
    <w:p w:rsidR="003527CC" w:rsidRPr="003527CC" w:rsidRDefault="003527CC" w:rsidP="003527C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3 butir telur</w:t>
      </w:r>
    </w:p>
    <w:p w:rsidR="003527CC" w:rsidRPr="003527CC" w:rsidRDefault="003527CC" w:rsidP="003527C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gula pasir 1/4 kg</w:t>
      </w:r>
    </w:p>
    <w:p w:rsidR="003527CC" w:rsidRPr="003527CC" w:rsidRDefault="003527CC" w:rsidP="003527C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 sdm mentega</w:t>
      </w:r>
    </w:p>
    <w:p w:rsidR="003527CC" w:rsidRPr="003527CC" w:rsidRDefault="003527CC" w:rsidP="003527CC">
      <w:pPr>
        <w:spacing w:before="100" w:beforeAutospacing="1" w:after="100" w:afterAutospacing="1" w:line="240" w:lineRule="auto"/>
        <w:outlineLvl w:val="2"/>
        <w:rPr>
          <w:rFonts w:ascii="Times New Roman" w:eastAsia="Times New Roman" w:hAnsi="Times New Roman" w:cs="Times New Roman"/>
          <w:b/>
          <w:bCs/>
          <w:sz w:val="27"/>
          <w:szCs w:val="27"/>
        </w:rPr>
      </w:pPr>
      <w:r w:rsidRPr="003527CC">
        <w:rPr>
          <w:rFonts w:ascii="Times New Roman" w:eastAsia="Times New Roman" w:hAnsi="Times New Roman" w:cs="Times New Roman"/>
          <w:b/>
          <w:bCs/>
          <w:color w:val="0000FF"/>
          <w:sz w:val="27"/>
          <w:szCs w:val="27"/>
        </w:rPr>
        <w:t>Cara Membuat Bika Ambon</w:t>
      </w:r>
    </w:p>
    <w:p w:rsidR="003527CC" w:rsidRPr="003527CC" w:rsidRDefault="003527CC" w:rsidP="003527CC">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Campur bahan biang jadi satu diamkan 15 menit.</w:t>
      </w:r>
    </w:p>
    <w:p w:rsidR="003527CC" w:rsidRPr="003527CC" w:rsidRDefault="003527CC" w:rsidP="003527CC">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Kocok bahan 3 sampai tercampur rata dan larut masukan bahan biang.</w:t>
      </w:r>
    </w:p>
    <w:p w:rsidR="003527CC" w:rsidRPr="003527CC" w:rsidRDefault="003527CC" w:rsidP="003527CC">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Kemudian masukan bahan 1 bergantian bahan 2 hingga habis. Diamkan 2-3 jam kemudian kukus jangan di tutup 10 menit kemudian tutup hingga matang.</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 xml:space="preserve">Alhamdulillah kali ini </w:t>
      </w:r>
      <w:hyperlink r:id="rId132" w:history="1">
        <w:r w:rsidRPr="003527CC">
          <w:rPr>
            <w:rFonts w:ascii="Times New Roman" w:eastAsia="Times New Roman" w:hAnsi="Times New Roman" w:cs="Times New Roman"/>
            <w:b/>
            <w:bCs/>
            <w:color w:val="0000FF"/>
            <w:sz w:val="24"/>
            <w:szCs w:val="24"/>
            <w:u w:val="single"/>
          </w:rPr>
          <w:t>bikin bakpao</w:t>
        </w:r>
      </w:hyperlink>
      <w:r w:rsidRPr="003527CC">
        <w:rPr>
          <w:rFonts w:ascii="Times New Roman" w:eastAsia="Times New Roman" w:hAnsi="Times New Roman" w:cs="Times New Roman"/>
          <w:sz w:val="24"/>
          <w:szCs w:val="24"/>
        </w:rPr>
        <w:t xml:space="preserve"> berhasil. Setelah yang kemarin gagal total soalnya bantat gak bisa mengembang. Meskipun bentuknya belum sempurna tapi rasa bakpaonya enak banget, Hampir seperti yang dijual abang-abang tukang bakpao keliling. Bagi yang ingin mencoba bakpao ala anita lestari silahkan coba resep di bawah, rasanya seprti yang di jual lho.</w:t>
      </w:r>
    </w:p>
    <w:p w:rsidR="003527CC" w:rsidRPr="003527CC" w:rsidRDefault="003527CC" w:rsidP="003527CC">
      <w:pPr>
        <w:spacing w:after="0" w:line="240" w:lineRule="auto"/>
        <w:jc w:val="both"/>
        <w:rPr>
          <w:rFonts w:ascii="Times New Roman" w:eastAsia="Times New Roman" w:hAnsi="Times New Roman" w:cs="Times New Roman"/>
          <w:sz w:val="24"/>
          <w:szCs w:val="24"/>
        </w:rPr>
      </w:pPr>
    </w:p>
    <w:p w:rsidR="003527CC" w:rsidRPr="003527CC" w:rsidRDefault="003527CC" w:rsidP="003527C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546F24E1" wp14:editId="46E6A7D3">
            <wp:extent cx="3048000" cy="2276475"/>
            <wp:effectExtent l="0" t="0" r="0" b="9525"/>
            <wp:docPr id="29" name="Picture 29" descr="Cara Membuat Bakpao Seperti yang di Jual Abang Pedagan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Cara Membuat Bakpao Seperti yang di Jual Abang Pedagan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0" cy="2276475"/>
                    </a:xfrm>
                    <a:prstGeom prst="rect">
                      <a:avLst/>
                    </a:prstGeom>
                    <a:noFill/>
                    <a:ln>
                      <a:noFill/>
                    </a:ln>
                  </pic:spPr>
                </pic:pic>
              </a:graphicData>
            </a:graphic>
          </wp:inline>
        </w:drawing>
      </w:r>
    </w:p>
    <w:p w:rsidR="003527CC" w:rsidRPr="003527CC" w:rsidRDefault="003527CC" w:rsidP="003527CC">
      <w:pPr>
        <w:spacing w:before="100" w:beforeAutospacing="1" w:after="100" w:afterAutospacing="1" w:line="240" w:lineRule="auto"/>
        <w:outlineLvl w:val="1"/>
        <w:rPr>
          <w:rFonts w:ascii="Times New Roman" w:eastAsia="Times New Roman" w:hAnsi="Times New Roman" w:cs="Times New Roman"/>
          <w:b/>
          <w:bCs/>
          <w:sz w:val="36"/>
          <w:szCs w:val="36"/>
        </w:rPr>
      </w:pPr>
      <w:r w:rsidRPr="003527CC">
        <w:rPr>
          <w:rFonts w:ascii="Times New Roman" w:eastAsia="Times New Roman" w:hAnsi="Times New Roman" w:cs="Times New Roman"/>
          <w:b/>
          <w:bCs/>
          <w:color w:val="0000FF"/>
          <w:sz w:val="36"/>
          <w:szCs w:val="36"/>
        </w:rPr>
        <w:t>Resep Bakpao</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Bahan</w:t>
      </w:r>
    </w:p>
    <w:p w:rsidR="003527CC" w:rsidRPr="003527CC" w:rsidRDefault="003527CC" w:rsidP="003527CC">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 gelas terigu</w:t>
      </w:r>
    </w:p>
    <w:p w:rsidR="003527CC" w:rsidRPr="003527CC" w:rsidRDefault="003527CC" w:rsidP="003527CC">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 sdm mentega</w:t>
      </w:r>
    </w:p>
    <w:p w:rsidR="003527CC" w:rsidRPr="003527CC" w:rsidRDefault="003527CC" w:rsidP="003527CC">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 sdt fermipan</w:t>
      </w:r>
    </w:p>
    <w:p w:rsidR="003527CC" w:rsidRPr="003527CC" w:rsidRDefault="003527CC" w:rsidP="003527CC">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1/2 sdt bp</w:t>
      </w:r>
    </w:p>
    <w:p w:rsidR="003527CC" w:rsidRPr="003527CC" w:rsidRDefault="003527CC" w:rsidP="003527CC">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1/2 sdt garam</w:t>
      </w:r>
    </w:p>
    <w:p w:rsidR="003527CC" w:rsidRPr="003527CC" w:rsidRDefault="003527CC" w:rsidP="003527CC">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 bungkus vanilli (saya gak pakai bun soalnya saya lupa)</w:t>
      </w:r>
    </w:p>
    <w:p w:rsidR="003527CC" w:rsidRPr="003527CC" w:rsidRDefault="003527CC" w:rsidP="003527CC">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Air</w:t>
      </w:r>
    </w:p>
    <w:p w:rsidR="003527CC" w:rsidRPr="003527CC" w:rsidRDefault="003527CC" w:rsidP="003527CC">
      <w:pPr>
        <w:spacing w:before="100" w:beforeAutospacing="1" w:after="100" w:afterAutospacing="1" w:line="240" w:lineRule="auto"/>
        <w:outlineLvl w:val="2"/>
        <w:rPr>
          <w:rFonts w:ascii="Times New Roman" w:eastAsia="Times New Roman" w:hAnsi="Times New Roman" w:cs="Times New Roman"/>
          <w:b/>
          <w:bCs/>
          <w:sz w:val="27"/>
          <w:szCs w:val="27"/>
        </w:rPr>
      </w:pPr>
      <w:r w:rsidRPr="003527CC">
        <w:rPr>
          <w:rFonts w:ascii="Times New Roman" w:eastAsia="Times New Roman" w:hAnsi="Times New Roman" w:cs="Times New Roman"/>
          <w:b/>
          <w:bCs/>
          <w:color w:val="0000FF"/>
          <w:sz w:val="27"/>
          <w:szCs w:val="27"/>
        </w:rPr>
        <w:lastRenderedPageBreak/>
        <w:t>Cara Membuat Bakpao</w:t>
      </w:r>
    </w:p>
    <w:p w:rsidR="003527CC" w:rsidRPr="003527CC" w:rsidRDefault="003527CC" w:rsidP="003527C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Masukkan terigu, fermipan, bp, garam sama vanilli ke dalam wadah.</w:t>
      </w:r>
    </w:p>
    <w:p w:rsidR="003527CC" w:rsidRPr="003527CC" w:rsidRDefault="003527CC" w:rsidP="003527C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Lalu masukkan air sedikit demi sedikit (airnya dikira2 saja bun) uleni hingga kalis.</w:t>
      </w:r>
    </w:p>
    <w:p w:rsidR="003527CC" w:rsidRPr="003527CC" w:rsidRDefault="003527CC" w:rsidP="003527C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Lalu masukkan margarin uleni lagi hingga benar-benar kalis.</w:t>
      </w:r>
    </w:p>
    <w:p w:rsidR="003527CC" w:rsidRPr="003527CC" w:rsidRDefault="003527CC" w:rsidP="003527C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Tutup adonan menggunakan lap basah diamkan hingga 1 jam.</w:t>
      </w:r>
    </w:p>
    <w:p w:rsidR="003527CC" w:rsidRPr="003527CC" w:rsidRDefault="003527CC" w:rsidP="003527C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Setelah mengembang bentuk adonan bulat-bulat lalu isi dengan meses seres (sesuai selera).</w:t>
      </w:r>
    </w:p>
    <w:p w:rsidR="003527CC" w:rsidRPr="003527CC" w:rsidRDefault="003527CC" w:rsidP="003527C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Setelah di bentuk diamkan lagi 15 menit kemudian kukus sampai matang kira-kira 20 menit.</w:t>
      </w:r>
    </w:p>
    <w:p w:rsidR="003527CC" w:rsidRPr="003527CC" w:rsidRDefault="003527CC" w:rsidP="003527CC">
      <w:pPr>
        <w:spacing w:after="0"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 xml:space="preserve"> </w:t>
      </w:r>
    </w:p>
    <w:p w:rsidR="003527CC" w:rsidRPr="003527CC" w:rsidRDefault="003527CC" w:rsidP="003527CC">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184" w:name="3038209521314474852"/>
      <w:bookmarkEnd w:id="184"/>
      <w:r w:rsidRPr="003527CC">
        <w:rPr>
          <w:rFonts w:ascii="Times New Roman" w:eastAsia="Times New Roman" w:hAnsi="Times New Roman" w:cs="Times New Roman"/>
          <w:b/>
          <w:bCs/>
          <w:kern w:val="36"/>
          <w:sz w:val="48"/>
          <w:szCs w:val="48"/>
        </w:rPr>
        <w:t xml:space="preserve">Resep Cara Membuat Kue Bantal </w:t>
      </w:r>
    </w:p>
    <w:p w:rsidR="003527CC" w:rsidRPr="003527CC" w:rsidRDefault="003527CC" w:rsidP="003527CC">
      <w:pPr>
        <w:spacing w:after="0" w:line="240" w:lineRule="auto"/>
        <w:jc w:val="both"/>
        <w:rPr>
          <w:ins w:id="185" w:author="Unknown"/>
          <w:rFonts w:ascii="Times New Roman" w:eastAsia="Times New Roman" w:hAnsi="Times New Roman" w:cs="Times New Roman"/>
          <w:sz w:val="24"/>
          <w:szCs w:val="24"/>
        </w:rPr>
      </w:pPr>
      <w:ins w:id="186" w:author="Unknown">
        <w:r w:rsidRPr="003527CC">
          <w:rPr>
            <w:rFonts w:ascii="Times New Roman" w:eastAsia="Times New Roman" w:hAnsi="Times New Roman" w:cs="Times New Roman"/>
            <w:sz w:val="24"/>
            <w:szCs w:val="24"/>
          </w:rPr>
          <w:fldChar w:fldCharType="begin"/>
        </w:r>
        <w:r w:rsidRPr="003527CC">
          <w:rPr>
            <w:rFonts w:ascii="Times New Roman" w:eastAsia="Times New Roman" w:hAnsi="Times New Roman" w:cs="Times New Roman"/>
            <w:sz w:val="24"/>
            <w:szCs w:val="24"/>
          </w:rPr>
          <w:instrText xml:space="preserve"> HYPERLINK "http://buatresep.blogspot.com/2014/12/resep-cara-membuat-kue-bantal.html" </w:instrText>
        </w:r>
        <w:r w:rsidRPr="003527CC">
          <w:rPr>
            <w:rFonts w:ascii="Times New Roman" w:eastAsia="Times New Roman" w:hAnsi="Times New Roman" w:cs="Times New Roman"/>
            <w:sz w:val="24"/>
            <w:szCs w:val="24"/>
          </w:rPr>
          <w:fldChar w:fldCharType="separate"/>
        </w:r>
        <w:proofErr w:type="gramStart"/>
        <w:r w:rsidRPr="003527CC">
          <w:rPr>
            <w:rFonts w:ascii="Times New Roman" w:eastAsia="Times New Roman" w:hAnsi="Times New Roman" w:cs="Times New Roman"/>
            <w:b/>
            <w:bCs/>
            <w:color w:val="0000FF"/>
            <w:sz w:val="24"/>
            <w:szCs w:val="24"/>
            <w:u w:val="single"/>
          </w:rPr>
          <w:t>Kue bantal</w:t>
        </w:r>
        <w:r w:rsidRPr="003527CC">
          <w:rPr>
            <w:rFonts w:ascii="Times New Roman" w:eastAsia="Times New Roman" w:hAnsi="Times New Roman" w:cs="Times New Roman"/>
            <w:sz w:val="24"/>
            <w:szCs w:val="24"/>
          </w:rPr>
          <w:fldChar w:fldCharType="end"/>
        </w:r>
        <w:r w:rsidRPr="003527CC">
          <w:rPr>
            <w:rFonts w:ascii="Times New Roman" w:eastAsia="Times New Roman" w:hAnsi="Times New Roman" w:cs="Times New Roman"/>
            <w:sz w:val="24"/>
            <w:szCs w:val="24"/>
          </w:rPr>
          <w:t xml:space="preserve"> by afiqa sudah jadi bunda.</w:t>
        </w:r>
        <w:proofErr w:type="gramEnd"/>
        <w:r w:rsidRPr="003527CC">
          <w:rPr>
            <w:rFonts w:ascii="Times New Roman" w:eastAsia="Times New Roman" w:hAnsi="Times New Roman" w:cs="Times New Roman"/>
            <w:sz w:val="24"/>
            <w:szCs w:val="24"/>
          </w:rPr>
          <w:t xml:space="preserve"> Makasih bunda oriza kapita atas resep kue bantalnya. Baru matang langsung laris manis. Namnya unik ya, kenapa sekalian gak kue bantal guling biar di buat tidur hhe.</w:t>
        </w:r>
      </w:ins>
    </w:p>
    <w:p w:rsidR="003527CC" w:rsidRPr="003527CC" w:rsidRDefault="003527CC" w:rsidP="003527CC">
      <w:pPr>
        <w:spacing w:after="0" w:line="240" w:lineRule="auto"/>
        <w:jc w:val="both"/>
        <w:rPr>
          <w:ins w:id="187" w:author="Unknown"/>
          <w:rFonts w:ascii="Times New Roman" w:eastAsia="Times New Roman" w:hAnsi="Times New Roman" w:cs="Times New Roman"/>
          <w:sz w:val="24"/>
          <w:szCs w:val="24"/>
        </w:rPr>
      </w:pPr>
    </w:p>
    <w:p w:rsidR="003527CC" w:rsidRPr="003527CC" w:rsidRDefault="003527CC" w:rsidP="003527CC">
      <w:pPr>
        <w:spacing w:after="0" w:line="240" w:lineRule="auto"/>
        <w:jc w:val="center"/>
        <w:rPr>
          <w:ins w:id="188"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19C12C8F" wp14:editId="22D73ACD">
            <wp:extent cx="3048000" cy="2124075"/>
            <wp:effectExtent l="0" t="0" r="0" b="9525"/>
            <wp:docPr id="30" name="Picture 30" descr="http://2.bp.blogspot.com/-ud3-hAbfLZI/VJAoY0R1WnI/AAAAAAAADU4/UMjv26-m7MQ/s1600/kue%2Bbantal.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2.bp.blogspot.com/-ud3-hAbfLZI/VJAoY0R1WnI/AAAAAAAADU4/UMjv26-m7MQ/s1600/kue%2Bbantal.jp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rsidR="003527CC" w:rsidRPr="003527CC" w:rsidRDefault="003527CC" w:rsidP="003527CC">
      <w:pPr>
        <w:spacing w:before="100" w:beforeAutospacing="1" w:after="100" w:afterAutospacing="1" w:line="240" w:lineRule="auto"/>
        <w:jc w:val="both"/>
        <w:outlineLvl w:val="1"/>
        <w:rPr>
          <w:ins w:id="189" w:author="Unknown"/>
          <w:rFonts w:ascii="Times New Roman" w:eastAsia="Times New Roman" w:hAnsi="Times New Roman" w:cs="Times New Roman"/>
          <w:b/>
          <w:bCs/>
          <w:sz w:val="36"/>
          <w:szCs w:val="36"/>
        </w:rPr>
      </w:pPr>
      <w:ins w:id="190" w:author="Unknown">
        <w:r w:rsidRPr="003527CC">
          <w:rPr>
            <w:rFonts w:ascii="Times New Roman" w:eastAsia="Times New Roman" w:hAnsi="Times New Roman" w:cs="Times New Roman"/>
            <w:b/>
            <w:bCs/>
            <w:color w:val="0000FF"/>
            <w:sz w:val="36"/>
            <w:szCs w:val="36"/>
          </w:rPr>
          <w:t>Resep Kue Bantal</w:t>
        </w:r>
      </w:ins>
    </w:p>
    <w:p w:rsidR="003527CC" w:rsidRPr="003527CC" w:rsidRDefault="003527CC" w:rsidP="003527CC">
      <w:pPr>
        <w:spacing w:after="0" w:line="240" w:lineRule="auto"/>
        <w:jc w:val="both"/>
        <w:rPr>
          <w:ins w:id="191" w:author="Unknown"/>
          <w:rFonts w:ascii="Times New Roman" w:eastAsia="Times New Roman" w:hAnsi="Times New Roman" w:cs="Times New Roman"/>
          <w:sz w:val="24"/>
          <w:szCs w:val="24"/>
        </w:rPr>
      </w:pPr>
      <w:ins w:id="192" w:author="Unknown">
        <w:r w:rsidRPr="003527CC">
          <w:rPr>
            <w:rFonts w:ascii="Times New Roman" w:eastAsia="Times New Roman" w:hAnsi="Times New Roman" w:cs="Times New Roman"/>
            <w:sz w:val="24"/>
            <w:szCs w:val="24"/>
          </w:rPr>
          <w:t>Bahan :</w:t>
        </w:r>
      </w:ins>
    </w:p>
    <w:p w:rsidR="003527CC" w:rsidRPr="003527CC" w:rsidRDefault="003527CC" w:rsidP="00E9656D">
      <w:pPr>
        <w:numPr>
          <w:ilvl w:val="0"/>
          <w:numId w:val="48"/>
        </w:numPr>
        <w:spacing w:before="100" w:beforeAutospacing="1" w:after="100" w:afterAutospacing="1" w:line="240" w:lineRule="auto"/>
        <w:rPr>
          <w:ins w:id="193" w:author="Unknown"/>
          <w:rFonts w:ascii="Times New Roman" w:eastAsia="Times New Roman" w:hAnsi="Times New Roman" w:cs="Times New Roman"/>
          <w:sz w:val="24"/>
          <w:szCs w:val="24"/>
        </w:rPr>
      </w:pPr>
      <w:ins w:id="194" w:author="Unknown">
        <w:r w:rsidRPr="003527CC">
          <w:rPr>
            <w:rFonts w:ascii="Times New Roman" w:eastAsia="Times New Roman" w:hAnsi="Times New Roman" w:cs="Times New Roman"/>
            <w:sz w:val="24"/>
            <w:szCs w:val="24"/>
          </w:rPr>
          <w:t>250 gr tepung terigu</w:t>
        </w:r>
      </w:ins>
    </w:p>
    <w:p w:rsidR="003527CC" w:rsidRPr="003527CC" w:rsidRDefault="003527CC" w:rsidP="00E9656D">
      <w:pPr>
        <w:numPr>
          <w:ilvl w:val="0"/>
          <w:numId w:val="48"/>
        </w:numPr>
        <w:spacing w:before="100" w:beforeAutospacing="1" w:after="100" w:afterAutospacing="1" w:line="240" w:lineRule="auto"/>
        <w:rPr>
          <w:ins w:id="195" w:author="Unknown"/>
          <w:rFonts w:ascii="Times New Roman" w:eastAsia="Times New Roman" w:hAnsi="Times New Roman" w:cs="Times New Roman"/>
          <w:sz w:val="24"/>
          <w:szCs w:val="24"/>
        </w:rPr>
      </w:pPr>
      <w:ins w:id="196" w:author="Unknown">
        <w:r w:rsidRPr="003527CC">
          <w:rPr>
            <w:rFonts w:ascii="Times New Roman" w:eastAsia="Times New Roman" w:hAnsi="Times New Roman" w:cs="Times New Roman"/>
            <w:sz w:val="24"/>
            <w:szCs w:val="24"/>
          </w:rPr>
          <w:t>1sdm fermifan</w:t>
        </w:r>
      </w:ins>
    </w:p>
    <w:p w:rsidR="003527CC" w:rsidRPr="003527CC" w:rsidRDefault="003527CC" w:rsidP="00E9656D">
      <w:pPr>
        <w:numPr>
          <w:ilvl w:val="0"/>
          <w:numId w:val="48"/>
        </w:numPr>
        <w:spacing w:before="100" w:beforeAutospacing="1" w:after="100" w:afterAutospacing="1" w:line="240" w:lineRule="auto"/>
        <w:rPr>
          <w:ins w:id="197" w:author="Unknown"/>
          <w:rFonts w:ascii="Times New Roman" w:eastAsia="Times New Roman" w:hAnsi="Times New Roman" w:cs="Times New Roman"/>
          <w:sz w:val="24"/>
          <w:szCs w:val="24"/>
        </w:rPr>
      </w:pPr>
      <w:ins w:id="198" w:author="Unknown">
        <w:r w:rsidRPr="003527CC">
          <w:rPr>
            <w:rFonts w:ascii="Times New Roman" w:eastAsia="Times New Roman" w:hAnsi="Times New Roman" w:cs="Times New Roman"/>
            <w:sz w:val="24"/>
            <w:szCs w:val="24"/>
          </w:rPr>
          <w:t>200 ml susu (1 saset skm putih)</w:t>
        </w:r>
      </w:ins>
    </w:p>
    <w:p w:rsidR="003527CC" w:rsidRPr="003527CC" w:rsidRDefault="003527CC" w:rsidP="00E9656D">
      <w:pPr>
        <w:numPr>
          <w:ilvl w:val="0"/>
          <w:numId w:val="48"/>
        </w:numPr>
        <w:spacing w:before="100" w:beforeAutospacing="1" w:after="100" w:afterAutospacing="1" w:line="240" w:lineRule="auto"/>
        <w:rPr>
          <w:ins w:id="199" w:author="Unknown"/>
          <w:rFonts w:ascii="Times New Roman" w:eastAsia="Times New Roman" w:hAnsi="Times New Roman" w:cs="Times New Roman"/>
          <w:sz w:val="24"/>
          <w:szCs w:val="24"/>
        </w:rPr>
      </w:pPr>
      <w:ins w:id="200" w:author="Unknown">
        <w:r w:rsidRPr="003527CC">
          <w:rPr>
            <w:rFonts w:ascii="Times New Roman" w:eastAsia="Times New Roman" w:hAnsi="Times New Roman" w:cs="Times New Roman"/>
            <w:sz w:val="24"/>
            <w:szCs w:val="24"/>
          </w:rPr>
          <w:t>6 sdm gula pasir (atau sesuai selera)</w:t>
        </w:r>
      </w:ins>
    </w:p>
    <w:p w:rsidR="003527CC" w:rsidRPr="003527CC" w:rsidRDefault="003527CC" w:rsidP="003527CC">
      <w:pPr>
        <w:spacing w:before="100" w:beforeAutospacing="1" w:after="100" w:afterAutospacing="1" w:line="240" w:lineRule="auto"/>
        <w:outlineLvl w:val="2"/>
        <w:rPr>
          <w:ins w:id="201" w:author="Unknown"/>
          <w:rFonts w:ascii="Times New Roman" w:eastAsia="Times New Roman" w:hAnsi="Times New Roman" w:cs="Times New Roman"/>
          <w:b/>
          <w:bCs/>
          <w:sz w:val="27"/>
          <w:szCs w:val="27"/>
        </w:rPr>
      </w:pPr>
      <w:ins w:id="202" w:author="Unknown">
        <w:r w:rsidRPr="003527CC">
          <w:rPr>
            <w:rFonts w:ascii="Times New Roman" w:eastAsia="Times New Roman" w:hAnsi="Times New Roman" w:cs="Times New Roman"/>
            <w:b/>
            <w:bCs/>
            <w:color w:val="0000FF"/>
            <w:sz w:val="27"/>
            <w:szCs w:val="27"/>
          </w:rPr>
          <w:t>Cara Membuat Kue Bantal</w:t>
        </w:r>
      </w:ins>
    </w:p>
    <w:p w:rsidR="003527CC" w:rsidRPr="003527CC" w:rsidRDefault="003527CC" w:rsidP="00E9656D">
      <w:pPr>
        <w:numPr>
          <w:ilvl w:val="0"/>
          <w:numId w:val="49"/>
        </w:numPr>
        <w:spacing w:before="100" w:beforeAutospacing="1" w:after="100" w:afterAutospacing="1" w:line="240" w:lineRule="auto"/>
        <w:rPr>
          <w:ins w:id="203" w:author="Unknown"/>
          <w:rFonts w:ascii="Times New Roman" w:eastAsia="Times New Roman" w:hAnsi="Times New Roman" w:cs="Times New Roman"/>
          <w:sz w:val="24"/>
          <w:szCs w:val="24"/>
        </w:rPr>
      </w:pPr>
      <w:ins w:id="204" w:author="Unknown">
        <w:r w:rsidRPr="003527CC">
          <w:rPr>
            <w:rFonts w:ascii="Times New Roman" w:eastAsia="Times New Roman" w:hAnsi="Times New Roman" w:cs="Times New Roman"/>
            <w:sz w:val="24"/>
            <w:szCs w:val="24"/>
          </w:rPr>
          <w:t>Campur semua bahan aduk hingga rata, diamkan 40 menit.</w:t>
        </w:r>
      </w:ins>
    </w:p>
    <w:p w:rsidR="003527CC" w:rsidRPr="003527CC" w:rsidRDefault="003527CC" w:rsidP="00E9656D">
      <w:pPr>
        <w:numPr>
          <w:ilvl w:val="0"/>
          <w:numId w:val="49"/>
        </w:numPr>
        <w:spacing w:before="100" w:beforeAutospacing="1" w:after="100" w:afterAutospacing="1" w:line="240" w:lineRule="auto"/>
        <w:rPr>
          <w:ins w:id="205" w:author="Unknown"/>
          <w:rFonts w:ascii="Times New Roman" w:eastAsia="Times New Roman" w:hAnsi="Times New Roman" w:cs="Times New Roman"/>
          <w:sz w:val="24"/>
          <w:szCs w:val="24"/>
        </w:rPr>
      </w:pPr>
      <w:ins w:id="206" w:author="Unknown">
        <w:r w:rsidRPr="003527CC">
          <w:rPr>
            <w:rFonts w:ascii="Times New Roman" w:eastAsia="Times New Roman" w:hAnsi="Times New Roman" w:cs="Times New Roman"/>
            <w:sz w:val="24"/>
            <w:szCs w:val="24"/>
          </w:rPr>
          <w:lastRenderedPageBreak/>
          <w:t>Tutup menggunakan kain, setelah itu panaskan minyak goreng, ambil adonan menggunakan sendok (sendoknya celupin di minyak biar gak lengket).</w:t>
        </w:r>
      </w:ins>
    </w:p>
    <w:p w:rsidR="003527CC" w:rsidRPr="003527CC" w:rsidRDefault="003527CC" w:rsidP="00E9656D">
      <w:pPr>
        <w:numPr>
          <w:ilvl w:val="0"/>
          <w:numId w:val="49"/>
        </w:numPr>
        <w:spacing w:before="100" w:beforeAutospacing="1" w:after="100" w:afterAutospacing="1" w:line="240" w:lineRule="auto"/>
        <w:rPr>
          <w:ins w:id="207" w:author="Unknown"/>
          <w:rFonts w:ascii="Times New Roman" w:eastAsia="Times New Roman" w:hAnsi="Times New Roman" w:cs="Times New Roman"/>
          <w:sz w:val="24"/>
          <w:szCs w:val="24"/>
        </w:rPr>
      </w:pPr>
      <w:ins w:id="208" w:author="Unknown">
        <w:r w:rsidRPr="003527CC">
          <w:rPr>
            <w:rFonts w:ascii="Times New Roman" w:eastAsia="Times New Roman" w:hAnsi="Times New Roman" w:cs="Times New Roman"/>
            <w:sz w:val="24"/>
            <w:szCs w:val="24"/>
          </w:rPr>
          <w:t>Lalu goreng hingga matang.</w:t>
        </w:r>
      </w:ins>
    </w:p>
    <w:p w:rsidR="003527CC" w:rsidRPr="003527CC" w:rsidRDefault="003527CC" w:rsidP="003527CC">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09" w:name="3981259760942191275"/>
      <w:bookmarkEnd w:id="209"/>
      <w:r w:rsidRPr="003527CC">
        <w:rPr>
          <w:rFonts w:ascii="Times New Roman" w:eastAsia="Times New Roman" w:hAnsi="Times New Roman" w:cs="Times New Roman"/>
          <w:b/>
          <w:bCs/>
          <w:kern w:val="36"/>
          <w:sz w:val="48"/>
          <w:szCs w:val="48"/>
        </w:rPr>
        <w:t xml:space="preserve">Cara Membuat Cookies Super Simple </w:t>
      </w:r>
    </w:p>
    <w:p w:rsidR="003527CC" w:rsidRPr="003527CC" w:rsidRDefault="003527CC" w:rsidP="003527CC">
      <w:pPr>
        <w:spacing w:after="0" w:line="240" w:lineRule="auto"/>
        <w:jc w:val="both"/>
        <w:rPr>
          <w:ins w:id="210" w:author="Unknown"/>
          <w:rFonts w:ascii="Times New Roman" w:eastAsia="Times New Roman" w:hAnsi="Times New Roman" w:cs="Times New Roman"/>
          <w:sz w:val="24"/>
          <w:szCs w:val="24"/>
        </w:rPr>
      </w:pPr>
      <w:ins w:id="211" w:author="Unknown">
        <w:r w:rsidRPr="003527CC">
          <w:rPr>
            <w:rFonts w:ascii="Times New Roman" w:eastAsia="Times New Roman" w:hAnsi="Times New Roman" w:cs="Times New Roman"/>
            <w:b/>
            <w:bCs/>
            <w:sz w:val="24"/>
            <w:szCs w:val="24"/>
          </w:rPr>
          <w:fldChar w:fldCharType="begin"/>
        </w:r>
        <w:r w:rsidRPr="003527CC">
          <w:rPr>
            <w:rFonts w:ascii="Times New Roman" w:eastAsia="Times New Roman" w:hAnsi="Times New Roman" w:cs="Times New Roman"/>
            <w:b/>
            <w:bCs/>
            <w:sz w:val="24"/>
            <w:szCs w:val="24"/>
          </w:rPr>
          <w:instrText xml:space="preserve"> HYPERLINK "http://buatresep.blogspot.com/2015/02/cara-membuat-cookies-super-simple.html" </w:instrText>
        </w:r>
        <w:r w:rsidRPr="003527CC">
          <w:rPr>
            <w:rFonts w:ascii="Times New Roman" w:eastAsia="Times New Roman" w:hAnsi="Times New Roman" w:cs="Times New Roman"/>
            <w:b/>
            <w:bCs/>
            <w:sz w:val="24"/>
            <w:szCs w:val="24"/>
          </w:rPr>
          <w:fldChar w:fldCharType="separate"/>
        </w:r>
        <w:proofErr w:type="gramStart"/>
        <w:r w:rsidRPr="003527CC">
          <w:rPr>
            <w:rFonts w:ascii="Times New Roman" w:eastAsia="Times New Roman" w:hAnsi="Times New Roman" w:cs="Times New Roman"/>
            <w:b/>
            <w:bCs/>
            <w:color w:val="0000FF"/>
            <w:sz w:val="24"/>
            <w:szCs w:val="24"/>
            <w:u w:val="single"/>
          </w:rPr>
          <w:t>Cookies</w:t>
        </w:r>
        <w:r w:rsidRPr="003527CC">
          <w:rPr>
            <w:rFonts w:ascii="Times New Roman" w:eastAsia="Times New Roman" w:hAnsi="Times New Roman" w:cs="Times New Roman"/>
            <w:b/>
            <w:bCs/>
            <w:sz w:val="24"/>
            <w:szCs w:val="24"/>
          </w:rPr>
          <w:fldChar w:fldCharType="end"/>
        </w:r>
        <w:r w:rsidRPr="003527CC">
          <w:rPr>
            <w:rFonts w:ascii="Times New Roman" w:eastAsia="Times New Roman" w:hAnsi="Times New Roman" w:cs="Times New Roman"/>
            <w:sz w:val="24"/>
            <w:szCs w:val="24"/>
          </w:rPr>
          <w:t xml:space="preserve"> ini saya buat dengan bahan-bahan yang kebetulan semuanya ada di dapur.</w:t>
        </w:r>
        <w:proofErr w:type="gramEnd"/>
        <w:r w:rsidRPr="003527CC">
          <w:rPr>
            <w:rFonts w:ascii="Times New Roman" w:eastAsia="Times New Roman" w:hAnsi="Times New Roman" w:cs="Times New Roman"/>
            <w:sz w:val="24"/>
            <w:szCs w:val="24"/>
          </w:rPr>
          <w:t xml:space="preserve"> Bikinnya super simple. Tidak ada oven tidak apa-apa bund bisa pakai magic com. Itu resep aslinya tapi saya pakai magic com buat manggangnya. Kalau pakai magic com saya 1 kali klik aja bund, biasanya 2 menit aja tombolnya udah naik. Tapi ditunggu sebentar dalam keadaan tombol di "warm". Pokoknya sekiranya cookiesnya sudah matang tinggal angkat. Nanti kalau dingin cookies ala vita rini renyah sendiri.</w:t>
        </w:r>
      </w:ins>
    </w:p>
    <w:p w:rsidR="003527CC" w:rsidRPr="003527CC" w:rsidRDefault="003527CC" w:rsidP="003527CC">
      <w:pPr>
        <w:spacing w:after="0" w:line="240" w:lineRule="auto"/>
        <w:jc w:val="both"/>
        <w:rPr>
          <w:ins w:id="212" w:author="Unknown"/>
          <w:rFonts w:ascii="Times New Roman" w:eastAsia="Times New Roman" w:hAnsi="Times New Roman" w:cs="Times New Roman"/>
          <w:sz w:val="24"/>
          <w:szCs w:val="24"/>
        </w:rPr>
      </w:pPr>
    </w:p>
    <w:p w:rsidR="003527CC" w:rsidRPr="003527CC" w:rsidRDefault="003527CC" w:rsidP="003527CC">
      <w:pPr>
        <w:spacing w:after="0" w:line="240" w:lineRule="auto"/>
        <w:jc w:val="center"/>
        <w:rPr>
          <w:ins w:id="213"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35F77D93" wp14:editId="72994598">
            <wp:extent cx="3048000" cy="1828800"/>
            <wp:effectExtent l="0" t="0" r="0" b="0"/>
            <wp:docPr id="31" name="Picture 31" descr="http://1.bp.blogspot.com/-17nSDD8J6Lk/VNZQqjGKxnI/AAAAAAAAEco/MFxlg-kPWcQ/s1600/8%2BCara%2BMembuat%2BCookies%2BSuper%2BSimple.jp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1.bp.blogspot.com/-17nSDD8J6Lk/VNZQqjGKxnI/AAAAAAAAEco/MFxlg-kPWcQ/s1600/8%2BCara%2BMembuat%2BCookies%2BSuper%2BSimple.jpg">
                      <a:hlinkClick r:id="rId137"/>
                    </pic:cNvPr>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048000" cy="1828800"/>
                    </a:xfrm>
                    <a:prstGeom prst="rect">
                      <a:avLst/>
                    </a:prstGeom>
                    <a:noFill/>
                    <a:ln>
                      <a:noFill/>
                    </a:ln>
                  </pic:spPr>
                </pic:pic>
              </a:graphicData>
            </a:graphic>
          </wp:inline>
        </w:drawing>
      </w:r>
    </w:p>
    <w:p w:rsidR="003527CC" w:rsidRPr="003527CC" w:rsidRDefault="003527CC" w:rsidP="003527CC">
      <w:pPr>
        <w:spacing w:before="100" w:beforeAutospacing="1" w:after="100" w:afterAutospacing="1" w:line="240" w:lineRule="auto"/>
        <w:jc w:val="both"/>
        <w:outlineLvl w:val="1"/>
        <w:rPr>
          <w:ins w:id="214" w:author="Unknown"/>
          <w:rFonts w:ascii="Times New Roman" w:eastAsia="Times New Roman" w:hAnsi="Times New Roman" w:cs="Times New Roman"/>
          <w:b/>
          <w:bCs/>
          <w:sz w:val="36"/>
          <w:szCs w:val="36"/>
        </w:rPr>
      </w:pPr>
      <w:ins w:id="215" w:author="Unknown">
        <w:r w:rsidRPr="003527CC">
          <w:rPr>
            <w:rFonts w:ascii="Times New Roman" w:eastAsia="Times New Roman" w:hAnsi="Times New Roman" w:cs="Times New Roman"/>
            <w:b/>
            <w:bCs/>
            <w:color w:val="0000FF"/>
            <w:sz w:val="36"/>
            <w:szCs w:val="36"/>
          </w:rPr>
          <w:t>Resep Membuat Cookies Simple</w:t>
        </w:r>
      </w:ins>
    </w:p>
    <w:p w:rsidR="003527CC" w:rsidRPr="003527CC" w:rsidRDefault="003527CC" w:rsidP="003527CC">
      <w:pPr>
        <w:spacing w:after="0" w:line="240" w:lineRule="auto"/>
        <w:jc w:val="both"/>
        <w:rPr>
          <w:ins w:id="216" w:author="Unknown"/>
          <w:rFonts w:ascii="Times New Roman" w:eastAsia="Times New Roman" w:hAnsi="Times New Roman" w:cs="Times New Roman"/>
          <w:sz w:val="24"/>
          <w:szCs w:val="24"/>
        </w:rPr>
      </w:pPr>
      <w:ins w:id="217" w:author="Unknown">
        <w:r w:rsidRPr="003527CC">
          <w:rPr>
            <w:rFonts w:ascii="Times New Roman" w:eastAsia="Times New Roman" w:hAnsi="Times New Roman" w:cs="Times New Roman"/>
            <w:sz w:val="24"/>
            <w:szCs w:val="24"/>
          </w:rPr>
          <w:t>Bahan</w:t>
        </w:r>
      </w:ins>
    </w:p>
    <w:p w:rsidR="003527CC" w:rsidRPr="003527CC" w:rsidRDefault="003527CC" w:rsidP="00E9656D">
      <w:pPr>
        <w:numPr>
          <w:ilvl w:val="0"/>
          <w:numId w:val="50"/>
        </w:numPr>
        <w:spacing w:before="100" w:beforeAutospacing="1" w:after="100" w:afterAutospacing="1" w:line="240" w:lineRule="auto"/>
        <w:rPr>
          <w:ins w:id="218" w:author="Unknown"/>
          <w:rFonts w:ascii="Times New Roman" w:eastAsia="Times New Roman" w:hAnsi="Times New Roman" w:cs="Times New Roman"/>
          <w:sz w:val="24"/>
          <w:szCs w:val="24"/>
        </w:rPr>
      </w:pPr>
      <w:ins w:id="219" w:author="Unknown">
        <w:r w:rsidRPr="003527CC">
          <w:rPr>
            <w:rFonts w:ascii="Times New Roman" w:eastAsia="Times New Roman" w:hAnsi="Times New Roman" w:cs="Times New Roman"/>
            <w:sz w:val="24"/>
            <w:szCs w:val="24"/>
          </w:rPr>
          <w:t>130 ml skm (saya pakai Frisian Gold)</w:t>
        </w:r>
      </w:ins>
    </w:p>
    <w:p w:rsidR="003527CC" w:rsidRPr="003527CC" w:rsidRDefault="003527CC" w:rsidP="00E9656D">
      <w:pPr>
        <w:numPr>
          <w:ilvl w:val="0"/>
          <w:numId w:val="50"/>
        </w:numPr>
        <w:spacing w:before="100" w:beforeAutospacing="1" w:after="100" w:afterAutospacing="1" w:line="240" w:lineRule="auto"/>
        <w:rPr>
          <w:ins w:id="220" w:author="Unknown"/>
          <w:rFonts w:ascii="Times New Roman" w:eastAsia="Times New Roman" w:hAnsi="Times New Roman" w:cs="Times New Roman"/>
          <w:sz w:val="24"/>
          <w:szCs w:val="24"/>
        </w:rPr>
      </w:pPr>
      <w:ins w:id="221" w:author="Unknown">
        <w:r w:rsidRPr="003527CC">
          <w:rPr>
            <w:rFonts w:ascii="Times New Roman" w:eastAsia="Times New Roman" w:hAnsi="Times New Roman" w:cs="Times New Roman"/>
            <w:sz w:val="24"/>
            <w:szCs w:val="24"/>
          </w:rPr>
          <w:t>100 gr margarin</w:t>
        </w:r>
      </w:ins>
    </w:p>
    <w:p w:rsidR="003527CC" w:rsidRPr="003527CC" w:rsidRDefault="003527CC" w:rsidP="00E9656D">
      <w:pPr>
        <w:numPr>
          <w:ilvl w:val="0"/>
          <w:numId w:val="50"/>
        </w:numPr>
        <w:spacing w:before="100" w:beforeAutospacing="1" w:after="100" w:afterAutospacing="1" w:line="240" w:lineRule="auto"/>
        <w:rPr>
          <w:ins w:id="222" w:author="Unknown"/>
          <w:rFonts w:ascii="Times New Roman" w:eastAsia="Times New Roman" w:hAnsi="Times New Roman" w:cs="Times New Roman"/>
          <w:sz w:val="24"/>
          <w:szCs w:val="24"/>
        </w:rPr>
      </w:pPr>
      <w:ins w:id="223" w:author="Unknown">
        <w:r w:rsidRPr="003527CC">
          <w:rPr>
            <w:rFonts w:ascii="Times New Roman" w:eastAsia="Times New Roman" w:hAnsi="Times New Roman" w:cs="Times New Roman"/>
            <w:sz w:val="24"/>
            <w:szCs w:val="24"/>
          </w:rPr>
          <w:t>150 gr tepung terigu serba guna</w:t>
        </w:r>
      </w:ins>
    </w:p>
    <w:p w:rsidR="003527CC" w:rsidRPr="003527CC" w:rsidRDefault="003527CC" w:rsidP="00E9656D">
      <w:pPr>
        <w:numPr>
          <w:ilvl w:val="0"/>
          <w:numId w:val="50"/>
        </w:numPr>
        <w:spacing w:before="100" w:beforeAutospacing="1" w:after="100" w:afterAutospacing="1" w:line="240" w:lineRule="auto"/>
        <w:rPr>
          <w:ins w:id="224" w:author="Unknown"/>
          <w:rFonts w:ascii="Times New Roman" w:eastAsia="Times New Roman" w:hAnsi="Times New Roman" w:cs="Times New Roman"/>
          <w:sz w:val="24"/>
          <w:szCs w:val="24"/>
        </w:rPr>
      </w:pPr>
      <w:ins w:id="225" w:author="Unknown">
        <w:r w:rsidRPr="003527CC">
          <w:rPr>
            <w:rFonts w:ascii="Times New Roman" w:eastAsia="Times New Roman" w:hAnsi="Times New Roman" w:cs="Times New Roman"/>
            <w:sz w:val="24"/>
            <w:szCs w:val="24"/>
          </w:rPr>
          <w:t>1 sdt tidak munjung baking powder</w:t>
        </w:r>
      </w:ins>
    </w:p>
    <w:p w:rsidR="003527CC" w:rsidRPr="003527CC" w:rsidRDefault="003527CC" w:rsidP="003527CC">
      <w:pPr>
        <w:spacing w:after="0" w:line="240" w:lineRule="auto"/>
        <w:rPr>
          <w:ins w:id="226" w:author="Unknown"/>
          <w:rFonts w:ascii="Times New Roman" w:eastAsia="Times New Roman" w:hAnsi="Times New Roman" w:cs="Times New Roman"/>
          <w:sz w:val="24"/>
          <w:szCs w:val="24"/>
        </w:rPr>
      </w:pPr>
    </w:p>
    <w:p w:rsidR="003527CC" w:rsidRPr="003527CC" w:rsidRDefault="003527CC" w:rsidP="003527CC">
      <w:pPr>
        <w:spacing w:before="100" w:beforeAutospacing="1" w:after="100" w:afterAutospacing="1" w:line="240" w:lineRule="auto"/>
        <w:jc w:val="both"/>
        <w:outlineLvl w:val="2"/>
        <w:rPr>
          <w:ins w:id="227" w:author="Unknown"/>
          <w:rFonts w:ascii="Times New Roman" w:eastAsia="Times New Roman" w:hAnsi="Times New Roman" w:cs="Times New Roman"/>
          <w:b/>
          <w:bCs/>
          <w:sz w:val="27"/>
          <w:szCs w:val="27"/>
        </w:rPr>
      </w:pPr>
      <w:ins w:id="228" w:author="Unknown">
        <w:r w:rsidRPr="003527CC">
          <w:rPr>
            <w:rFonts w:ascii="Times New Roman" w:eastAsia="Times New Roman" w:hAnsi="Times New Roman" w:cs="Times New Roman"/>
            <w:b/>
            <w:bCs/>
            <w:color w:val="0000FF"/>
            <w:sz w:val="27"/>
            <w:szCs w:val="27"/>
          </w:rPr>
          <w:t>Cara Membuat Cookies Simple</w:t>
        </w:r>
      </w:ins>
    </w:p>
    <w:p w:rsidR="003527CC" w:rsidRPr="003527CC" w:rsidRDefault="003527CC" w:rsidP="00E9656D">
      <w:pPr>
        <w:numPr>
          <w:ilvl w:val="0"/>
          <w:numId w:val="51"/>
        </w:numPr>
        <w:spacing w:before="100" w:beforeAutospacing="1" w:after="100" w:afterAutospacing="1" w:line="240" w:lineRule="auto"/>
        <w:rPr>
          <w:ins w:id="229" w:author="Unknown"/>
          <w:rFonts w:ascii="Times New Roman" w:eastAsia="Times New Roman" w:hAnsi="Times New Roman" w:cs="Times New Roman"/>
          <w:sz w:val="24"/>
          <w:szCs w:val="24"/>
        </w:rPr>
      </w:pPr>
      <w:ins w:id="230" w:author="Unknown">
        <w:r w:rsidRPr="003527CC">
          <w:rPr>
            <w:rFonts w:ascii="Times New Roman" w:eastAsia="Times New Roman" w:hAnsi="Times New Roman" w:cs="Times New Roman"/>
            <w:sz w:val="24"/>
            <w:szCs w:val="24"/>
          </w:rPr>
          <w:t>Campur skm dan margarin. Mixer selama 1 menit saja. </w:t>
        </w:r>
      </w:ins>
    </w:p>
    <w:p w:rsidR="003527CC" w:rsidRPr="003527CC" w:rsidRDefault="003527CC" w:rsidP="00E9656D">
      <w:pPr>
        <w:numPr>
          <w:ilvl w:val="0"/>
          <w:numId w:val="51"/>
        </w:numPr>
        <w:spacing w:before="100" w:beforeAutospacing="1" w:after="100" w:afterAutospacing="1" w:line="240" w:lineRule="auto"/>
        <w:rPr>
          <w:ins w:id="231" w:author="Unknown"/>
          <w:rFonts w:ascii="Times New Roman" w:eastAsia="Times New Roman" w:hAnsi="Times New Roman" w:cs="Times New Roman"/>
          <w:sz w:val="24"/>
          <w:szCs w:val="24"/>
        </w:rPr>
      </w:pPr>
      <w:ins w:id="232" w:author="Unknown">
        <w:r w:rsidRPr="003527CC">
          <w:rPr>
            <w:rFonts w:ascii="Times New Roman" w:eastAsia="Times New Roman" w:hAnsi="Times New Roman" w:cs="Times New Roman"/>
            <w:sz w:val="24"/>
            <w:szCs w:val="24"/>
          </w:rPr>
          <w:t>Campur tepung terigu dengan baking powder dan masukkan sedikit demi sedikit ke dalam campuran skm dan margarin tadi.</w:t>
        </w:r>
      </w:ins>
    </w:p>
    <w:p w:rsidR="003527CC" w:rsidRPr="003527CC" w:rsidRDefault="003527CC" w:rsidP="00E9656D">
      <w:pPr>
        <w:numPr>
          <w:ilvl w:val="0"/>
          <w:numId w:val="51"/>
        </w:numPr>
        <w:spacing w:before="100" w:beforeAutospacing="1" w:after="100" w:afterAutospacing="1" w:line="240" w:lineRule="auto"/>
        <w:rPr>
          <w:ins w:id="233" w:author="Unknown"/>
          <w:rFonts w:ascii="Times New Roman" w:eastAsia="Times New Roman" w:hAnsi="Times New Roman" w:cs="Times New Roman"/>
          <w:sz w:val="24"/>
          <w:szCs w:val="24"/>
        </w:rPr>
      </w:pPr>
      <w:ins w:id="234" w:author="Unknown">
        <w:r w:rsidRPr="003527CC">
          <w:rPr>
            <w:rFonts w:ascii="Times New Roman" w:eastAsia="Times New Roman" w:hAnsi="Times New Roman" w:cs="Times New Roman"/>
            <w:sz w:val="24"/>
            <w:szCs w:val="24"/>
          </w:rPr>
          <w:t>Aduk rata dengan spatula.</w:t>
        </w:r>
      </w:ins>
    </w:p>
    <w:p w:rsidR="003527CC" w:rsidRPr="003527CC" w:rsidRDefault="003527CC" w:rsidP="00E9656D">
      <w:pPr>
        <w:numPr>
          <w:ilvl w:val="0"/>
          <w:numId w:val="51"/>
        </w:numPr>
        <w:spacing w:before="100" w:beforeAutospacing="1" w:after="100" w:afterAutospacing="1" w:line="240" w:lineRule="auto"/>
        <w:rPr>
          <w:ins w:id="235" w:author="Unknown"/>
          <w:rFonts w:ascii="Times New Roman" w:eastAsia="Times New Roman" w:hAnsi="Times New Roman" w:cs="Times New Roman"/>
          <w:sz w:val="24"/>
          <w:szCs w:val="24"/>
        </w:rPr>
      </w:pPr>
      <w:ins w:id="236" w:author="Unknown">
        <w:r w:rsidRPr="003527CC">
          <w:rPr>
            <w:rFonts w:ascii="Times New Roman" w:eastAsia="Times New Roman" w:hAnsi="Times New Roman" w:cs="Times New Roman"/>
            <w:sz w:val="24"/>
            <w:szCs w:val="24"/>
          </w:rPr>
          <w:t>Bentuk sesuai selera dan oven selama 7 menit dengan suhu 160°C.</w:t>
        </w:r>
      </w:ins>
    </w:p>
    <w:p w:rsidR="003527CC" w:rsidRPr="003527CC" w:rsidRDefault="003527CC" w:rsidP="00E9656D">
      <w:pPr>
        <w:numPr>
          <w:ilvl w:val="0"/>
          <w:numId w:val="51"/>
        </w:numPr>
        <w:spacing w:before="100" w:beforeAutospacing="1" w:after="100" w:afterAutospacing="1" w:line="240" w:lineRule="auto"/>
        <w:rPr>
          <w:ins w:id="237" w:author="Unknown"/>
          <w:rFonts w:ascii="Times New Roman" w:eastAsia="Times New Roman" w:hAnsi="Times New Roman" w:cs="Times New Roman"/>
          <w:sz w:val="24"/>
          <w:szCs w:val="24"/>
        </w:rPr>
      </w:pPr>
      <w:ins w:id="238" w:author="Unknown">
        <w:r w:rsidRPr="003527CC">
          <w:rPr>
            <w:rFonts w:ascii="Times New Roman" w:eastAsia="Times New Roman" w:hAnsi="Times New Roman" w:cs="Times New Roman"/>
            <w:sz w:val="24"/>
            <w:szCs w:val="24"/>
          </w:rPr>
          <w:t>Kalau tidak ada oven bisa pakai magic com atau teflon ya bund. Selamat mencoba.</w:t>
        </w:r>
      </w:ins>
    </w:p>
    <w:p w:rsidR="003527CC" w:rsidRPr="003527CC" w:rsidRDefault="003527CC" w:rsidP="003527CC">
      <w:pPr>
        <w:spacing w:after="0" w:line="240" w:lineRule="auto"/>
        <w:rPr>
          <w:ins w:id="239" w:author="Unknown"/>
          <w:rFonts w:ascii="Times New Roman" w:eastAsia="Times New Roman" w:hAnsi="Times New Roman" w:cs="Times New Roman"/>
          <w:sz w:val="24"/>
          <w:szCs w:val="24"/>
        </w:rPr>
      </w:pPr>
    </w:p>
    <w:p w:rsidR="003527CC" w:rsidRPr="003527CC" w:rsidRDefault="003527CC" w:rsidP="003527CC">
      <w:pPr>
        <w:spacing w:after="0" w:line="240" w:lineRule="auto"/>
        <w:jc w:val="both"/>
        <w:rPr>
          <w:ins w:id="240" w:author="Unknown"/>
          <w:rFonts w:ascii="Times New Roman" w:eastAsia="Times New Roman" w:hAnsi="Times New Roman" w:cs="Times New Roman"/>
          <w:sz w:val="24"/>
          <w:szCs w:val="24"/>
        </w:rPr>
      </w:pPr>
      <w:ins w:id="241" w:author="Unknown">
        <w:r w:rsidRPr="003527CC">
          <w:rPr>
            <w:rFonts w:ascii="Times New Roman" w:eastAsia="Times New Roman" w:hAnsi="Times New Roman" w:cs="Times New Roman"/>
            <w:sz w:val="24"/>
            <w:szCs w:val="24"/>
          </w:rPr>
          <w:t>Kalau cookies pasti garing, ini juga lumer karena takaran margarinnya banyak. Dicoba eksekusi dulu bund biar tau rasanya.Begitu matang langsung diicip-icip nggak sabar pengen tau rasanya. Ternyata enak banget, meskipun bentuknya nggak rapi karena nggak ada cetakan.Cookiesnya enak dan simple. Ini aku kasih resep cookies simple (karena nggak tau cookies apa bun Hehe). Bahannya cuma 4 macam seperti yang di dalam resep, tidak kurang tidak lebih.</w:t>
        </w:r>
      </w:ins>
    </w:p>
    <w:p w:rsidR="003527CC" w:rsidRPr="003527CC" w:rsidRDefault="003527CC" w:rsidP="003527CC">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42" w:name="1867327691185305205"/>
      <w:bookmarkEnd w:id="242"/>
      <w:r w:rsidRPr="003527CC">
        <w:rPr>
          <w:rFonts w:ascii="Times New Roman" w:eastAsia="Times New Roman" w:hAnsi="Times New Roman" w:cs="Times New Roman"/>
          <w:b/>
          <w:bCs/>
          <w:kern w:val="36"/>
          <w:sz w:val="48"/>
          <w:szCs w:val="48"/>
        </w:rPr>
        <w:t xml:space="preserve">Resep Cara Membuat Roti Goreng Isi Kacang Ijo </w:t>
      </w:r>
    </w:p>
    <w:p w:rsidR="003527CC" w:rsidRPr="003527CC" w:rsidRDefault="003527CC" w:rsidP="003527CC">
      <w:pPr>
        <w:spacing w:after="0" w:line="240" w:lineRule="auto"/>
        <w:jc w:val="both"/>
        <w:rPr>
          <w:ins w:id="243" w:author="Unknown"/>
          <w:rFonts w:ascii="Times New Roman" w:eastAsia="Times New Roman" w:hAnsi="Times New Roman" w:cs="Times New Roman"/>
          <w:sz w:val="24"/>
          <w:szCs w:val="24"/>
        </w:rPr>
      </w:pPr>
      <w:ins w:id="244" w:author="Unknown">
        <w:r w:rsidRPr="003527CC">
          <w:rPr>
            <w:rFonts w:ascii="Times New Roman" w:eastAsia="Times New Roman" w:hAnsi="Times New Roman" w:cs="Times New Roman"/>
            <w:sz w:val="24"/>
            <w:szCs w:val="24"/>
          </w:rPr>
          <w:fldChar w:fldCharType="begin"/>
        </w:r>
        <w:r w:rsidRPr="003527CC">
          <w:rPr>
            <w:rFonts w:ascii="Times New Roman" w:eastAsia="Times New Roman" w:hAnsi="Times New Roman" w:cs="Times New Roman"/>
            <w:sz w:val="24"/>
            <w:szCs w:val="24"/>
          </w:rPr>
          <w:instrText xml:space="preserve"> HYPERLINK "http://buatresep.blogspot.com/2015/01/resep-cara-membuat-roti-goreng-isi.html" </w:instrText>
        </w:r>
        <w:r w:rsidRPr="003527CC">
          <w:rPr>
            <w:rFonts w:ascii="Times New Roman" w:eastAsia="Times New Roman" w:hAnsi="Times New Roman" w:cs="Times New Roman"/>
            <w:sz w:val="24"/>
            <w:szCs w:val="24"/>
          </w:rPr>
          <w:fldChar w:fldCharType="separate"/>
        </w:r>
        <w:proofErr w:type="gramStart"/>
        <w:r w:rsidRPr="003527CC">
          <w:rPr>
            <w:rFonts w:ascii="Times New Roman" w:eastAsia="Times New Roman" w:hAnsi="Times New Roman" w:cs="Times New Roman"/>
            <w:b/>
            <w:bCs/>
            <w:color w:val="0000FF"/>
            <w:sz w:val="24"/>
            <w:szCs w:val="24"/>
            <w:u w:val="single"/>
          </w:rPr>
          <w:t>Roti goreng isi kacang ijo buat</w:t>
        </w:r>
        <w:r w:rsidRPr="003527CC">
          <w:rPr>
            <w:rFonts w:ascii="Times New Roman" w:eastAsia="Times New Roman" w:hAnsi="Times New Roman" w:cs="Times New Roman"/>
            <w:sz w:val="24"/>
            <w:szCs w:val="24"/>
          </w:rPr>
          <w:fldChar w:fldCharType="end"/>
        </w:r>
        <w:r w:rsidRPr="003527CC">
          <w:rPr>
            <w:rFonts w:ascii="Times New Roman" w:eastAsia="Times New Roman" w:hAnsi="Times New Roman" w:cs="Times New Roman"/>
            <w:sz w:val="24"/>
            <w:szCs w:val="24"/>
          </w:rPr>
          <w:t xml:space="preserve"> temen minum kopi.</w:t>
        </w:r>
        <w:proofErr w:type="gramEnd"/>
        <w:r w:rsidRPr="003527CC">
          <w:rPr>
            <w:rFonts w:ascii="Times New Roman" w:eastAsia="Times New Roman" w:hAnsi="Times New Roman" w:cs="Times New Roman"/>
            <w:sz w:val="24"/>
            <w:szCs w:val="24"/>
          </w:rPr>
          <w:t xml:space="preserve"> Tampilan roti goreng dari mamah deden memang biasa namun siapa sangak rasanya nikmat sekali. Nanti bikin kacag ijoya gampang. Kacang ijo di rebus sampai matang sesudah matang dan airnya sedikit di aduk pakai sendok sampai halus lalu di kasih vanili sama gula itu saja.</w:t>
        </w:r>
      </w:ins>
    </w:p>
    <w:p w:rsidR="003527CC" w:rsidRPr="003527CC" w:rsidRDefault="003527CC" w:rsidP="003527CC">
      <w:pPr>
        <w:spacing w:after="0" w:line="240" w:lineRule="auto"/>
        <w:jc w:val="both"/>
        <w:rPr>
          <w:ins w:id="245" w:author="Unknown"/>
          <w:rFonts w:ascii="Times New Roman" w:eastAsia="Times New Roman" w:hAnsi="Times New Roman" w:cs="Times New Roman"/>
          <w:sz w:val="24"/>
          <w:szCs w:val="24"/>
        </w:rPr>
      </w:pPr>
    </w:p>
    <w:p w:rsidR="003527CC" w:rsidRPr="003527CC" w:rsidRDefault="003527CC" w:rsidP="003527CC">
      <w:pPr>
        <w:spacing w:after="0" w:line="240" w:lineRule="auto"/>
        <w:jc w:val="center"/>
        <w:rPr>
          <w:ins w:id="246"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7D0FC636" wp14:editId="6133F855">
            <wp:extent cx="3048000" cy="2105025"/>
            <wp:effectExtent l="0" t="0" r="0" b="9525"/>
            <wp:docPr id="32" name="Picture 32" descr="Resep Cara Membuat Roti Goreng Isi Kacang Ijo">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Resep Cara Membuat Roti Goreng Isi Kacang Ijo">
                      <a:hlinkClick r:id="rId139"/>
                    </pic:cNvPr>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048000" cy="2105025"/>
                    </a:xfrm>
                    <a:prstGeom prst="rect">
                      <a:avLst/>
                    </a:prstGeom>
                    <a:noFill/>
                    <a:ln>
                      <a:noFill/>
                    </a:ln>
                  </pic:spPr>
                </pic:pic>
              </a:graphicData>
            </a:graphic>
          </wp:inline>
        </w:drawing>
      </w:r>
    </w:p>
    <w:p w:rsidR="003527CC" w:rsidRPr="003527CC" w:rsidRDefault="003527CC" w:rsidP="003527CC">
      <w:pPr>
        <w:spacing w:before="100" w:beforeAutospacing="1" w:after="100" w:afterAutospacing="1" w:line="240" w:lineRule="auto"/>
        <w:outlineLvl w:val="1"/>
        <w:rPr>
          <w:ins w:id="247" w:author="Unknown"/>
          <w:rFonts w:ascii="Times New Roman" w:eastAsia="Times New Roman" w:hAnsi="Times New Roman" w:cs="Times New Roman"/>
          <w:b/>
          <w:bCs/>
          <w:sz w:val="36"/>
          <w:szCs w:val="36"/>
        </w:rPr>
      </w:pPr>
      <w:ins w:id="248" w:author="Unknown">
        <w:r w:rsidRPr="003527CC">
          <w:rPr>
            <w:rFonts w:ascii="Times New Roman" w:eastAsia="Times New Roman" w:hAnsi="Times New Roman" w:cs="Times New Roman"/>
            <w:b/>
            <w:bCs/>
            <w:color w:val="0000FF"/>
            <w:sz w:val="36"/>
            <w:szCs w:val="36"/>
          </w:rPr>
          <w:t>Resep Roti Goreng Kacang Ijo</w:t>
        </w:r>
      </w:ins>
    </w:p>
    <w:p w:rsidR="003527CC" w:rsidRPr="003527CC" w:rsidRDefault="003527CC" w:rsidP="003527CC">
      <w:pPr>
        <w:spacing w:after="0" w:line="240" w:lineRule="auto"/>
        <w:jc w:val="both"/>
        <w:rPr>
          <w:ins w:id="249" w:author="Unknown"/>
          <w:rFonts w:ascii="Times New Roman" w:eastAsia="Times New Roman" w:hAnsi="Times New Roman" w:cs="Times New Roman"/>
          <w:sz w:val="24"/>
          <w:szCs w:val="24"/>
        </w:rPr>
      </w:pPr>
      <w:ins w:id="250" w:author="Unknown">
        <w:r w:rsidRPr="003527CC">
          <w:rPr>
            <w:rFonts w:ascii="Times New Roman" w:eastAsia="Times New Roman" w:hAnsi="Times New Roman" w:cs="Times New Roman"/>
            <w:sz w:val="24"/>
            <w:szCs w:val="24"/>
          </w:rPr>
          <w:t>Bahan</w:t>
        </w:r>
      </w:ins>
    </w:p>
    <w:p w:rsidR="003527CC" w:rsidRPr="003527CC" w:rsidRDefault="003527CC" w:rsidP="00E9656D">
      <w:pPr>
        <w:numPr>
          <w:ilvl w:val="0"/>
          <w:numId w:val="52"/>
        </w:numPr>
        <w:spacing w:before="100" w:beforeAutospacing="1" w:after="100" w:afterAutospacing="1" w:line="240" w:lineRule="auto"/>
        <w:rPr>
          <w:ins w:id="251" w:author="Unknown"/>
          <w:rFonts w:ascii="Times New Roman" w:eastAsia="Times New Roman" w:hAnsi="Times New Roman" w:cs="Times New Roman"/>
          <w:sz w:val="24"/>
          <w:szCs w:val="24"/>
        </w:rPr>
      </w:pPr>
      <w:ins w:id="252" w:author="Unknown">
        <w:r w:rsidRPr="003527CC">
          <w:rPr>
            <w:rFonts w:ascii="Times New Roman" w:eastAsia="Times New Roman" w:hAnsi="Times New Roman" w:cs="Times New Roman"/>
            <w:sz w:val="24"/>
            <w:szCs w:val="24"/>
          </w:rPr>
          <w:t>2 gelas terigu</w:t>
        </w:r>
      </w:ins>
    </w:p>
    <w:p w:rsidR="003527CC" w:rsidRPr="003527CC" w:rsidRDefault="003527CC" w:rsidP="00E9656D">
      <w:pPr>
        <w:numPr>
          <w:ilvl w:val="0"/>
          <w:numId w:val="52"/>
        </w:numPr>
        <w:spacing w:before="100" w:beforeAutospacing="1" w:after="100" w:afterAutospacing="1" w:line="240" w:lineRule="auto"/>
        <w:rPr>
          <w:ins w:id="253" w:author="Unknown"/>
          <w:rFonts w:ascii="Times New Roman" w:eastAsia="Times New Roman" w:hAnsi="Times New Roman" w:cs="Times New Roman"/>
          <w:sz w:val="24"/>
          <w:szCs w:val="24"/>
        </w:rPr>
      </w:pPr>
      <w:ins w:id="254" w:author="Unknown">
        <w:r w:rsidRPr="003527CC">
          <w:rPr>
            <w:rFonts w:ascii="Times New Roman" w:eastAsia="Times New Roman" w:hAnsi="Times New Roman" w:cs="Times New Roman"/>
            <w:sz w:val="24"/>
            <w:szCs w:val="24"/>
          </w:rPr>
          <w:t>2 setengah sendok makan gula pasir</w:t>
        </w:r>
      </w:ins>
    </w:p>
    <w:p w:rsidR="003527CC" w:rsidRPr="003527CC" w:rsidRDefault="003527CC" w:rsidP="00E9656D">
      <w:pPr>
        <w:numPr>
          <w:ilvl w:val="0"/>
          <w:numId w:val="52"/>
        </w:numPr>
        <w:spacing w:before="100" w:beforeAutospacing="1" w:after="100" w:afterAutospacing="1" w:line="240" w:lineRule="auto"/>
        <w:rPr>
          <w:ins w:id="255" w:author="Unknown"/>
          <w:rFonts w:ascii="Times New Roman" w:eastAsia="Times New Roman" w:hAnsi="Times New Roman" w:cs="Times New Roman"/>
          <w:sz w:val="24"/>
          <w:szCs w:val="24"/>
        </w:rPr>
      </w:pPr>
      <w:ins w:id="256" w:author="Unknown">
        <w:r w:rsidRPr="003527CC">
          <w:rPr>
            <w:rFonts w:ascii="Times New Roman" w:eastAsia="Times New Roman" w:hAnsi="Times New Roman" w:cs="Times New Roman"/>
            <w:sz w:val="24"/>
            <w:szCs w:val="24"/>
          </w:rPr>
          <w:t>setengah sendok teh garam</w:t>
        </w:r>
      </w:ins>
    </w:p>
    <w:p w:rsidR="003527CC" w:rsidRPr="003527CC" w:rsidRDefault="003527CC" w:rsidP="00E9656D">
      <w:pPr>
        <w:numPr>
          <w:ilvl w:val="0"/>
          <w:numId w:val="52"/>
        </w:numPr>
        <w:spacing w:before="100" w:beforeAutospacing="1" w:after="100" w:afterAutospacing="1" w:line="240" w:lineRule="auto"/>
        <w:rPr>
          <w:ins w:id="257" w:author="Unknown"/>
          <w:rFonts w:ascii="Times New Roman" w:eastAsia="Times New Roman" w:hAnsi="Times New Roman" w:cs="Times New Roman"/>
          <w:sz w:val="24"/>
          <w:szCs w:val="24"/>
        </w:rPr>
      </w:pPr>
      <w:ins w:id="258" w:author="Unknown">
        <w:r w:rsidRPr="003527CC">
          <w:rPr>
            <w:rFonts w:ascii="Times New Roman" w:eastAsia="Times New Roman" w:hAnsi="Times New Roman" w:cs="Times New Roman"/>
            <w:sz w:val="24"/>
            <w:szCs w:val="24"/>
          </w:rPr>
          <w:t>2 sendok margarin</w:t>
        </w:r>
      </w:ins>
    </w:p>
    <w:p w:rsidR="003527CC" w:rsidRPr="003527CC" w:rsidRDefault="003527CC" w:rsidP="00E9656D">
      <w:pPr>
        <w:numPr>
          <w:ilvl w:val="0"/>
          <w:numId w:val="52"/>
        </w:numPr>
        <w:spacing w:before="100" w:beforeAutospacing="1" w:after="100" w:afterAutospacing="1" w:line="240" w:lineRule="auto"/>
        <w:rPr>
          <w:ins w:id="259" w:author="Unknown"/>
          <w:rFonts w:ascii="Times New Roman" w:eastAsia="Times New Roman" w:hAnsi="Times New Roman" w:cs="Times New Roman"/>
          <w:sz w:val="24"/>
          <w:szCs w:val="24"/>
        </w:rPr>
      </w:pPr>
      <w:ins w:id="260" w:author="Unknown">
        <w:r w:rsidRPr="003527CC">
          <w:rPr>
            <w:rFonts w:ascii="Times New Roman" w:eastAsia="Times New Roman" w:hAnsi="Times New Roman" w:cs="Times New Roman"/>
            <w:sz w:val="24"/>
            <w:szCs w:val="24"/>
          </w:rPr>
          <w:t>1 biji kuning telor</w:t>
        </w:r>
      </w:ins>
    </w:p>
    <w:p w:rsidR="003527CC" w:rsidRPr="003527CC" w:rsidRDefault="003527CC" w:rsidP="00E9656D">
      <w:pPr>
        <w:numPr>
          <w:ilvl w:val="0"/>
          <w:numId w:val="52"/>
        </w:numPr>
        <w:spacing w:before="100" w:beforeAutospacing="1" w:after="100" w:afterAutospacing="1" w:line="240" w:lineRule="auto"/>
        <w:rPr>
          <w:ins w:id="261" w:author="Unknown"/>
          <w:rFonts w:ascii="Times New Roman" w:eastAsia="Times New Roman" w:hAnsi="Times New Roman" w:cs="Times New Roman"/>
          <w:sz w:val="24"/>
          <w:szCs w:val="24"/>
        </w:rPr>
      </w:pPr>
      <w:ins w:id="262" w:author="Unknown">
        <w:r w:rsidRPr="003527CC">
          <w:rPr>
            <w:rFonts w:ascii="Times New Roman" w:eastAsia="Times New Roman" w:hAnsi="Times New Roman" w:cs="Times New Roman"/>
            <w:sz w:val="24"/>
            <w:szCs w:val="24"/>
          </w:rPr>
          <w:t>2 sendok teh ragi instan</w:t>
        </w:r>
      </w:ins>
    </w:p>
    <w:p w:rsidR="003527CC" w:rsidRPr="003527CC" w:rsidRDefault="003527CC" w:rsidP="00E9656D">
      <w:pPr>
        <w:numPr>
          <w:ilvl w:val="0"/>
          <w:numId w:val="52"/>
        </w:numPr>
        <w:spacing w:before="100" w:beforeAutospacing="1" w:after="100" w:afterAutospacing="1" w:line="240" w:lineRule="auto"/>
        <w:rPr>
          <w:ins w:id="263" w:author="Unknown"/>
          <w:rFonts w:ascii="Times New Roman" w:eastAsia="Times New Roman" w:hAnsi="Times New Roman" w:cs="Times New Roman"/>
          <w:sz w:val="24"/>
          <w:szCs w:val="24"/>
        </w:rPr>
      </w:pPr>
      <w:ins w:id="264" w:author="Unknown">
        <w:r w:rsidRPr="003527CC">
          <w:rPr>
            <w:rFonts w:ascii="Times New Roman" w:eastAsia="Times New Roman" w:hAnsi="Times New Roman" w:cs="Times New Roman"/>
            <w:sz w:val="24"/>
            <w:szCs w:val="24"/>
          </w:rPr>
          <w:t>susu cair secukupnya</w:t>
        </w:r>
      </w:ins>
    </w:p>
    <w:p w:rsidR="003527CC" w:rsidRPr="003527CC" w:rsidRDefault="003527CC" w:rsidP="003527CC">
      <w:pPr>
        <w:spacing w:before="100" w:beforeAutospacing="1" w:after="100" w:afterAutospacing="1" w:line="240" w:lineRule="auto"/>
        <w:outlineLvl w:val="2"/>
        <w:rPr>
          <w:ins w:id="265" w:author="Unknown"/>
          <w:rFonts w:ascii="Times New Roman" w:eastAsia="Times New Roman" w:hAnsi="Times New Roman" w:cs="Times New Roman"/>
          <w:b/>
          <w:bCs/>
          <w:sz w:val="27"/>
          <w:szCs w:val="27"/>
        </w:rPr>
      </w:pPr>
      <w:ins w:id="266" w:author="Unknown">
        <w:r w:rsidRPr="003527CC">
          <w:rPr>
            <w:rFonts w:ascii="Times New Roman" w:eastAsia="Times New Roman" w:hAnsi="Times New Roman" w:cs="Times New Roman"/>
            <w:b/>
            <w:bCs/>
            <w:color w:val="0000FF"/>
            <w:sz w:val="27"/>
            <w:szCs w:val="27"/>
          </w:rPr>
          <w:t>Cara Membuat Roti Goreng</w:t>
        </w:r>
      </w:ins>
    </w:p>
    <w:p w:rsidR="003527CC" w:rsidRPr="003527CC" w:rsidRDefault="003527CC" w:rsidP="00E9656D">
      <w:pPr>
        <w:numPr>
          <w:ilvl w:val="0"/>
          <w:numId w:val="53"/>
        </w:numPr>
        <w:spacing w:before="100" w:beforeAutospacing="1" w:after="100" w:afterAutospacing="1" w:line="240" w:lineRule="auto"/>
        <w:rPr>
          <w:ins w:id="267" w:author="Unknown"/>
          <w:rFonts w:ascii="Times New Roman" w:eastAsia="Times New Roman" w:hAnsi="Times New Roman" w:cs="Times New Roman"/>
          <w:sz w:val="24"/>
          <w:szCs w:val="24"/>
        </w:rPr>
      </w:pPr>
      <w:ins w:id="268" w:author="Unknown">
        <w:r w:rsidRPr="003527CC">
          <w:rPr>
            <w:rFonts w:ascii="Times New Roman" w:eastAsia="Times New Roman" w:hAnsi="Times New Roman" w:cs="Times New Roman"/>
            <w:sz w:val="24"/>
            <w:szCs w:val="24"/>
          </w:rPr>
          <w:t>Campurkan semua bahan yang kering. Aduk-aduk setelah itu lubangi tengahnya, tuag telor yang sudah di kocok lepas aduk-aduk.</w:t>
        </w:r>
      </w:ins>
    </w:p>
    <w:p w:rsidR="003527CC" w:rsidRPr="003527CC" w:rsidRDefault="003527CC" w:rsidP="00E9656D">
      <w:pPr>
        <w:numPr>
          <w:ilvl w:val="0"/>
          <w:numId w:val="53"/>
        </w:numPr>
        <w:spacing w:before="100" w:beforeAutospacing="1" w:after="100" w:afterAutospacing="1" w:line="240" w:lineRule="auto"/>
        <w:rPr>
          <w:ins w:id="269" w:author="Unknown"/>
          <w:rFonts w:ascii="Times New Roman" w:eastAsia="Times New Roman" w:hAnsi="Times New Roman" w:cs="Times New Roman"/>
          <w:sz w:val="24"/>
          <w:szCs w:val="24"/>
        </w:rPr>
      </w:pPr>
      <w:ins w:id="270" w:author="Unknown">
        <w:r w:rsidRPr="003527CC">
          <w:rPr>
            <w:rFonts w:ascii="Times New Roman" w:eastAsia="Times New Roman" w:hAnsi="Times New Roman" w:cs="Times New Roman"/>
            <w:sz w:val="24"/>
            <w:szCs w:val="24"/>
          </w:rPr>
          <w:lastRenderedPageBreak/>
          <w:t>Taruh margarin siramkan susu cair sedikit sedikit sambil di adonin. Stelah tidak legket di tangan atau di wadah bantig banting adonan sampai kalis.</w:t>
        </w:r>
      </w:ins>
    </w:p>
    <w:p w:rsidR="003527CC" w:rsidRPr="003527CC" w:rsidRDefault="003527CC" w:rsidP="003527CC">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71" w:name="21252344868595736"/>
      <w:bookmarkEnd w:id="271"/>
      <w:r w:rsidRPr="003527CC">
        <w:rPr>
          <w:rFonts w:ascii="Times New Roman" w:eastAsia="Times New Roman" w:hAnsi="Times New Roman" w:cs="Times New Roman"/>
          <w:b/>
          <w:bCs/>
          <w:kern w:val="36"/>
          <w:sz w:val="48"/>
          <w:szCs w:val="48"/>
        </w:rPr>
        <w:t xml:space="preserve">Resep Cara Membuat Brownies Tanpa Telur dan Mixer </w:t>
      </w:r>
    </w:p>
    <w:p w:rsidR="003527CC" w:rsidRPr="003527CC" w:rsidRDefault="003527CC" w:rsidP="003527CC">
      <w:pPr>
        <w:spacing w:after="0" w:line="240" w:lineRule="auto"/>
        <w:jc w:val="both"/>
        <w:rPr>
          <w:ins w:id="272" w:author="Unknown"/>
          <w:rFonts w:ascii="Times New Roman" w:eastAsia="Times New Roman" w:hAnsi="Times New Roman" w:cs="Times New Roman"/>
          <w:sz w:val="24"/>
          <w:szCs w:val="24"/>
        </w:rPr>
      </w:pPr>
      <w:ins w:id="273" w:author="Unknown">
        <w:r w:rsidRPr="003527CC">
          <w:rPr>
            <w:rFonts w:ascii="Times New Roman" w:eastAsia="Times New Roman" w:hAnsi="Times New Roman" w:cs="Times New Roman"/>
            <w:sz w:val="24"/>
            <w:szCs w:val="24"/>
          </w:rPr>
          <w:fldChar w:fldCharType="begin"/>
        </w:r>
        <w:r w:rsidRPr="003527CC">
          <w:rPr>
            <w:rFonts w:ascii="Times New Roman" w:eastAsia="Times New Roman" w:hAnsi="Times New Roman" w:cs="Times New Roman"/>
            <w:sz w:val="24"/>
            <w:szCs w:val="24"/>
          </w:rPr>
          <w:instrText xml:space="preserve"> HYPERLINK "http://buatresep.blogspot.com/2015/01/resep-cara-membuat-brownies-tanpa-telur.html" </w:instrText>
        </w:r>
        <w:r w:rsidRPr="003527CC">
          <w:rPr>
            <w:rFonts w:ascii="Times New Roman" w:eastAsia="Times New Roman" w:hAnsi="Times New Roman" w:cs="Times New Roman"/>
            <w:sz w:val="24"/>
            <w:szCs w:val="24"/>
          </w:rPr>
          <w:fldChar w:fldCharType="separate"/>
        </w:r>
        <w:proofErr w:type="gramStart"/>
        <w:r w:rsidRPr="003527CC">
          <w:rPr>
            <w:rFonts w:ascii="Times New Roman" w:eastAsia="Times New Roman" w:hAnsi="Times New Roman" w:cs="Times New Roman"/>
            <w:b/>
            <w:bCs/>
            <w:color w:val="0000FF"/>
            <w:sz w:val="24"/>
            <w:szCs w:val="24"/>
            <w:u w:val="single"/>
          </w:rPr>
          <w:t>Brownies kukus lembut tanpa telur dan mixer</w:t>
        </w:r>
        <w:r w:rsidRPr="003527CC">
          <w:rPr>
            <w:rFonts w:ascii="Times New Roman" w:eastAsia="Times New Roman" w:hAnsi="Times New Roman" w:cs="Times New Roman"/>
            <w:sz w:val="24"/>
            <w:szCs w:val="24"/>
          </w:rPr>
          <w:fldChar w:fldCharType="end"/>
        </w:r>
        <w:r w:rsidRPr="003527CC">
          <w:rPr>
            <w:rFonts w:ascii="Times New Roman" w:eastAsia="Times New Roman" w:hAnsi="Times New Roman" w:cs="Times New Roman"/>
            <w:sz w:val="24"/>
            <w:szCs w:val="24"/>
          </w:rPr>
          <w:t>.</w:t>
        </w:r>
        <w:proofErr w:type="gramEnd"/>
        <w:r w:rsidRPr="003527CC">
          <w:rPr>
            <w:rFonts w:ascii="Times New Roman" w:eastAsia="Times New Roman" w:hAnsi="Times New Roman" w:cs="Times New Roman"/>
            <w:sz w:val="24"/>
            <w:szCs w:val="24"/>
          </w:rPr>
          <w:t xml:space="preserve"> Kalau pakai telur berarti harus di mixer atau di kocok dulu telur dan gulanya sampai mengembang atau putih kental. Bagi yang ingin buat nyari bahan-bahan untuk kue/pasta ada semua di toko bahan kue bun. Loyang untuk mengukus brownies ataupun cetakan juga ada. Untuk coklat  saya tidak pakai merk, cuma beli coklat bubuk yang manis tadi aku beli 1/4 seharga 4000 rupiah.</w:t>
        </w:r>
      </w:ins>
    </w:p>
    <w:p w:rsidR="003527CC" w:rsidRPr="003527CC" w:rsidRDefault="003527CC" w:rsidP="003527CC">
      <w:pPr>
        <w:spacing w:after="0" w:line="240" w:lineRule="auto"/>
        <w:jc w:val="center"/>
        <w:rPr>
          <w:ins w:id="274" w:author="Unknown"/>
          <w:rFonts w:ascii="Times New Roman" w:eastAsia="Times New Roman" w:hAnsi="Times New Roman" w:cs="Times New Roman"/>
          <w:sz w:val="24"/>
          <w:szCs w:val="24"/>
        </w:rPr>
      </w:pPr>
    </w:p>
    <w:p w:rsidR="003527CC" w:rsidRPr="003527CC" w:rsidRDefault="003527CC" w:rsidP="003527CC">
      <w:pPr>
        <w:spacing w:after="0" w:line="240" w:lineRule="auto"/>
        <w:jc w:val="center"/>
        <w:rPr>
          <w:ins w:id="275"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21CAB251" wp14:editId="7827944E">
            <wp:extent cx="2667000" cy="3000375"/>
            <wp:effectExtent l="0" t="0" r="0" b="9525"/>
            <wp:docPr id="33" name="Picture 33" descr="Resep Cara Membuat Brownies Tanpa Telur dan Mixer">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Resep Cara Membuat Brownies Tanpa Telur dan Mixer">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67000" cy="3000375"/>
                    </a:xfrm>
                    <a:prstGeom prst="rect">
                      <a:avLst/>
                    </a:prstGeom>
                    <a:noFill/>
                    <a:ln>
                      <a:noFill/>
                    </a:ln>
                  </pic:spPr>
                </pic:pic>
              </a:graphicData>
            </a:graphic>
          </wp:inline>
        </w:drawing>
      </w:r>
    </w:p>
    <w:p w:rsidR="003527CC" w:rsidRPr="003527CC" w:rsidRDefault="003527CC" w:rsidP="003527CC">
      <w:pPr>
        <w:spacing w:after="0" w:line="240" w:lineRule="auto"/>
        <w:jc w:val="both"/>
        <w:rPr>
          <w:ins w:id="276" w:author="Unknown"/>
          <w:rFonts w:ascii="Times New Roman" w:eastAsia="Times New Roman" w:hAnsi="Times New Roman" w:cs="Times New Roman"/>
          <w:sz w:val="24"/>
          <w:szCs w:val="24"/>
        </w:rPr>
      </w:pPr>
      <w:ins w:id="277" w:author="Unknown">
        <w:r w:rsidRPr="003527CC">
          <w:rPr>
            <w:rFonts w:ascii="Times New Roman" w:eastAsia="Times New Roman" w:hAnsi="Times New Roman" w:cs="Times New Roman"/>
            <w:sz w:val="24"/>
            <w:szCs w:val="24"/>
          </w:rPr>
          <w:br/>
          <w:t>Kalau tidak pakai mixer bunda bisa gunain yang lain. Tadi saya cuma pakai sendok makan. Terus tidak menggunakan jam cuma di aduk sampai semuanya bahan brownies tercampur rata gak ada gumpalan. Pokoknya mudah dech bikin brownies kukus tanpa telur.</w:t>
        </w:r>
      </w:ins>
    </w:p>
    <w:p w:rsidR="003527CC" w:rsidRPr="003527CC" w:rsidRDefault="003527CC" w:rsidP="003527CC">
      <w:pPr>
        <w:spacing w:before="100" w:beforeAutospacing="1" w:after="100" w:afterAutospacing="1" w:line="240" w:lineRule="auto"/>
        <w:jc w:val="both"/>
        <w:outlineLvl w:val="1"/>
        <w:rPr>
          <w:ins w:id="278" w:author="Unknown"/>
          <w:rFonts w:ascii="Times New Roman" w:eastAsia="Times New Roman" w:hAnsi="Times New Roman" w:cs="Times New Roman"/>
          <w:b/>
          <w:bCs/>
          <w:sz w:val="36"/>
          <w:szCs w:val="36"/>
        </w:rPr>
      </w:pPr>
      <w:ins w:id="279" w:author="Unknown">
        <w:r w:rsidRPr="003527CC">
          <w:rPr>
            <w:rFonts w:ascii="Times New Roman" w:eastAsia="Times New Roman" w:hAnsi="Times New Roman" w:cs="Times New Roman"/>
            <w:b/>
            <w:bCs/>
            <w:color w:val="0000FF"/>
            <w:sz w:val="36"/>
            <w:szCs w:val="36"/>
          </w:rPr>
          <w:t>Resep Brownies Tanpa Telur</w:t>
        </w:r>
      </w:ins>
    </w:p>
    <w:p w:rsidR="003527CC" w:rsidRPr="003527CC" w:rsidRDefault="003527CC" w:rsidP="003527CC">
      <w:pPr>
        <w:spacing w:after="0" w:line="240" w:lineRule="auto"/>
        <w:jc w:val="both"/>
        <w:rPr>
          <w:ins w:id="280" w:author="Unknown"/>
          <w:rFonts w:ascii="Times New Roman" w:eastAsia="Times New Roman" w:hAnsi="Times New Roman" w:cs="Times New Roman"/>
          <w:sz w:val="24"/>
          <w:szCs w:val="24"/>
        </w:rPr>
      </w:pPr>
      <w:ins w:id="281" w:author="Unknown">
        <w:r w:rsidRPr="003527CC">
          <w:rPr>
            <w:rFonts w:ascii="Times New Roman" w:eastAsia="Times New Roman" w:hAnsi="Times New Roman" w:cs="Times New Roman"/>
            <w:sz w:val="24"/>
            <w:szCs w:val="24"/>
          </w:rPr>
          <w:t>Bahan:</w:t>
        </w:r>
      </w:ins>
    </w:p>
    <w:p w:rsidR="003527CC" w:rsidRPr="003527CC" w:rsidRDefault="003527CC" w:rsidP="00E9656D">
      <w:pPr>
        <w:numPr>
          <w:ilvl w:val="0"/>
          <w:numId w:val="54"/>
        </w:numPr>
        <w:spacing w:before="100" w:beforeAutospacing="1" w:after="100" w:afterAutospacing="1" w:line="240" w:lineRule="auto"/>
        <w:jc w:val="both"/>
        <w:rPr>
          <w:ins w:id="282" w:author="Unknown"/>
          <w:rFonts w:ascii="Times New Roman" w:eastAsia="Times New Roman" w:hAnsi="Times New Roman" w:cs="Times New Roman"/>
          <w:sz w:val="24"/>
          <w:szCs w:val="24"/>
        </w:rPr>
      </w:pPr>
      <w:ins w:id="283" w:author="Unknown">
        <w:r w:rsidRPr="003527CC">
          <w:rPr>
            <w:rFonts w:ascii="Times New Roman" w:eastAsia="Times New Roman" w:hAnsi="Times New Roman" w:cs="Times New Roman"/>
            <w:sz w:val="24"/>
            <w:szCs w:val="24"/>
          </w:rPr>
          <w:t>1 gelas munjung terigu di ayak bersama 3 1/2 sdm munjung coklat bubuk (saya pakai coklat bubuk yang sudah manis)</w:t>
        </w:r>
      </w:ins>
    </w:p>
    <w:p w:rsidR="003527CC" w:rsidRPr="003527CC" w:rsidRDefault="003527CC" w:rsidP="00E9656D">
      <w:pPr>
        <w:numPr>
          <w:ilvl w:val="0"/>
          <w:numId w:val="54"/>
        </w:numPr>
        <w:spacing w:before="100" w:beforeAutospacing="1" w:after="100" w:afterAutospacing="1" w:line="240" w:lineRule="auto"/>
        <w:jc w:val="both"/>
        <w:rPr>
          <w:ins w:id="284" w:author="Unknown"/>
          <w:rFonts w:ascii="Times New Roman" w:eastAsia="Times New Roman" w:hAnsi="Times New Roman" w:cs="Times New Roman"/>
          <w:sz w:val="24"/>
          <w:szCs w:val="24"/>
        </w:rPr>
      </w:pPr>
      <w:ins w:id="285" w:author="Unknown">
        <w:r w:rsidRPr="003527CC">
          <w:rPr>
            <w:rFonts w:ascii="Times New Roman" w:eastAsia="Times New Roman" w:hAnsi="Times New Roman" w:cs="Times New Roman"/>
            <w:sz w:val="24"/>
            <w:szCs w:val="24"/>
          </w:rPr>
          <w:t>5 sdm munjung gula pasir</w:t>
        </w:r>
      </w:ins>
    </w:p>
    <w:p w:rsidR="003527CC" w:rsidRPr="003527CC" w:rsidRDefault="003527CC" w:rsidP="00E9656D">
      <w:pPr>
        <w:numPr>
          <w:ilvl w:val="0"/>
          <w:numId w:val="54"/>
        </w:numPr>
        <w:spacing w:before="100" w:beforeAutospacing="1" w:after="100" w:afterAutospacing="1" w:line="240" w:lineRule="auto"/>
        <w:jc w:val="both"/>
        <w:rPr>
          <w:ins w:id="286" w:author="Unknown"/>
          <w:rFonts w:ascii="Times New Roman" w:eastAsia="Times New Roman" w:hAnsi="Times New Roman" w:cs="Times New Roman"/>
          <w:sz w:val="24"/>
          <w:szCs w:val="24"/>
        </w:rPr>
      </w:pPr>
      <w:ins w:id="287" w:author="Unknown">
        <w:r w:rsidRPr="003527CC">
          <w:rPr>
            <w:rFonts w:ascii="Times New Roman" w:eastAsia="Times New Roman" w:hAnsi="Times New Roman" w:cs="Times New Roman"/>
            <w:sz w:val="24"/>
            <w:szCs w:val="24"/>
          </w:rPr>
          <w:t>1/2 sdt bp</w:t>
        </w:r>
      </w:ins>
    </w:p>
    <w:p w:rsidR="003527CC" w:rsidRPr="003527CC" w:rsidRDefault="003527CC" w:rsidP="00E9656D">
      <w:pPr>
        <w:numPr>
          <w:ilvl w:val="0"/>
          <w:numId w:val="54"/>
        </w:numPr>
        <w:spacing w:before="100" w:beforeAutospacing="1" w:after="100" w:afterAutospacing="1" w:line="240" w:lineRule="auto"/>
        <w:jc w:val="both"/>
        <w:rPr>
          <w:ins w:id="288" w:author="Unknown"/>
          <w:rFonts w:ascii="Times New Roman" w:eastAsia="Times New Roman" w:hAnsi="Times New Roman" w:cs="Times New Roman"/>
          <w:sz w:val="24"/>
          <w:szCs w:val="24"/>
        </w:rPr>
      </w:pPr>
      <w:ins w:id="289" w:author="Unknown">
        <w:r w:rsidRPr="003527CC">
          <w:rPr>
            <w:rFonts w:ascii="Times New Roman" w:eastAsia="Times New Roman" w:hAnsi="Times New Roman" w:cs="Times New Roman"/>
            <w:sz w:val="24"/>
            <w:szCs w:val="24"/>
          </w:rPr>
          <w:t>1/2 sdt soda kue</w:t>
        </w:r>
      </w:ins>
    </w:p>
    <w:p w:rsidR="003527CC" w:rsidRPr="003527CC" w:rsidRDefault="003527CC" w:rsidP="00E9656D">
      <w:pPr>
        <w:numPr>
          <w:ilvl w:val="0"/>
          <w:numId w:val="54"/>
        </w:numPr>
        <w:spacing w:before="100" w:beforeAutospacing="1" w:after="100" w:afterAutospacing="1" w:line="240" w:lineRule="auto"/>
        <w:jc w:val="both"/>
        <w:rPr>
          <w:ins w:id="290" w:author="Unknown"/>
          <w:rFonts w:ascii="Times New Roman" w:eastAsia="Times New Roman" w:hAnsi="Times New Roman" w:cs="Times New Roman"/>
          <w:sz w:val="24"/>
          <w:szCs w:val="24"/>
        </w:rPr>
      </w:pPr>
      <w:ins w:id="291" w:author="Unknown">
        <w:r w:rsidRPr="003527CC">
          <w:rPr>
            <w:rFonts w:ascii="Times New Roman" w:eastAsia="Times New Roman" w:hAnsi="Times New Roman" w:cs="Times New Roman"/>
            <w:sz w:val="24"/>
            <w:szCs w:val="24"/>
          </w:rPr>
          <w:t>1 gelas santan</w:t>
        </w:r>
      </w:ins>
    </w:p>
    <w:p w:rsidR="003527CC" w:rsidRPr="003527CC" w:rsidRDefault="003527CC" w:rsidP="00E9656D">
      <w:pPr>
        <w:numPr>
          <w:ilvl w:val="0"/>
          <w:numId w:val="54"/>
        </w:numPr>
        <w:spacing w:before="100" w:beforeAutospacing="1" w:after="100" w:afterAutospacing="1" w:line="240" w:lineRule="auto"/>
        <w:jc w:val="both"/>
        <w:rPr>
          <w:ins w:id="292" w:author="Unknown"/>
          <w:rFonts w:ascii="Times New Roman" w:eastAsia="Times New Roman" w:hAnsi="Times New Roman" w:cs="Times New Roman"/>
          <w:sz w:val="24"/>
          <w:szCs w:val="24"/>
        </w:rPr>
      </w:pPr>
      <w:ins w:id="293" w:author="Unknown">
        <w:r w:rsidRPr="003527CC">
          <w:rPr>
            <w:rFonts w:ascii="Times New Roman" w:eastAsia="Times New Roman" w:hAnsi="Times New Roman" w:cs="Times New Roman"/>
            <w:sz w:val="24"/>
            <w:szCs w:val="24"/>
          </w:rPr>
          <w:lastRenderedPageBreak/>
          <w:t>5 sdm minyak sayur</w:t>
        </w:r>
      </w:ins>
    </w:p>
    <w:p w:rsidR="003527CC" w:rsidRPr="003527CC" w:rsidRDefault="003527CC" w:rsidP="00E9656D">
      <w:pPr>
        <w:numPr>
          <w:ilvl w:val="0"/>
          <w:numId w:val="54"/>
        </w:numPr>
        <w:spacing w:before="100" w:beforeAutospacing="1" w:after="100" w:afterAutospacing="1" w:line="240" w:lineRule="auto"/>
        <w:jc w:val="both"/>
        <w:rPr>
          <w:ins w:id="294" w:author="Unknown"/>
          <w:rFonts w:ascii="Times New Roman" w:eastAsia="Times New Roman" w:hAnsi="Times New Roman" w:cs="Times New Roman"/>
          <w:sz w:val="24"/>
          <w:szCs w:val="24"/>
        </w:rPr>
      </w:pPr>
      <w:ins w:id="295" w:author="Unknown">
        <w:r w:rsidRPr="003527CC">
          <w:rPr>
            <w:rFonts w:ascii="Times New Roman" w:eastAsia="Times New Roman" w:hAnsi="Times New Roman" w:cs="Times New Roman"/>
            <w:sz w:val="24"/>
            <w:szCs w:val="24"/>
          </w:rPr>
          <w:t>pasta coklat setetes saja</w:t>
        </w:r>
      </w:ins>
    </w:p>
    <w:p w:rsidR="003527CC" w:rsidRPr="003527CC" w:rsidRDefault="003527CC" w:rsidP="003527CC">
      <w:pPr>
        <w:spacing w:before="100" w:beforeAutospacing="1" w:after="100" w:afterAutospacing="1" w:line="240" w:lineRule="auto"/>
        <w:jc w:val="both"/>
        <w:outlineLvl w:val="2"/>
        <w:rPr>
          <w:ins w:id="296" w:author="Unknown"/>
          <w:rFonts w:ascii="Times New Roman" w:eastAsia="Times New Roman" w:hAnsi="Times New Roman" w:cs="Times New Roman"/>
          <w:b/>
          <w:bCs/>
          <w:sz w:val="27"/>
          <w:szCs w:val="27"/>
        </w:rPr>
      </w:pPr>
      <w:ins w:id="297" w:author="Unknown">
        <w:r w:rsidRPr="003527CC">
          <w:rPr>
            <w:rFonts w:ascii="Times New Roman" w:eastAsia="Times New Roman" w:hAnsi="Times New Roman" w:cs="Times New Roman"/>
            <w:b/>
            <w:bCs/>
            <w:color w:val="0000FF"/>
            <w:sz w:val="27"/>
            <w:szCs w:val="27"/>
          </w:rPr>
          <w:t>Cara Membuat Brownies Tanpa Telur</w:t>
        </w:r>
      </w:ins>
    </w:p>
    <w:p w:rsidR="003527CC" w:rsidRPr="003527CC" w:rsidRDefault="003527CC" w:rsidP="00E9656D">
      <w:pPr>
        <w:numPr>
          <w:ilvl w:val="0"/>
          <w:numId w:val="55"/>
        </w:numPr>
        <w:spacing w:before="100" w:beforeAutospacing="1" w:after="100" w:afterAutospacing="1" w:line="240" w:lineRule="auto"/>
        <w:jc w:val="both"/>
        <w:rPr>
          <w:ins w:id="298" w:author="Unknown"/>
          <w:rFonts w:ascii="Times New Roman" w:eastAsia="Times New Roman" w:hAnsi="Times New Roman" w:cs="Times New Roman"/>
          <w:sz w:val="24"/>
          <w:szCs w:val="24"/>
        </w:rPr>
      </w:pPr>
      <w:ins w:id="299" w:author="Unknown">
        <w:r w:rsidRPr="003527CC">
          <w:rPr>
            <w:rFonts w:ascii="Times New Roman" w:eastAsia="Times New Roman" w:hAnsi="Times New Roman" w:cs="Times New Roman"/>
            <w:sz w:val="24"/>
            <w:szCs w:val="24"/>
          </w:rPr>
          <w:t>Campur semua bahan kering, tambahkan santan aduk rata kemudian beri minyak aduk lagi.</w:t>
        </w:r>
      </w:ins>
    </w:p>
    <w:p w:rsidR="003527CC" w:rsidRPr="003527CC" w:rsidRDefault="003527CC" w:rsidP="00E9656D">
      <w:pPr>
        <w:numPr>
          <w:ilvl w:val="0"/>
          <w:numId w:val="55"/>
        </w:numPr>
        <w:spacing w:before="100" w:beforeAutospacing="1" w:after="100" w:afterAutospacing="1" w:line="240" w:lineRule="auto"/>
        <w:jc w:val="both"/>
        <w:rPr>
          <w:ins w:id="300" w:author="Unknown"/>
          <w:rFonts w:ascii="Times New Roman" w:eastAsia="Times New Roman" w:hAnsi="Times New Roman" w:cs="Times New Roman"/>
          <w:sz w:val="24"/>
          <w:szCs w:val="24"/>
        </w:rPr>
      </w:pPr>
      <w:ins w:id="301" w:author="Unknown">
        <w:r w:rsidRPr="003527CC">
          <w:rPr>
            <w:rFonts w:ascii="Times New Roman" w:eastAsia="Times New Roman" w:hAnsi="Times New Roman" w:cs="Times New Roman"/>
            <w:sz w:val="24"/>
            <w:szCs w:val="24"/>
          </w:rPr>
          <w:t>Terakhir tambahkan pasta coklat, aduk sampai rata.</w:t>
        </w:r>
      </w:ins>
    </w:p>
    <w:p w:rsidR="003527CC" w:rsidRPr="003527CC" w:rsidRDefault="003527CC" w:rsidP="00E9656D">
      <w:pPr>
        <w:numPr>
          <w:ilvl w:val="0"/>
          <w:numId w:val="55"/>
        </w:numPr>
        <w:spacing w:before="100" w:beforeAutospacing="1" w:after="100" w:afterAutospacing="1" w:line="240" w:lineRule="auto"/>
        <w:jc w:val="both"/>
        <w:rPr>
          <w:ins w:id="302" w:author="Unknown"/>
          <w:rFonts w:ascii="Times New Roman" w:eastAsia="Times New Roman" w:hAnsi="Times New Roman" w:cs="Times New Roman"/>
          <w:sz w:val="24"/>
          <w:szCs w:val="24"/>
        </w:rPr>
      </w:pPr>
      <w:ins w:id="303" w:author="Unknown">
        <w:r w:rsidRPr="003527CC">
          <w:rPr>
            <w:rFonts w:ascii="Times New Roman" w:eastAsia="Times New Roman" w:hAnsi="Times New Roman" w:cs="Times New Roman"/>
            <w:sz w:val="24"/>
            <w:szCs w:val="24"/>
          </w:rPr>
          <w:t>Kukus brownies kurang lebih 20 menitan.</w:t>
        </w:r>
      </w:ins>
    </w:p>
    <w:p w:rsidR="003527CC" w:rsidRPr="003527CC" w:rsidRDefault="003527CC" w:rsidP="00E9656D">
      <w:pPr>
        <w:numPr>
          <w:ilvl w:val="0"/>
          <w:numId w:val="55"/>
        </w:numPr>
        <w:spacing w:before="100" w:beforeAutospacing="1" w:after="100" w:afterAutospacing="1" w:line="240" w:lineRule="auto"/>
        <w:jc w:val="both"/>
        <w:rPr>
          <w:ins w:id="304" w:author="Unknown"/>
          <w:rFonts w:ascii="Times New Roman" w:eastAsia="Times New Roman" w:hAnsi="Times New Roman" w:cs="Times New Roman"/>
          <w:sz w:val="24"/>
          <w:szCs w:val="24"/>
        </w:rPr>
      </w:pPr>
      <w:ins w:id="305" w:author="Unknown">
        <w:r w:rsidRPr="003527CC">
          <w:rPr>
            <w:rFonts w:ascii="Times New Roman" w:eastAsia="Times New Roman" w:hAnsi="Times New Roman" w:cs="Times New Roman"/>
            <w:sz w:val="24"/>
            <w:szCs w:val="24"/>
          </w:rPr>
          <w:t>Loyang di oles sdkt mnyak.ttup panci di beri kain serbet</w:t>
        </w:r>
      </w:ins>
    </w:p>
    <w:p w:rsidR="003527CC" w:rsidRPr="003527CC" w:rsidRDefault="003527CC" w:rsidP="00E9656D">
      <w:pPr>
        <w:numPr>
          <w:ilvl w:val="0"/>
          <w:numId w:val="55"/>
        </w:numPr>
        <w:spacing w:before="100" w:beforeAutospacing="1" w:after="100" w:afterAutospacing="1" w:line="240" w:lineRule="auto"/>
        <w:jc w:val="both"/>
        <w:rPr>
          <w:ins w:id="306" w:author="Unknown"/>
          <w:rFonts w:ascii="Times New Roman" w:eastAsia="Times New Roman" w:hAnsi="Times New Roman" w:cs="Times New Roman"/>
          <w:sz w:val="24"/>
          <w:szCs w:val="24"/>
        </w:rPr>
      </w:pPr>
      <w:ins w:id="307" w:author="Unknown">
        <w:r w:rsidRPr="003527CC">
          <w:rPr>
            <w:rFonts w:ascii="Times New Roman" w:eastAsia="Times New Roman" w:hAnsi="Times New Roman" w:cs="Times New Roman"/>
            <w:sz w:val="24"/>
            <w:szCs w:val="24"/>
          </w:rPr>
          <w:t>toping:selai coklat+keju parut</w:t>
        </w:r>
      </w:ins>
    </w:p>
    <w:p w:rsidR="003527CC" w:rsidRDefault="003527CC" w:rsidP="003527CC">
      <w:pPr>
        <w:spacing w:after="0" w:line="240" w:lineRule="auto"/>
        <w:jc w:val="both"/>
        <w:rPr>
          <w:rFonts w:ascii="Times New Roman" w:eastAsia="Times New Roman" w:hAnsi="Times New Roman" w:cs="Times New Roman"/>
          <w:sz w:val="24"/>
          <w:szCs w:val="24"/>
        </w:rPr>
      </w:pPr>
      <w:ins w:id="308" w:author="Unknown">
        <w:r w:rsidRPr="003527CC">
          <w:rPr>
            <w:rFonts w:ascii="Times New Roman" w:eastAsia="Times New Roman" w:hAnsi="Times New Roman" w:cs="Times New Roman"/>
            <w:sz w:val="24"/>
            <w:szCs w:val="24"/>
          </w:rPr>
          <w:t>Jika bp di ganti ovalet atau sp kayaknya gak bisa soalanya ovalet atau sp setau saya untuk kue yang ngaduk atau ngocokya pakai mixer ataupun kocokan tangan. Ini kan saya cuma diaduk pakai sendok biasa. Selamat mencoba resep cara membuat brownies tanpa telur dan mixer ala novita putri.</w:t>
        </w:r>
      </w:ins>
    </w:p>
    <w:p w:rsidR="003527CC" w:rsidRPr="003527CC" w:rsidRDefault="003527CC" w:rsidP="003527CC">
      <w:pPr>
        <w:spacing w:after="0" w:line="240" w:lineRule="auto"/>
        <w:jc w:val="both"/>
        <w:rPr>
          <w:ins w:id="309" w:author="Unknown"/>
          <w:rFonts w:ascii="Times New Roman" w:eastAsia="Times New Roman" w:hAnsi="Times New Roman" w:cs="Times New Roman"/>
          <w:sz w:val="24"/>
          <w:szCs w:val="24"/>
        </w:rPr>
      </w:pPr>
    </w:p>
    <w:p w:rsidR="003527CC" w:rsidRPr="003527CC" w:rsidRDefault="003527CC" w:rsidP="003527C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hyperlink r:id="rId143" w:history="1">
        <w:r w:rsidRPr="003527CC">
          <w:rPr>
            <w:rFonts w:ascii="Times New Roman" w:eastAsia="Times New Roman" w:hAnsi="Times New Roman" w:cs="Times New Roman"/>
            <w:b/>
            <w:bCs/>
            <w:color w:val="0000FF"/>
            <w:sz w:val="24"/>
            <w:szCs w:val="24"/>
            <w:u w:val="single"/>
          </w:rPr>
          <w:t>esep Cara Membuat Roti Bahan Donat</w:t>
        </w:r>
      </w:hyperlink>
      <w:r w:rsidRPr="003527CC">
        <w:rPr>
          <w:rFonts w:ascii="Times New Roman" w:eastAsia="Times New Roman" w:hAnsi="Times New Roman" w:cs="Times New Roman"/>
          <w:sz w:val="24"/>
          <w:szCs w:val="24"/>
        </w:rPr>
        <w:t xml:space="preserve"> hasilnya tidak sempat diabadikan. Saya mau foto bagian dalam roti. Tapi pas ke meja makan sudah ludes habis, ya sudah yang penting sudah sempat foto bagian luar roti. Ada temen anak-anakku soalnya bun. Kalau ditimbang masing-masing adonan roti 50 gram biar sama besarnya. Diamkan 30 menit baru dioles lalu panggang. Resep ini tadi jadi 20 buah roti. Yuk dilihat resep cara membuat roti ala Arie Primadewi Sukamto.</w:t>
      </w:r>
    </w:p>
    <w:p w:rsidR="003527CC" w:rsidRPr="003527CC" w:rsidRDefault="003527CC" w:rsidP="003527CC">
      <w:pPr>
        <w:spacing w:after="0" w:line="240" w:lineRule="auto"/>
        <w:jc w:val="both"/>
        <w:rPr>
          <w:rFonts w:ascii="Times New Roman" w:eastAsia="Times New Roman" w:hAnsi="Times New Roman" w:cs="Times New Roman"/>
          <w:sz w:val="24"/>
          <w:szCs w:val="24"/>
        </w:rPr>
      </w:pPr>
    </w:p>
    <w:p w:rsidR="003527CC" w:rsidRPr="003527CC" w:rsidRDefault="003527CC" w:rsidP="003527C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21716E19" wp14:editId="17996F01">
            <wp:extent cx="3048000" cy="3048000"/>
            <wp:effectExtent l="0" t="0" r="0" b="0"/>
            <wp:docPr id="34" name="Picture 34" descr="Resep Cara Membuat Roti Bahan Donat">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Resep Cara Membuat Roti Bahan Donat">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 xml:space="preserve">Rotiku mengembang cantik dengan bahan dasar donat. Resep ini bisa juga untuk adonan roti kulit pizza, bisa juga dibuat bakpao. Kalau mau dijadikan roti tahapnya seperti dibawah. Kalau mau dijadikan roti untuk pizza gulanya secukupnya saja sekitar 3 sdm dan tidak pakai baking powder. Kalau mau dijadikan donat gulanya dikurangi hanya 50 gr saja, tinggal dibentuk donat lalu goreng saja. Saya rasa donat juga dapat di oven. asal sebelum dioven sudah keliatan kalau </w:t>
      </w:r>
      <w:r w:rsidRPr="003527CC">
        <w:rPr>
          <w:rFonts w:ascii="Times New Roman" w:eastAsia="Times New Roman" w:hAnsi="Times New Roman" w:cs="Times New Roman"/>
          <w:sz w:val="24"/>
          <w:szCs w:val="24"/>
        </w:rPr>
        <w:lastRenderedPageBreak/>
        <w:t>dia sudah lebih besar dari waktu dibentuknya (mengembang) nanti dioven pasti lebih mengembang lagi.</w:t>
      </w:r>
    </w:p>
    <w:p w:rsidR="003527CC" w:rsidRPr="003527CC" w:rsidRDefault="003527CC" w:rsidP="003527CC">
      <w:pPr>
        <w:spacing w:before="100" w:beforeAutospacing="1" w:after="100" w:afterAutospacing="1" w:line="240" w:lineRule="auto"/>
        <w:outlineLvl w:val="1"/>
        <w:rPr>
          <w:rFonts w:ascii="Times New Roman" w:eastAsia="Times New Roman" w:hAnsi="Times New Roman" w:cs="Times New Roman"/>
          <w:b/>
          <w:bCs/>
          <w:sz w:val="36"/>
          <w:szCs w:val="36"/>
        </w:rPr>
      </w:pPr>
      <w:r w:rsidRPr="003527CC">
        <w:rPr>
          <w:rFonts w:ascii="Times New Roman" w:eastAsia="Times New Roman" w:hAnsi="Times New Roman" w:cs="Times New Roman"/>
          <w:b/>
          <w:bCs/>
          <w:color w:val="0000FF"/>
          <w:sz w:val="36"/>
          <w:szCs w:val="36"/>
        </w:rPr>
        <w:t>Resep Roti</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Bahan:</w:t>
      </w:r>
    </w:p>
    <w:p w:rsidR="003527CC" w:rsidRPr="003527CC" w:rsidRDefault="003527CC" w:rsidP="00E9656D">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 telur</w:t>
      </w:r>
    </w:p>
    <w:p w:rsidR="003527CC" w:rsidRPr="003527CC" w:rsidRDefault="003527CC" w:rsidP="00E9656D">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600 gr terigu</w:t>
      </w:r>
    </w:p>
    <w:p w:rsidR="003527CC" w:rsidRPr="003527CC" w:rsidRDefault="003527CC" w:rsidP="00E9656D">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 bunkus fermipan</w:t>
      </w:r>
    </w:p>
    <w:p w:rsidR="003527CC" w:rsidRPr="003527CC" w:rsidRDefault="003527CC" w:rsidP="00E9656D">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100 gram mentega</w:t>
      </w:r>
    </w:p>
    <w:p w:rsidR="003527CC" w:rsidRPr="003527CC" w:rsidRDefault="003527CC" w:rsidP="00E9656D">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350 air</w:t>
      </w:r>
    </w:p>
    <w:p w:rsidR="003527CC" w:rsidRPr="003527CC" w:rsidRDefault="003527CC" w:rsidP="00E9656D">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2 sdm susu bubuk putih</w:t>
      </w:r>
    </w:p>
    <w:p w:rsidR="003527CC" w:rsidRPr="003527CC" w:rsidRDefault="003527CC" w:rsidP="00E9656D">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Gula pasir 150 gr, kalau ada gula bubuk</w:t>
      </w:r>
    </w:p>
    <w:p w:rsidR="003527CC" w:rsidRPr="003527CC" w:rsidRDefault="003527CC" w:rsidP="00E9656D">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Baking powder (boleh tidak pakai)</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Olesan : kuning telur 1 campur dengan 1 sdm susu kental manis</w:t>
      </w:r>
    </w:p>
    <w:p w:rsidR="003527CC" w:rsidRPr="003527CC" w:rsidRDefault="003527CC" w:rsidP="003527CC">
      <w:pPr>
        <w:spacing w:before="100" w:beforeAutospacing="1" w:after="100" w:afterAutospacing="1" w:line="240" w:lineRule="auto"/>
        <w:outlineLvl w:val="2"/>
        <w:rPr>
          <w:rFonts w:ascii="Times New Roman" w:eastAsia="Times New Roman" w:hAnsi="Times New Roman" w:cs="Times New Roman"/>
          <w:b/>
          <w:bCs/>
          <w:sz w:val="27"/>
          <w:szCs w:val="27"/>
        </w:rPr>
      </w:pPr>
      <w:r w:rsidRPr="003527CC">
        <w:rPr>
          <w:rFonts w:ascii="Times New Roman" w:eastAsia="Times New Roman" w:hAnsi="Times New Roman" w:cs="Times New Roman"/>
          <w:b/>
          <w:bCs/>
          <w:color w:val="0000FF"/>
          <w:sz w:val="27"/>
          <w:szCs w:val="27"/>
        </w:rPr>
        <w:t>Cara Membuat Roti</w:t>
      </w:r>
    </w:p>
    <w:p w:rsidR="003527CC" w:rsidRPr="003527CC" w:rsidRDefault="003527CC" w:rsidP="00E9656D">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Aduk semua bahan sampai kalis diamkan 30 menit tutup dengan lap</w:t>
      </w:r>
    </w:p>
    <w:p w:rsidR="003527CC" w:rsidRPr="003527CC" w:rsidRDefault="003527CC" w:rsidP="00E9656D">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kemudian bentuk bulat isi dengan mentega atau meisis coklat bulatkan lagi taruh dalam loyang beri jarak diamkan 30 menit.</w:t>
      </w:r>
    </w:p>
    <w:p w:rsidR="003527CC" w:rsidRPr="003527CC" w:rsidRDefault="003527CC" w:rsidP="00E9656D">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Kemudian oles dan taburi dengan keju atau meisis.</w:t>
      </w:r>
    </w:p>
    <w:p w:rsidR="003527CC" w:rsidRPr="003527CC" w:rsidRDefault="003527CC" w:rsidP="00E9656D">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Panggang dengan api sedang selama 25 menit dengan suhu 190 derajat.</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Empuuk sekali soalnya sudah mengembang sebelum di oven. Pas dioven tambah mengembang lagi. Tambah baking powder bun, atau kalau ada baker bonus namanya. Tapi tadi saya buat ini cuma yang diresep empuk banget kok. Setengah sendok teh aja bun.</w:t>
      </w:r>
    </w:p>
    <w:p w:rsidR="003527CC" w:rsidRPr="003527CC" w:rsidRDefault="003527CC" w:rsidP="003527CC">
      <w:pPr>
        <w:spacing w:after="0" w:line="240" w:lineRule="auto"/>
        <w:jc w:val="both"/>
        <w:rPr>
          <w:rFonts w:ascii="Times New Roman" w:eastAsia="Times New Roman" w:hAnsi="Times New Roman" w:cs="Times New Roman"/>
          <w:sz w:val="24"/>
          <w:szCs w:val="24"/>
        </w:rPr>
      </w:pPr>
    </w:p>
    <w:p w:rsidR="003527CC" w:rsidRPr="003527CC" w:rsidRDefault="003527CC" w:rsidP="003527CC">
      <w:pPr>
        <w:spacing w:after="0" w:line="240" w:lineRule="auto"/>
        <w:jc w:val="center"/>
        <w:rPr>
          <w:rFonts w:ascii="Times New Roman" w:eastAsia="Times New Roman" w:hAnsi="Times New Roman" w:cs="Times New Roman"/>
          <w:sz w:val="24"/>
          <w:szCs w:val="24"/>
        </w:rPr>
      </w:pPr>
      <w:r w:rsidRPr="003527CC">
        <w:rPr>
          <w:rFonts w:ascii="Courier New" w:eastAsia="Times New Roman" w:hAnsi="Courier New" w:cs="Courier New"/>
          <w:sz w:val="24"/>
          <w:szCs w:val="24"/>
        </w:rPr>
        <w:t>Pengen roti kreatif lainnya? Yuk kita lihat lagi di:</w:t>
      </w:r>
    </w:p>
    <w:p w:rsidR="003527CC" w:rsidRPr="003527CC" w:rsidRDefault="003527CC" w:rsidP="003527CC">
      <w:pPr>
        <w:spacing w:after="0" w:line="240" w:lineRule="auto"/>
        <w:jc w:val="center"/>
        <w:rPr>
          <w:rFonts w:ascii="Times New Roman" w:eastAsia="Times New Roman" w:hAnsi="Times New Roman" w:cs="Times New Roman"/>
          <w:sz w:val="24"/>
          <w:szCs w:val="24"/>
        </w:rPr>
      </w:pPr>
    </w:p>
    <w:p w:rsidR="003527CC" w:rsidRPr="003527CC" w:rsidRDefault="003A1107" w:rsidP="003527CC">
      <w:pPr>
        <w:spacing w:after="0" w:line="240" w:lineRule="auto"/>
        <w:jc w:val="center"/>
        <w:rPr>
          <w:rFonts w:ascii="Times New Roman" w:eastAsia="Times New Roman" w:hAnsi="Times New Roman" w:cs="Times New Roman"/>
          <w:sz w:val="24"/>
          <w:szCs w:val="24"/>
        </w:rPr>
      </w:pPr>
      <w:hyperlink r:id="rId146" w:history="1">
        <w:r w:rsidR="003527CC" w:rsidRPr="003527CC">
          <w:rPr>
            <w:rFonts w:ascii="Verdana" w:eastAsia="Times New Roman" w:hAnsi="Verdana" w:cs="Times New Roman"/>
            <w:b/>
            <w:bCs/>
            <w:color w:val="0000FF"/>
            <w:sz w:val="24"/>
            <w:szCs w:val="24"/>
            <w:u w:val="single"/>
          </w:rPr>
          <w:t>Resep Roti Sobek Empuk</w:t>
        </w:r>
      </w:hyperlink>
    </w:p>
    <w:p w:rsidR="003527CC" w:rsidRPr="003527CC" w:rsidRDefault="003527CC" w:rsidP="003527CC">
      <w:pPr>
        <w:spacing w:after="0" w:line="240" w:lineRule="auto"/>
        <w:jc w:val="center"/>
        <w:rPr>
          <w:rFonts w:ascii="Times New Roman" w:eastAsia="Times New Roman" w:hAnsi="Times New Roman" w:cs="Times New Roman"/>
          <w:sz w:val="24"/>
          <w:szCs w:val="24"/>
        </w:rPr>
      </w:pPr>
    </w:p>
    <w:p w:rsidR="003527CC" w:rsidRPr="003527CC" w:rsidRDefault="003A1107" w:rsidP="003527CC">
      <w:pPr>
        <w:spacing w:after="0" w:line="240" w:lineRule="auto"/>
        <w:jc w:val="center"/>
        <w:rPr>
          <w:rFonts w:ascii="Times New Roman" w:eastAsia="Times New Roman" w:hAnsi="Times New Roman" w:cs="Times New Roman"/>
          <w:sz w:val="24"/>
          <w:szCs w:val="24"/>
        </w:rPr>
      </w:pPr>
      <w:hyperlink r:id="rId147" w:history="1">
        <w:r w:rsidR="003527CC" w:rsidRPr="003527CC">
          <w:rPr>
            <w:rFonts w:ascii="Verdana" w:eastAsia="Times New Roman" w:hAnsi="Verdana" w:cs="Times New Roman"/>
            <w:b/>
            <w:bCs/>
            <w:color w:val="0000FF"/>
            <w:sz w:val="24"/>
            <w:szCs w:val="24"/>
            <w:u w:val="single"/>
          </w:rPr>
          <w:t>Resep Roti Coklat Keju</w:t>
        </w:r>
      </w:hyperlink>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br/>
        <w:t>Bunda tepungnya tepung terigu, biasanya pakai cakra tapi tadi habis cakranya jadi pakai segitiga. Eh sama aja ngembang bun, lap yang saya gunakan lap biasa aja bukan lap basah. Teman saya melihat saya buat ini ikutan buat pakai open biasa api bawah bisa juga bun.</w:t>
      </w:r>
    </w:p>
    <w:p w:rsidR="006C3DDB" w:rsidRDefault="006C3DDB" w:rsidP="006C3DDB">
      <w:pPr>
        <w:spacing w:before="100" w:beforeAutospacing="1" w:after="100" w:afterAutospacing="1" w:line="240" w:lineRule="auto"/>
        <w:jc w:val="both"/>
      </w:pPr>
    </w:p>
    <w:p w:rsidR="003527CC" w:rsidRDefault="003527CC" w:rsidP="003527CC">
      <w:pPr>
        <w:jc w:val="both"/>
      </w:pPr>
      <w:r>
        <w:t xml:space="preserve">Saking penasaran sama </w:t>
      </w:r>
      <w:hyperlink r:id="rId148" w:history="1">
        <w:r>
          <w:rPr>
            <w:rStyle w:val="Hyperlink"/>
            <w:b/>
            <w:bCs/>
          </w:rPr>
          <w:t>donat glaze yang empuk</w:t>
        </w:r>
      </w:hyperlink>
      <w:r>
        <w:t xml:space="preserve">. Malam nunggu kakak dan suami yang lagi jemput mertua. Dede bobo, ngadon sambil nonton dvd. Resep donat dari recepi donat terbaik, resep glaze dari </w:t>
      </w:r>
      <w:r>
        <w:lastRenderedPageBreak/>
        <w:t>monica nindya proklawaty. Donat perdanaku, donatnya empuk pakai banget, glazenya maknyus. Jaga-jaga gagal gak terlalu sakit hati, resep donat saya pangkas. 1 resep ini hanya jadi 8 buah ukuran sedang.</w:t>
      </w:r>
    </w:p>
    <w:p w:rsidR="003527CC" w:rsidRDefault="003527CC" w:rsidP="003527CC">
      <w:pPr>
        <w:jc w:val="both"/>
      </w:pPr>
    </w:p>
    <w:p w:rsidR="003527CC" w:rsidRDefault="003527CC" w:rsidP="003527CC">
      <w:pPr>
        <w:jc w:val="center"/>
      </w:pPr>
      <w:r>
        <w:rPr>
          <w:noProof/>
          <w:color w:val="0000FF"/>
        </w:rPr>
        <w:drawing>
          <wp:inline distT="0" distB="0" distL="0" distR="0" wp14:anchorId="74443C7F" wp14:editId="78D1CABF">
            <wp:extent cx="2600325" cy="3048000"/>
            <wp:effectExtent l="0" t="0" r="9525" b="0"/>
            <wp:docPr id="35" name="Picture 35" descr="http://4.bp.blogspot.com/-JmTSHzQ0OlE/VJ7tJZyM3dI/AAAAAAAADpA/3jmX84VxoxQ/s1600/donat%2Bajaj.jp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http://4.bp.blogspot.com/-JmTSHzQ0OlE/VJ7tJZyM3dI/AAAAAAAADpA/3jmX84VxoxQ/s1600/donat%2Bajaj.jpg">
                      <a:hlinkClick r:id="rId149"/>
                    </pic:cNvPr>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600325" cy="3048000"/>
                    </a:xfrm>
                    <a:prstGeom prst="rect">
                      <a:avLst/>
                    </a:prstGeom>
                    <a:noFill/>
                    <a:ln>
                      <a:noFill/>
                    </a:ln>
                  </pic:spPr>
                </pic:pic>
              </a:graphicData>
            </a:graphic>
          </wp:inline>
        </w:drawing>
      </w:r>
    </w:p>
    <w:p w:rsidR="003527CC" w:rsidRDefault="003527CC" w:rsidP="003527CC">
      <w:pPr>
        <w:pStyle w:val="Heading2"/>
      </w:pPr>
      <w:r>
        <w:rPr>
          <w:color w:val="0000FF"/>
        </w:rPr>
        <w:t>Resep Donat Empuk</w:t>
      </w:r>
    </w:p>
    <w:p w:rsidR="003527CC" w:rsidRDefault="003527CC" w:rsidP="003527CC">
      <w:pPr>
        <w:jc w:val="both"/>
      </w:pPr>
      <w:r>
        <w:t>BAhan</w:t>
      </w:r>
    </w:p>
    <w:p w:rsidR="003527CC" w:rsidRDefault="003527CC" w:rsidP="00E9656D">
      <w:pPr>
        <w:numPr>
          <w:ilvl w:val="0"/>
          <w:numId w:val="58"/>
        </w:numPr>
        <w:spacing w:before="100" w:beforeAutospacing="1" w:after="100" w:afterAutospacing="1" w:line="240" w:lineRule="auto"/>
      </w:pPr>
      <w:r>
        <w:t>1 sendok teh gula</w:t>
      </w:r>
    </w:p>
    <w:p w:rsidR="003527CC" w:rsidRDefault="003527CC" w:rsidP="00E9656D">
      <w:pPr>
        <w:numPr>
          <w:ilvl w:val="0"/>
          <w:numId w:val="58"/>
        </w:numPr>
        <w:spacing w:before="100" w:beforeAutospacing="1" w:after="100" w:afterAutospacing="1" w:line="240" w:lineRule="auto"/>
      </w:pPr>
      <w:r>
        <w:t>Setengah sendok teh pernipam</w:t>
      </w:r>
    </w:p>
    <w:p w:rsidR="003527CC" w:rsidRDefault="003527CC" w:rsidP="00E9656D">
      <w:pPr>
        <w:numPr>
          <w:ilvl w:val="0"/>
          <w:numId w:val="58"/>
        </w:numPr>
        <w:spacing w:before="100" w:beforeAutospacing="1" w:after="100" w:afterAutospacing="1" w:line="240" w:lineRule="auto"/>
      </w:pPr>
      <w:r>
        <w:t>Air 20 ml (hangat)</w:t>
      </w:r>
    </w:p>
    <w:p w:rsidR="003527CC" w:rsidRDefault="003527CC" w:rsidP="00E9656D">
      <w:pPr>
        <w:numPr>
          <w:ilvl w:val="0"/>
          <w:numId w:val="58"/>
        </w:numPr>
        <w:spacing w:before="100" w:beforeAutospacing="1" w:after="100" w:afterAutospacing="1" w:line="240" w:lineRule="auto"/>
      </w:pPr>
      <w:r>
        <w:t>Susu cair 40 ml (hangat)</w:t>
      </w:r>
    </w:p>
    <w:p w:rsidR="003527CC" w:rsidRDefault="003527CC" w:rsidP="00E9656D">
      <w:pPr>
        <w:numPr>
          <w:ilvl w:val="0"/>
          <w:numId w:val="58"/>
        </w:numPr>
        <w:spacing w:before="100" w:beforeAutospacing="1" w:after="100" w:afterAutospacing="1" w:line="240" w:lineRule="auto"/>
      </w:pPr>
      <w:r>
        <w:t>Sejumput garam</w:t>
      </w:r>
    </w:p>
    <w:p w:rsidR="003527CC" w:rsidRDefault="003527CC" w:rsidP="00E9656D">
      <w:pPr>
        <w:numPr>
          <w:ilvl w:val="0"/>
          <w:numId w:val="58"/>
        </w:numPr>
        <w:spacing w:before="100" w:beforeAutospacing="1" w:after="100" w:afterAutospacing="1" w:line="240" w:lineRule="auto"/>
      </w:pPr>
      <w:r>
        <w:t>1 Kuning telur</w:t>
      </w:r>
    </w:p>
    <w:p w:rsidR="003527CC" w:rsidRDefault="003527CC" w:rsidP="00E9656D">
      <w:pPr>
        <w:numPr>
          <w:ilvl w:val="0"/>
          <w:numId w:val="58"/>
        </w:numPr>
        <w:spacing w:before="100" w:beforeAutospacing="1" w:after="100" w:afterAutospacing="1" w:line="240" w:lineRule="auto"/>
      </w:pPr>
      <w:r>
        <w:t>Tepung terigu protein tinggi secukupnya (tadi kira-kira tepung secangkir kopi)</w:t>
      </w:r>
    </w:p>
    <w:p w:rsidR="003527CC" w:rsidRDefault="003527CC" w:rsidP="00E9656D">
      <w:pPr>
        <w:numPr>
          <w:ilvl w:val="0"/>
          <w:numId w:val="58"/>
        </w:numPr>
        <w:spacing w:before="100" w:beforeAutospacing="1" w:after="100" w:afterAutospacing="1" w:line="240" w:lineRule="auto"/>
      </w:pPr>
      <w:r>
        <w:t>Mentega setengah sendok makan</w:t>
      </w:r>
    </w:p>
    <w:p w:rsidR="003527CC" w:rsidRDefault="003527CC" w:rsidP="003527CC">
      <w:pPr>
        <w:pStyle w:val="Heading3"/>
      </w:pPr>
      <w:r>
        <w:rPr>
          <w:color w:val="0000FF"/>
        </w:rPr>
        <w:t>Cara Membuat Donat Empuk</w:t>
      </w:r>
    </w:p>
    <w:p w:rsidR="003527CC" w:rsidRDefault="003527CC" w:rsidP="00E9656D">
      <w:pPr>
        <w:numPr>
          <w:ilvl w:val="0"/>
          <w:numId w:val="59"/>
        </w:numPr>
        <w:spacing w:before="100" w:beforeAutospacing="1" w:after="100" w:afterAutospacing="1" w:line="240" w:lineRule="auto"/>
      </w:pPr>
      <w:r>
        <w:t>Di mangkuk besar masukan gula, pernipam, air dan susu aduk rata. Diamkan 3 menit.</w:t>
      </w:r>
    </w:p>
    <w:p w:rsidR="003527CC" w:rsidRDefault="003527CC" w:rsidP="00E9656D">
      <w:pPr>
        <w:numPr>
          <w:ilvl w:val="0"/>
          <w:numId w:val="59"/>
        </w:numPr>
        <w:spacing w:before="100" w:beforeAutospacing="1" w:after="100" w:afterAutospacing="1" w:line="240" w:lineRule="auto"/>
      </w:pPr>
      <w:r>
        <w:t>Masukan garam dan telur, aduk rata. Masukan terigu, uleni hingga kalis dengan gerakan seperti mencuci baju.</w:t>
      </w:r>
    </w:p>
    <w:p w:rsidR="003527CC" w:rsidRDefault="003527CC" w:rsidP="00E9656D">
      <w:pPr>
        <w:numPr>
          <w:ilvl w:val="0"/>
          <w:numId w:val="59"/>
        </w:numPr>
        <w:spacing w:before="100" w:beforeAutospacing="1" w:after="100" w:afterAutospacing="1" w:line="240" w:lineRule="auto"/>
      </w:pPr>
      <w:r>
        <w:t>Masukan mentega, uleni lagi.</w:t>
      </w:r>
    </w:p>
    <w:p w:rsidR="003527CC" w:rsidRDefault="003527CC" w:rsidP="00E9656D">
      <w:pPr>
        <w:numPr>
          <w:ilvl w:val="0"/>
          <w:numId w:val="59"/>
        </w:numPr>
        <w:spacing w:before="100" w:beforeAutospacing="1" w:after="100" w:afterAutospacing="1" w:line="240" w:lineRule="auto"/>
      </w:pPr>
      <w:r>
        <w:t>Tambah sedikit terigu bila di rasa lengket, terigu cukup bila dirasa adonan sudah tidak lengket.</w:t>
      </w:r>
    </w:p>
    <w:p w:rsidR="003527CC" w:rsidRDefault="003527CC" w:rsidP="00E9656D">
      <w:pPr>
        <w:numPr>
          <w:ilvl w:val="0"/>
          <w:numId w:val="59"/>
        </w:numPr>
        <w:spacing w:before="100" w:beforeAutospacing="1" w:after="100" w:afterAutospacing="1" w:line="240" w:lineRule="auto"/>
      </w:pPr>
      <w:r>
        <w:t>Teruskan gerakan mencuci, 8-10 menit. Pulung bulat adonan gerakan masuk kebawah 3 menit.</w:t>
      </w:r>
    </w:p>
    <w:p w:rsidR="003527CC" w:rsidRDefault="003527CC" w:rsidP="00E9656D">
      <w:pPr>
        <w:numPr>
          <w:ilvl w:val="0"/>
          <w:numId w:val="59"/>
        </w:numPr>
        <w:spacing w:before="100" w:beforeAutospacing="1" w:after="100" w:afterAutospacing="1" w:line="240" w:lineRule="auto"/>
      </w:pPr>
      <w:r>
        <w:t>Diamkan tutup kain bersih 30 menit.</w:t>
      </w:r>
    </w:p>
    <w:p w:rsidR="003527CC" w:rsidRDefault="003527CC" w:rsidP="00E9656D">
      <w:pPr>
        <w:numPr>
          <w:ilvl w:val="0"/>
          <w:numId w:val="59"/>
        </w:numPr>
        <w:spacing w:before="100" w:beforeAutospacing="1" w:after="100" w:afterAutospacing="1" w:line="240" w:lineRule="auto"/>
      </w:pPr>
      <w:r>
        <w:lastRenderedPageBreak/>
        <w:t>Tusuk-tusuk adonan dengan jari lalu pukul-pukul dengan tinju hingga mengempis. Bulatkan kemudian pukul-pukul lagi. Bulatkan lagi dan diamkan tutup kain 25 menit.</w:t>
      </w:r>
    </w:p>
    <w:p w:rsidR="003527CC" w:rsidRDefault="003527CC" w:rsidP="00E9656D">
      <w:pPr>
        <w:numPr>
          <w:ilvl w:val="0"/>
          <w:numId w:val="59"/>
        </w:numPr>
        <w:spacing w:before="100" w:beforeAutospacing="1" w:after="100" w:afterAutospacing="1" w:line="240" w:lineRule="auto"/>
      </w:pPr>
      <w:r>
        <w:t>Gilas adonan kira-kira tebal 1cm. Cetak mengunakan gelas belimbing, bolongi tengahnya sebesar koin atau dengan cetakan donat. Taburi sedikit tepung hingga kebagian dalam bulatan donat. Diamkan 15 menit.</w:t>
      </w:r>
    </w:p>
    <w:p w:rsidR="003527CC" w:rsidRDefault="003527CC" w:rsidP="00E9656D">
      <w:pPr>
        <w:numPr>
          <w:ilvl w:val="0"/>
          <w:numId w:val="59"/>
        </w:numPr>
        <w:spacing w:before="100" w:beforeAutospacing="1" w:after="100" w:afterAutospacing="1" w:line="240" w:lineRule="auto"/>
      </w:pPr>
      <w:r>
        <w:t>Goreng api kecil bolak balik hingga agak kecoklatan. Angkat, dinginkan.</w:t>
      </w:r>
    </w:p>
    <w:p w:rsidR="003527CC" w:rsidRDefault="003527CC" w:rsidP="003527CC">
      <w:pPr>
        <w:pStyle w:val="Heading4"/>
      </w:pPr>
      <w:r>
        <w:rPr>
          <w:color w:val="0000FF"/>
        </w:rPr>
        <w:t>Glaze</w:t>
      </w:r>
    </w:p>
    <w:p w:rsidR="003527CC" w:rsidRDefault="003527CC" w:rsidP="00E9656D">
      <w:pPr>
        <w:numPr>
          <w:ilvl w:val="0"/>
          <w:numId w:val="60"/>
        </w:numPr>
        <w:spacing w:before="100" w:beforeAutospacing="1" w:after="100" w:afterAutospacing="1" w:line="240" w:lineRule="auto"/>
      </w:pPr>
      <w:r>
        <w:t>Gula halus secukupnya (ayak)</w:t>
      </w:r>
    </w:p>
    <w:p w:rsidR="003527CC" w:rsidRDefault="003527CC" w:rsidP="00E9656D">
      <w:pPr>
        <w:numPr>
          <w:ilvl w:val="0"/>
          <w:numId w:val="60"/>
        </w:numPr>
        <w:spacing w:before="100" w:beforeAutospacing="1" w:after="100" w:afterAutospacing="1" w:line="240" w:lineRule="auto"/>
      </w:pPr>
      <w:r>
        <w:t>1 sendok makan madu</w:t>
      </w:r>
    </w:p>
    <w:p w:rsidR="003527CC" w:rsidRDefault="003527CC" w:rsidP="00E9656D">
      <w:pPr>
        <w:numPr>
          <w:ilvl w:val="0"/>
          <w:numId w:val="60"/>
        </w:numPr>
        <w:spacing w:before="100" w:beforeAutospacing="1" w:after="100" w:afterAutospacing="1" w:line="240" w:lineRule="auto"/>
      </w:pPr>
      <w:r>
        <w:t>2 sendok makan air</w:t>
      </w:r>
    </w:p>
    <w:p w:rsidR="003527CC" w:rsidRDefault="003527CC" w:rsidP="003527CC">
      <w:pPr>
        <w:spacing w:after="0"/>
        <w:jc w:val="both"/>
      </w:pPr>
      <w:r>
        <w:t>Cara Membuat Glaze : Aduk semua hingga rata dan kental. Celupkan 1 bagian donat, tata di piring. Tunggu dinginsiap hap hap enyal enyak.</w:t>
      </w:r>
    </w:p>
    <w:p w:rsidR="003527CC" w:rsidRDefault="003527CC" w:rsidP="003527CC">
      <w:pPr>
        <w:jc w:val="both"/>
      </w:pPr>
      <w:r>
        <w:br/>
        <w:t>Sebanding dengan perjuangan nguleninya hehe.</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 xml:space="preserve">Nih bun cemilan malamku </w:t>
      </w:r>
      <w:hyperlink r:id="rId151" w:history="1">
        <w:r w:rsidRPr="003527CC">
          <w:rPr>
            <w:rFonts w:ascii="Times New Roman" w:eastAsia="Times New Roman" w:hAnsi="Times New Roman" w:cs="Times New Roman"/>
            <w:b/>
            <w:bCs/>
            <w:color w:val="0000FF"/>
            <w:sz w:val="24"/>
            <w:szCs w:val="24"/>
            <w:u w:val="single"/>
          </w:rPr>
          <w:t>kue garpu</w:t>
        </w:r>
      </w:hyperlink>
      <w:r w:rsidRPr="003527CC">
        <w:rPr>
          <w:rFonts w:ascii="Times New Roman" w:eastAsia="Times New Roman" w:hAnsi="Times New Roman" w:cs="Times New Roman"/>
          <w:sz w:val="24"/>
          <w:szCs w:val="24"/>
        </w:rPr>
        <w:t xml:space="preserve"> by Via Shopiati tanpa telur. Kue garpu tanpa telur alkhamdulillah enggak keras bun karena saya pakai margarinnya agak banyak. Nama kue ini dengan bahasa sunda disebut kue tutut atau kekewukan. Biasanya bkin cemilan ini waktu mau lebaran. Rasa kue garpu asin bun tapi sedikit manis karena saya tidak memakai penyedap jadi tambahkan gulpas. Tapi kalau bunda2 suka yang gurih2 gula pasirnya bisa diskip diganti sama penyedap rasa seperti royco.</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 </w:t>
      </w:r>
    </w:p>
    <w:p w:rsidR="003527CC" w:rsidRPr="003527CC" w:rsidRDefault="003527CC" w:rsidP="003527C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235BEFE8" wp14:editId="190F6E20">
            <wp:extent cx="3048000" cy="2028825"/>
            <wp:effectExtent l="0" t="0" r="0" b="9525"/>
            <wp:docPr id="36" name="Picture 36" descr="http://4.bp.blogspot.com/-MOdZMYX9qz8/VF9ujuNLbjI/AAAAAAAAB-Q/nidPDorXTzw/s1600/4%2BGarpu.jp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4.bp.blogspot.com/-MOdZMYX9qz8/VF9ujuNLbjI/AAAAAAAAB-Q/nidPDorXTzw/s1600/4%2BGarpu.jp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3527CC" w:rsidRPr="003527CC" w:rsidRDefault="003527CC" w:rsidP="003527CC">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3527CC">
        <w:rPr>
          <w:rFonts w:ascii="Times New Roman" w:eastAsia="Times New Roman" w:hAnsi="Times New Roman" w:cs="Times New Roman"/>
          <w:b/>
          <w:bCs/>
          <w:color w:val="0000FF"/>
          <w:sz w:val="36"/>
          <w:szCs w:val="36"/>
        </w:rPr>
        <w:t>Resep Kue Garpu</w:t>
      </w:r>
    </w:p>
    <w:p w:rsidR="003527CC" w:rsidRPr="003527CC" w:rsidRDefault="003527CC" w:rsidP="003527CC">
      <w:pPr>
        <w:spacing w:after="0"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Bahan</w:t>
      </w:r>
    </w:p>
    <w:p w:rsidR="003527CC" w:rsidRPr="003527CC" w:rsidRDefault="003527CC" w:rsidP="00E9656D">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150 gr tepung terigu</w:t>
      </w:r>
    </w:p>
    <w:p w:rsidR="003527CC" w:rsidRPr="003527CC" w:rsidRDefault="003527CC" w:rsidP="00E9656D">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50 gr margarin</w:t>
      </w:r>
    </w:p>
    <w:p w:rsidR="003527CC" w:rsidRPr="003527CC" w:rsidRDefault="003527CC" w:rsidP="00E9656D">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 sdt bp</w:t>
      </w:r>
    </w:p>
    <w:p w:rsidR="003527CC" w:rsidRPr="003527CC" w:rsidRDefault="003527CC" w:rsidP="00E9656D">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1 sdm garam</w:t>
      </w:r>
    </w:p>
    <w:p w:rsidR="003527CC" w:rsidRPr="003527CC" w:rsidRDefault="003527CC" w:rsidP="00E9656D">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lastRenderedPageBreak/>
        <w:t>1 sdm gulpas</w:t>
      </w:r>
    </w:p>
    <w:p w:rsidR="003527CC" w:rsidRPr="003527CC" w:rsidRDefault="003527CC" w:rsidP="00E9656D">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Air secukupnya</w:t>
      </w:r>
    </w:p>
    <w:p w:rsidR="003527CC" w:rsidRPr="003527CC" w:rsidRDefault="003A1107" w:rsidP="003527CC">
      <w:pPr>
        <w:spacing w:before="100" w:beforeAutospacing="1" w:after="100" w:afterAutospacing="1" w:line="240" w:lineRule="auto"/>
        <w:jc w:val="both"/>
        <w:outlineLvl w:val="2"/>
        <w:rPr>
          <w:rFonts w:ascii="Times New Roman" w:eastAsia="Times New Roman" w:hAnsi="Times New Roman" w:cs="Times New Roman"/>
          <w:b/>
          <w:bCs/>
          <w:sz w:val="27"/>
          <w:szCs w:val="27"/>
        </w:rPr>
      </w:pPr>
      <w:dir w:val="ltr">
        <w:r w:rsidR="003527CC" w:rsidRPr="003527CC">
          <w:rPr>
            <w:rFonts w:ascii="Times New Roman" w:eastAsia="Times New Roman" w:hAnsi="Times New Roman" w:cs="Times New Roman"/>
            <w:b/>
            <w:bCs/>
            <w:color w:val="0000FF"/>
            <w:sz w:val="27"/>
            <w:szCs w:val="27"/>
          </w:rPr>
          <w:t>Cara Membuat Kue Garpu</w:t>
        </w:r>
        <w:r w:rsidR="00D33F22">
          <w:t>‬</w:t>
        </w:r>
        <w:r>
          <w:t>‬</w:t>
        </w:r>
      </w:dir>
    </w:p>
    <w:p w:rsidR="003527CC" w:rsidRPr="003527CC" w:rsidRDefault="003527CC" w:rsidP="00E9656D">
      <w:pPr>
        <w:numPr>
          <w:ilvl w:val="0"/>
          <w:numId w:val="62"/>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Campur semua adonan sampai kalis.</w:t>
      </w:r>
    </w:p>
    <w:p w:rsidR="003527CC" w:rsidRPr="003527CC" w:rsidRDefault="003527CC" w:rsidP="00E9656D">
      <w:pPr>
        <w:numPr>
          <w:ilvl w:val="0"/>
          <w:numId w:val="62"/>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 xml:space="preserve">Ambil sedikit adonan taruh di pnggung garpu/cetakan pipihkan. </w:t>
      </w:r>
    </w:p>
    <w:p w:rsidR="003527CC" w:rsidRPr="003527CC" w:rsidRDefault="003527CC" w:rsidP="00E9656D">
      <w:pPr>
        <w:numPr>
          <w:ilvl w:val="0"/>
          <w:numId w:val="62"/>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Lalu gulung, lakukan sampai adonan habis.</w:t>
      </w:r>
    </w:p>
    <w:p w:rsidR="003527CC" w:rsidRPr="003527CC" w:rsidRDefault="003527CC" w:rsidP="00E9656D">
      <w:pPr>
        <w:numPr>
          <w:ilvl w:val="0"/>
          <w:numId w:val="62"/>
        </w:numPr>
        <w:spacing w:before="100" w:beforeAutospacing="1" w:after="100" w:afterAutospacing="1" w:line="240" w:lineRule="auto"/>
        <w:jc w:val="both"/>
        <w:rPr>
          <w:rFonts w:ascii="Times New Roman" w:eastAsia="Times New Roman" w:hAnsi="Times New Roman" w:cs="Times New Roman"/>
          <w:sz w:val="24"/>
          <w:szCs w:val="24"/>
        </w:rPr>
      </w:pPr>
      <w:r w:rsidRPr="003527CC">
        <w:rPr>
          <w:rFonts w:ascii="Times New Roman" w:eastAsia="Times New Roman" w:hAnsi="Times New Roman" w:cs="Times New Roman"/>
          <w:sz w:val="24"/>
          <w:szCs w:val="24"/>
        </w:rPr>
        <w:t>Goreng dengan api sedang.</w:t>
      </w:r>
    </w:p>
    <w:p w:rsidR="003527CC" w:rsidRPr="003527CC" w:rsidRDefault="003A1107" w:rsidP="00E9656D">
      <w:pPr>
        <w:numPr>
          <w:ilvl w:val="0"/>
          <w:numId w:val="63"/>
        </w:numPr>
        <w:spacing w:before="100" w:beforeAutospacing="1" w:after="100" w:afterAutospacing="1" w:line="240" w:lineRule="auto"/>
        <w:rPr>
          <w:rFonts w:ascii="Times New Roman" w:eastAsia="Times New Roman" w:hAnsi="Times New Roman" w:cs="Times New Roman"/>
          <w:sz w:val="24"/>
          <w:szCs w:val="24"/>
        </w:rPr>
      </w:pPr>
      <w:hyperlink r:id="rId154" w:history="1">
        <w:r w:rsidR="003527CC" w:rsidRPr="003527CC">
          <w:rPr>
            <w:rFonts w:ascii="Times New Roman" w:eastAsia="Times New Roman" w:hAnsi="Times New Roman" w:cs="Times New Roman"/>
            <w:color w:val="FFFFFF"/>
            <w:sz w:val="24"/>
            <w:szCs w:val="24"/>
            <w:u w:val="single"/>
            <w:shd w:val="clear" w:color="auto" w:fill="FF0000"/>
          </w:rPr>
          <w:t>Buat Resep</w:t>
        </w:r>
      </w:hyperlink>
    </w:p>
    <w:p w:rsidR="003527CC" w:rsidRPr="003527CC" w:rsidRDefault="003A1107" w:rsidP="00E9656D">
      <w:pPr>
        <w:numPr>
          <w:ilvl w:val="0"/>
          <w:numId w:val="63"/>
        </w:numPr>
        <w:spacing w:before="100" w:beforeAutospacing="1" w:after="100" w:afterAutospacing="1" w:line="240" w:lineRule="auto"/>
        <w:rPr>
          <w:rFonts w:ascii="Times New Roman" w:eastAsia="Times New Roman" w:hAnsi="Times New Roman" w:cs="Times New Roman"/>
          <w:sz w:val="24"/>
          <w:szCs w:val="24"/>
        </w:rPr>
      </w:pPr>
      <w:hyperlink r:id="rId155" w:history="1">
        <w:r w:rsidR="003527CC" w:rsidRPr="003527CC">
          <w:rPr>
            <w:rFonts w:ascii="Times New Roman" w:eastAsia="Times New Roman" w:hAnsi="Times New Roman" w:cs="Times New Roman"/>
            <w:color w:val="0000FF"/>
            <w:sz w:val="24"/>
            <w:szCs w:val="24"/>
            <w:u w:val="single"/>
          </w:rPr>
          <w:t>Aneka Kue</w:t>
        </w:r>
      </w:hyperlink>
    </w:p>
    <w:p w:rsidR="003527CC" w:rsidRPr="003527CC" w:rsidRDefault="003A1107" w:rsidP="00E9656D">
      <w:pPr>
        <w:numPr>
          <w:ilvl w:val="0"/>
          <w:numId w:val="63"/>
        </w:numPr>
        <w:spacing w:before="100" w:beforeAutospacing="1" w:after="100" w:afterAutospacing="1" w:line="240" w:lineRule="auto"/>
        <w:rPr>
          <w:rFonts w:ascii="Times New Roman" w:eastAsia="Times New Roman" w:hAnsi="Times New Roman" w:cs="Times New Roman"/>
          <w:sz w:val="24"/>
          <w:szCs w:val="24"/>
        </w:rPr>
      </w:pPr>
      <w:hyperlink r:id="rId156" w:history="1">
        <w:r w:rsidR="003527CC" w:rsidRPr="003527CC">
          <w:rPr>
            <w:rFonts w:ascii="Times New Roman" w:eastAsia="Times New Roman" w:hAnsi="Times New Roman" w:cs="Times New Roman"/>
            <w:color w:val="0000FF"/>
            <w:sz w:val="24"/>
            <w:szCs w:val="24"/>
            <w:u w:val="single"/>
          </w:rPr>
          <w:t>Bolu</w:t>
        </w:r>
      </w:hyperlink>
    </w:p>
    <w:p w:rsidR="003527CC" w:rsidRPr="003527CC" w:rsidRDefault="003A1107" w:rsidP="00E9656D">
      <w:pPr>
        <w:numPr>
          <w:ilvl w:val="0"/>
          <w:numId w:val="63"/>
        </w:numPr>
        <w:spacing w:before="100" w:beforeAutospacing="1" w:after="100" w:afterAutospacing="1" w:line="240" w:lineRule="auto"/>
        <w:rPr>
          <w:rFonts w:ascii="Times New Roman" w:eastAsia="Times New Roman" w:hAnsi="Times New Roman" w:cs="Times New Roman"/>
          <w:sz w:val="24"/>
          <w:szCs w:val="24"/>
        </w:rPr>
      </w:pPr>
      <w:hyperlink r:id="rId157" w:history="1">
        <w:r w:rsidR="003527CC" w:rsidRPr="003527CC">
          <w:rPr>
            <w:rFonts w:ascii="Times New Roman" w:eastAsia="Times New Roman" w:hAnsi="Times New Roman" w:cs="Times New Roman"/>
            <w:color w:val="0000FF"/>
            <w:sz w:val="24"/>
            <w:szCs w:val="24"/>
            <w:u w:val="single"/>
          </w:rPr>
          <w:t>Camilan</w:t>
        </w:r>
      </w:hyperlink>
    </w:p>
    <w:p w:rsidR="003527CC" w:rsidRPr="003527CC" w:rsidRDefault="003A1107" w:rsidP="00E9656D">
      <w:pPr>
        <w:numPr>
          <w:ilvl w:val="0"/>
          <w:numId w:val="63"/>
        </w:numPr>
        <w:spacing w:before="100" w:beforeAutospacing="1" w:after="100" w:afterAutospacing="1" w:line="240" w:lineRule="auto"/>
        <w:rPr>
          <w:rFonts w:ascii="Times New Roman" w:eastAsia="Times New Roman" w:hAnsi="Times New Roman" w:cs="Times New Roman"/>
          <w:sz w:val="24"/>
          <w:szCs w:val="24"/>
        </w:rPr>
      </w:pPr>
      <w:hyperlink r:id="rId158" w:history="1">
        <w:r w:rsidR="003527CC" w:rsidRPr="003527CC">
          <w:rPr>
            <w:rFonts w:ascii="Times New Roman" w:eastAsia="Times New Roman" w:hAnsi="Times New Roman" w:cs="Times New Roman"/>
            <w:color w:val="0000FF"/>
            <w:sz w:val="24"/>
            <w:szCs w:val="24"/>
            <w:u w:val="single"/>
          </w:rPr>
          <w:t>Es Krim</w:t>
        </w:r>
      </w:hyperlink>
    </w:p>
    <w:p w:rsidR="003527CC" w:rsidRPr="003527CC" w:rsidRDefault="003A1107" w:rsidP="00E9656D">
      <w:pPr>
        <w:numPr>
          <w:ilvl w:val="0"/>
          <w:numId w:val="63"/>
        </w:numPr>
        <w:spacing w:before="100" w:beforeAutospacing="1" w:after="100" w:afterAutospacing="1" w:line="240" w:lineRule="auto"/>
        <w:rPr>
          <w:rFonts w:ascii="Times New Roman" w:eastAsia="Times New Roman" w:hAnsi="Times New Roman" w:cs="Times New Roman"/>
          <w:sz w:val="24"/>
          <w:szCs w:val="24"/>
        </w:rPr>
      </w:pPr>
      <w:hyperlink r:id="rId159" w:history="1">
        <w:r w:rsidR="003527CC" w:rsidRPr="003527CC">
          <w:rPr>
            <w:rFonts w:ascii="Times New Roman" w:eastAsia="Times New Roman" w:hAnsi="Times New Roman" w:cs="Times New Roman"/>
            <w:color w:val="0000FF"/>
            <w:sz w:val="24"/>
            <w:szCs w:val="24"/>
            <w:u w:val="single"/>
          </w:rPr>
          <w:t>Puding</w:t>
        </w:r>
      </w:hyperlink>
    </w:p>
    <w:p w:rsidR="003527CC" w:rsidRPr="003527CC" w:rsidRDefault="003A1107" w:rsidP="00E9656D">
      <w:pPr>
        <w:numPr>
          <w:ilvl w:val="0"/>
          <w:numId w:val="63"/>
        </w:numPr>
        <w:spacing w:before="100" w:beforeAutospacing="1" w:after="100" w:afterAutospacing="1" w:line="240" w:lineRule="auto"/>
        <w:rPr>
          <w:rFonts w:ascii="Times New Roman" w:eastAsia="Times New Roman" w:hAnsi="Times New Roman" w:cs="Times New Roman"/>
          <w:sz w:val="24"/>
          <w:szCs w:val="24"/>
        </w:rPr>
      </w:pPr>
      <w:hyperlink r:id="rId160" w:history="1">
        <w:r w:rsidR="003527CC" w:rsidRPr="003527CC">
          <w:rPr>
            <w:rFonts w:ascii="Times New Roman" w:eastAsia="Times New Roman" w:hAnsi="Times New Roman" w:cs="Times New Roman"/>
            <w:color w:val="0000FF"/>
            <w:sz w:val="24"/>
            <w:szCs w:val="24"/>
            <w:u w:val="single"/>
          </w:rPr>
          <w:t>More Label..</w:t>
        </w:r>
      </w:hyperlink>
      <w:r w:rsidR="003527CC" w:rsidRPr="003527CC">
        <w:rPr>
          <w:rFonts w:ascii="Times New Roman" w:eastAsia="Times New Roman" w:hAnsi="Times New Roman" w:cs="Times New Roman"/>
          <w:sz w:val="24"/>
          <w:szCs w:val="24"/>
        </w:rPr>
        <w:t xml:space="preserve"> </w:t>
      </w:r>
    </w:p>
    <w:p w:rsidR="003527CC" w:rsidRPr="003527CC" w:rsidRDefault="003A1107" w:rsidP="00E9656D">
      <w:pPr>
        <w:numPr>
          <w:ilvl w:val="1"/>
          <w:numId w:val="63"/>
        </w:numPr>
        <w:spacing w:before="100" w:beforeAutospacing="1" w:after="100" w:afterAutospacing="1" w:line="240" w:lineRule="auto"/>
        <w:rPr>
          <w:rFonts w:ascii="Times New Roman" w:eastAsia="Times New Roman" w:hAnsi="Times New Roman" w:cs="Times New Roman"/>
          <w:sz w:val="24"/>
          <w:szCs w:val="24"/>
        </w:rPr>
      </w:pPr>
      <w:hyperlink r:id="rId161" w:history="1">
        <w:r w:rsidR="003527CC" w:rsidRPr="003527CC">
          <w:rPr>
            <w:rFonts w:ascii="Times New Roman" w:eastAsia="Times New Roman" w:hAnsi="Times New Roman" w:cs="Times New Roman"/>
            <w:color w:val="0000FF"/>
            <w:sz w:val="24"/>
            <w:szCs w:val="24"/>
            <w:u w:val="single"/>
          </w:rPr>
          <w:t>Sub Label</w:t>
        </w:r>
      </w:hyperlink>
    </w:p>
    <w:p w:rsidR="003527CC" w:rsidRPr="003527CC" w:rsidRDefault="003A1107" w:rsidP="00E9656D">
      <w:pPr>
        <w:numPr>
          <w:ilvl w:val="1"/>
          <w:numId w:val="63"/>
        </w:numPr>
        <w:spacing w:before="100" w:beforeAutospacing="1" w:after="100" w:afterAutospacing="1" w:line="240" w:lineRule="auto"/>
        <w:rPr>
          <w:rFonts w:ascii="Times New Roman" w:eastAsia="Times New Roman" w:hAnsi="Times New Roman" w:cs="Times New Roman"/>
          <w:sz w:val="24"/>
          <w:szCs w:val="24"/>
        </w:rPr>
      </w:pPr>
      <w:hyperlink r:id="rId162" w:history="1">
        <w:r w:rsidR="003527CC" w:rsidRPr="003527CC">
          <w:rPr>
            <w:rFonts w:ascii="Times New Roman" w:eastAsia="Times New Roman" w:hAnsi="Times New Roman" w:cs="Times New Roman"/>
            <w:color w:val="0000FF"/>
            <w:sz w:val="24"/>
            <w:szCs w:val="24"/>
            <w:u w:val="single"/>
          </w:rPr>
          <w:t>Sub Label</w:t>
        </w:r>
      </w:hyperlink>
    </w:p>
    <w:p w:rsidR="003527CC" w:rsidRPr="003527CC" w:rsidRDefault="003A1107" w:rsidP="003527CC">
      <w:pPr>
        <w:spacing w:after="0" w:line="240" w:lineRule="auto"/>
        <w:rPr>
          <w:rFonts w:ascii="Times New Roman" w:eastAsia="Times New Roman" w:hAnsi="Times New Roman" w:cs="Times New Roman"/>
          <w:sz w:val="24"/>
          <w:szCs w:val="24"/>
        </w:rPr>
      </w:pPr>
      <w:hyperlink r:id="rId163" w:history="1">
        <w:r w:rsidR="003527CC" w:rsidRPr="003527CC">
          <w:rPr>
            <w:rFonts w:ascii="Times New Roman" w:eastAsia="Times New Roman" w:hAnsi="Times New Roman" w:cs="Times New Roman"/>
            <w:color w:val="0000FF"/>
            <w:sz w:val="24"/>
            <w:szCs w:val="24"/>
            <w:u w:val="single"/>
          </w:rPr>
          <w:t>Home</w:t>
        </w:r>
      </w:hyperlink>
      <w:r w:rsidR="003527CC" w:rsidRPr="003527CC">
        <w:rPr>
          <w:rFonts w:ascii="Times New Roman" w:eastAsia="Times New Roman" w:hAnsi="Times New Roman" w:cs="Times New Roman"/>
          <w:sz w:val="24"/>
          <w:szCs w:val="24"/>
        </w:rPr>
        <w:t xml:space="preserve"> » </w:t>
      </w:r>
      <w:hyperlink r:id="rId164" w:history="1">
        <w:r w:rsidR="003527CC" w:rsidRPr="003527CC">
          <w:rPr>
            <w:rFonts w:ascii="Times New Roman" w:eastAsia="Times New Roman" w:hAnsi="Times New Roman" w:cs="Times New Roman"/>
            <w:color w:val="0000FF"/>
            <w:sz w:val="24"/>
            <w:szCs w:val="24"/>
            <w:u w:val="single"/>
          </w:rPr>
          <w:t>Resep Camilan</w:t>
        </w:r>
      </w:hyperlink>
      <w:r w:rsidR="003527CC" w:rsidRPr="003527CC">
        <w:rPr>
          <w:rFonts w:ascii="Times New Roman" w:eastAsia="Times New Roman" w:hAnsi="Times New Roman" w:cs="Times New Roman"/>
          <w:sz w:val="24"/>
          <w:szCs w:val="24"/>
        </w:rPr>
        <w:t xml:space="preserve"> » </w:t>
      </w:r>
      <w:hyperlink r:id="rId165" w:history="1">
        <w:r w:rsidR="003527CC" w:rsidRPr="003527CC">
          <w:rPr>
            <w:rFonts w:ascii="Times New Roman" w:eastAsia="Times New Roman" w:hAnsi="Times New Roman" w:cs="Times New Roman"/>
            <w:color w:val="0000FF"/>
            <w:sz w:val="24"/>
            <w:szCs w:val="24"/>
            <w:u w:val="single"/>
          </w:rPr>
          <w:t>Resep Gorengan</w:t>
        </w:r>
      </w:hyperlink>
      <w:r w:rsidR="003527CC" w:rsidRPr="003527CC">
        <w:rPr>
          <w:rFonts w:ascii="Times New Roman" w:eastAsia="Times New Roman" w:hAnsi="Times New Roman" w:cs="Times New Roman"/>
          <w:sz w:val="24"/>
          <w:szCs w:val="24"/>
        </w:rPr>
        <w:t xml:space="preserve"> » Resep Cara Membuat Kacang Telur Sendiri </w:t>
      </w:r>
    </w:p>
    <w:p w:rsidR="003527CC" w:rsidRPr="003527CC" w:rsidRDefault="003527CC" w:rsidP="003527CC">
      <w:pPr>
        <w:spacing w:after="0"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b/>
          <w:bCs/>
          <w:sz w:val="24"/>
          <w:szCs w:val="24"/>
        </w:rPr>
        <w:t>Senin, 12 Januari 2015</w:t>
      </w:r>
      <w:r w:rsidRPr="003527CC">
        <w:rPr>
          <w:rFonts w:ascii="Times New Roman" w:eastAsia="Times New Roman" w:hAnsi="Times New Roman" w:cs="Times New Roman"/>
          <w:sz w:val="24"/>
          <w:szCs w:val="24"/>
        </w:rPr>
        <w:t xml:space="preserve"> </w:t>
      </w:r>
    </w:p>
    <w:p w:rsidR="003527CC" w:rsidRPr="003527CC" w:rsidRDefault="003527CC" w:rsidP="003527CC">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310" w:name="6107414941074991311"/>
      <w:bookmarkEnd w:id="310"/>
      <w:r w:rsidRPr="003527CC">
        <w:rPr>
          <w:rFonts w:ascii="Times New Roman" w:eastAsia="Times New Roman" w:hAnsi="Times New Roman" w:cs="Times New Roman"/>
          <w:b/>
          <w:bCs/>
          <w:kern w:val="36"/>
          <w:sz w:val="48"/>
          <w:szCs w:val="48"/>
        </w:rPr>
        <w:t xml:space="preserve">Resep Cara Membuat Kacang Telur Sendiri </w:t>
      </w:r>
    </w:p>
    <w:p w:rsidR="003527CC" w:rsidRPr="003527CC" w:rsidRDefault="003527CC" w:rsidP="003527CC">
      <w:pPr>
        <w:spacing w:after="0" w:line="240" w:lineRule="auto"/>
        <w:jc w:val="both"/>
        <w:rPr>
          <w:ins w:id="311" w:author="Unknown"/>
          <w:rFonts w:ascii="Times New Roman" w:eastAsia="Times New Roman" w:hAnsi="Times New Roman" w:cs="Times New Roman"/>
          <w:sz w:val="24"/>
          <w:szCs w:val="24"/>
        </w:rPr>
      </w:pPr>
      <w:ins w:id="312" w:author="Unknown">
        <w:r w:rsidRPr="003527CC">
          <w:rPr>
            <w:rFonts w:ascii="Times New Roman" w:eastAsia="Times New Roman" w:hAnsi="Times New Roman" w:cs="Times New Roman"/>
            <w:sz w:val="24"/>
            <w:szCs w:val="24"/>
          </w:rPr>
          <w:t xml:space="preserve">Numpang share </w:t>
        </w:r>
        <w:r w:rsidRPr="003527CC">
          <w:rPr>
            <w:rFonts w:ascii="Times New Roman" w:eastAsia="Times New Roman" w:hAnsi="Times New Roman" w:cs="Times New Roman"/>
            <w:sz w:val="24"/>
            <w:szCs w:val="24"/>
          </w:rPr>
          <w:fldChar w:fldCharType="begin"/>
        </w:r>
        <w:r w:rsidRPr="003527CC">
          <w:rPr>
            <w:rFonts w:ascii="Times New Roman" w:eastAsia="Times New Roman" w:hAnsi="Times New Roman" w:cs="Times New Roman"/>
            <w:sz w:val="24"/>
            <w:szCs w:val="24"/>
          </w:rPr>
          <w:instrText xml:space="preserve"> HYPERLINK "http://buatresep.blogspot.com/2015/01/resep-cara-membuat-kacang-telur-sendiri.html" </w:instrText>
        </w:r>
        <w:r w:rsidRPr="003527CC">
          <w:rPr>
            <w:rFonts w:ascii="Times New Roman" w:eastAsia="Times New Roman" w:hAnsi="Times New Roman" w:cs="Times New Roman"/>
            <w:sz w:val="24"/>
            <w:szCs w:val="24"/>
          </w:rPr>
          <w:fldChar w:fldCharType="separate"/>
        </w:r>
        <w:r w:rsidRPr="003527CC">
          <w:rPr>
            <w:rFonts w:ascii="Times New Roman" w:eastAsia="Times New Roman" w:hAnsi="Times New Roman" w:cs="Times New Roman"/>
            <w:b/>
            <w:bCs/>
            <w:color w:val="0000FF"/>
            <w:sz w:val="24"/>
            <w:szCs w:val="24"/>
            <w:u w:val="single"/>
          </w:rPr>
          <w:t xml:space="preserve">resep </w:t>
        </w:r>
        <w:proofErr w:type="gramStart"/>
        <w:r w:rsidRPr="003527CC">
          <w:rPr>
            <w:rFonts w:ascii="Times New Roman" w:eastAsia="Times New Roman" w:hAnsi="Times New Roman" w:cs="Times New Roman"/>
            <w:b/>
            <w:bCs/>
            <w:color w:val="0000FF"/>
            <w:sz w:val="24"/>
            <w:szCs w:val="24"/>
            <w:u w:val="single"/>
          </w:rPr>
          <w:t>cara</w:t>
        </w:r>
        <w:proofErr w:type="gramEnd"/>
        <w:r w:rsidRPr="003527CC">
          <w:rPr>
            <w:rFonts w:ascii="Times New Roman" w:eastAsia="Times New Roman" w:hAnsi="Times New Roman" w:cs="Times New Roman"/>
            <w:b/>
            <w:bCs/>
            <w:color w:val="0000FF"/>
            <w:sz w:val="24"/>
            <w:szCs w:val="24"/>
            <w:u w:val="single"/>
          </w:rPr>
          <w:t xml:space="preserve"> membuat kacang telur</w:t>
        </w:r>
        <w:r w:rsidRPr="003527CC">
          <w:rPr>
            <w:rFonts w:ascii="Times New Roman" w:eastAsia="Times New Roman" w:hAnsi="Times New Roman" w:cs="Times New Roman"/>
            <w:sz w:val="24"/>
            <w:szCs w:val="24"/>
          </w:rPr>
          <w:fldChar w:fldCharType="end"/>
        </w:r>
        <w:r w:rsidRPr="003527CC">
          <w:rPr>
            <w:rFonts w:ascii="Times New Roman" w:eastAsia="Times New Roman" w:hAnsi="Times New Roman" w:cs="Times New Roman"/>
            <w:sz w:val="24"/>
            <w:szCs w:val="24"/>
          </w:rPr>
          <w:t xml:space="preserve"> ala bunda yuli paqot. Berhubung gak punya alat-alat jadi saya pakai cara manual 1 per satu. Iya sih lumayan lama buat kacang telur dengan cara manual dengan tangan sendiri. Selain di bikin kacang telur ini juga bisa di olah jadi pastel mini isi keju dan abon. Kemarin saya juga di bikin 3 rupa.</w:t>
        </w:r>
      </w:ins>
    </w:p>
    <w:p w:rsidR="003527CC" w:rsidRPr="003527CC" w:rsidRDefault="003527CC" w:rsidP="003527CC">
      <w:pPr>
        <w:spacing w:after="0" w:line="240" w:lineRule="auto"/>
        <w:jc w:val="both"/>
        <w:rPr>
          <w:ins w:id="313" w:author="Unknown"/>
          <w:rFonts w:ascii="Times New Roman" w:eastAsia="Times New Roman" w:hAnsi="Times New Roman" w:cs="Times New Roman"/>
          <w:sz w:val="24"/>
          <w:szCs w:val="24"/>
        </w:rPr>
      </w:pPr>
      <w:ins w:id="314" w:author="Unknown">
        <w:r w:rsidRPr="003527CC">
          <w:rPr>
            <w:rFonts w:ascii="Times New Roman" w:eastAsia="Times New Roman" w:hAnsi="Times New Roman" w:cs="Times New Roman"/>
            <w:sz w:val="24"/>
            <w:szCs w:val="24"/>
          </w:rPr>
          <w:t> </w:t>
        </w:r>
      </w:ins>
    </w:p>
    <w:p w:rsidR="003527CC" w:rsidRPr="003527CC" w:rsidRDefault="003527CC" w:rsidP="003527CC">
      <w:pPr>
        <w:spacing w:after="0" w:line="240" w:lineRule="auto"/>
        <w:jc w:val="center"/>
        <w:rPr>
          <w:ins w:id="315"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0000891C" wp14:editId="2F98B597">
            <wp:extent cx="2600325" cy="3048000"/>
            <wp:effectExtent l="0" t="0" r="9525" b="0"/>
            <wp:docPr id="37" name="Picture 37" descr="Resep Cara Membuat Kacang Telur">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Resep Cara Membuat Kacang Telur">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600325" cy="3048000"/>
                    </a:xfrm>
                    <a:prstGeom prst="rect">
                      <a:avLst/>
                    </a:prstGeom>
                    <a:noFill/>
                    <a:ln>
                      <a:noFill/>
                    </a:ln>
                  </pic:spPr>
                </pic:pic>
              </a:graphicData>
            </a:graphic>
          </wp:inline>
        </w:drawing>
      </w:r>
    </w:p>
    <w:p w:rsidR="003527CC" w:rsidRPr="003527CC" w:rsidRDefault="003527CC" w:rsidP="003527CC">
      <w:pPr>
        <w:spacing w:before="100" w:beforeAutospacing="1" w:after="100" w:afterAutospacing="1" w:line="240" w:lineRule="auto"/>
        <w:jc w:val="both"/>
        <w:outlineLvl w:val="1"/>
        <w:rPr>
          <w:ins w:id="316" w:author="Unknown"/>
          <w:rFonts w:ascii="Times New Roman" w:eastAsia="Times New Roman" w:hAnsi="Times New Roman" w:cs="Times New Roman"/>
          <w:b/>
          <w:bCs/>
          <w:sz w:val="36"/>
          <w:szCs w:val="36"/>
        </w:rPr>
      </w:pPr>
      <w:ins w:id="317" w:author="Unknown">
        <w:r w:rsidRPr="003527CC">
          <w:rPr>
            <w:rFonts w:ascii="Times New Roman" w:eastAsia="Times New Roman" w:hAnsi="Times New Roman" w:cs="Times New Roman"/>
            <w:b/>
            <w:bCs/>
            <w:color w:val="0000FF"/>
            <w:sz w:val="36"/>
            <w:szCs w:val="36"/>
          </w:rPr>
          <w:t>Resep Kacang Telur</w:t>
        </w:r>
      </w:ins>
    </w:p>
    <w:p w:rsidR="003527CC" w:rsidRPr="003527CC" w:rsidRDefault="003527CC" w:rsidP="003527CC">
      <w:pPr>
        <w:spacing w:after="0" w:line="240" w:lineRule="auto"/>
        <w:jc w:val="both"/>
        <w:rPr>
          <w:ins w:id="318" w:author="Unknown"/>
          <w:rFonts w:ascii="Times New Roman" w:eastAsia="Times New Roman" w:hAnsi="Times New Roman" w:cs="Times New Roman"/>
          <w:sz w:val="24"/>
          <w:szCs w:val="24"/>
        </w:rPr>
      </w:pPr>
      <w:ins w:id="319" w:author="Unknown">
        <w:r w:rsidRPr="003527CC">
          <w:rPr>
            <w:rFonts w:ascii="Times New Roman" w:eastAsia="Times New Roman" w:hAnsi="Times New Roman" w:cs="Times New Roman"/>
            <w:sz w:val="24"/>
            <w:szCs w:val="24"/>
          </w:rPr>
          <w:t>Bahan.</w:t>
        </w:r>
      </w:ins>
    </w:p>
    <w:p w:rsidR="003527CC" w:rsidRPr="003527CC" w:rsidRDefault="003527CC" w:rsidP="00E9656D">
      <w:pPr>
        <w:numPr>
          <w:ilvl w:val="0"/>
          <w:numId w:val="64"/>
        </w:numPr>
        <w:spacing w:before="100" w:beforeAutospacing="1" w:after="100" w:afterAutospacing="1" w:line="240" w:lineRule="auto"/>
        <w:jc w:val="both"/>
        <w:rPr>
          <w:ins w:id="320" w:author="Unknown"/>
          <w:rFonts w:ascii="Times New Roman" w:eastAsia="Times New Roman" w:hAnsi="Times New Roman" w:cs="Times New Roman"/>
          <w:sz w:val="24"/>
          <w:szCs w:val="24"/>
        </w:rPr>
      </w:pPr>
      <w:ins w:id="321" w:author="Unknown">
        <w:r w:rsidRPr="003527CC">
          <w:rPr>
            <w:rFonts w:ascii="Times New Roman" w:eastAsia="Times New Roman" w:hAnsi="Times New Roman" w:cs="Times New Roman"/>
            <w:sz w:val="24"/>
            <w:szCs w:val="24"/>
          </w:rPr>
          <w:t>2 butir telur</w:t>
        </w:r>
      </w:ins>
    </w:p>
    <w:p w:rsidR="003527CC" w:rsidRPr="003527CC" w:rsidRDefault="003527CC" w:rsidP="00E9656D">
      <w:pPr>
        <w:numPr>
          <w:ilvl w:val="0"/>
          <w:numId w:val="64"/>
        </w:numPr>
        <w:spacing w:before="100" w:beforeAutospacing="1" w:after="100" w:afterAutospacing="1" w:line="240" w:lineRule="auto"/>
        <w:jc w:val="both"/>
        <w:rPr>
          <w:ins w:id="322" w:author="Unknown"/>
          <w:rFonts w:ascii="Times New Roman" w:eastAsia="Times New Roman" w:hAnsi="Times New Roman" w:cs="Times New Roman"/>
          <w:sz w:val="24"/>
          <w:szCs w:val="24"/>
        </w:rPr>
      </w:pPr>
      <w:ins w:id="323" w:author="Unknown">
        <w:r w:rsidRPr="003527CC">
          <w:rPr>
            <w:rFonts w:ascii="Times New Roman" w:eastAsia="Times New Roman" w:hAnsi="Times New Roman" w:cs="Times New Roman"/>
            <w:sz w:val="24"/>
            <w:szCs w:val="24"/>
          </w:rPr>
          <w:t>1/2 kg terigu</w:t>
        </w:r>
      </w:ins>
    </w:p>
    <w:p w:rsidR="003527CC" w:rsidRPr="003527CC" w:rsidRDefault="003527CC" w:rsidP="00E9656D">
      <w:pPr>
        <w:numPr>
          <w:ilvl w:val="0"/>
          <w:numId w:val="64"/>
        </w:numPr>
        <w:spacing w:before="100" w:beforeAutospacing="1" w:after="100" w:afterAutospacing="1" w:line="240" w:lineRule="auto"/>
        <w:jc w:val="both"/>
        <w:rPr>
          <w:ins w:id="324" w:author="Unknown"/>
          <w:rFonts w:ascii="Times New Roman" w:eastAsia="Times New Roman" w:hAnsi="Times New Roman" w:cs="Times New Roman"/>
          <w:sz w:val="24"/>
          <w:szCs w:val="24"/>
        </w:rPr>
      </w:pPr>
      <w:ins w:id="325" w:author="Unknown">
        <w:r w:rsidRPr="003527CC">
          <w:rPr>
            <w:rFonts w:ascii="Times New Roman" w:eastAsia="Times New Roman" w:hAnsi="Times New Roman" w:cs="Times New Roman"/>
            <w:sz w:val="24"/>
            <w:szCs w:val="24"/>
          </w:rPr>
          <w:t>200 gr margarine (cairkan)</w:t>
        </w:r>
      </w:ins>
    </w:p>
    <w:p w:rsidR="003527CC" w:rsidRPr="003527CC" w:rsidRDefault="003527CC" w:rsidP="00E9656D">
      <w:pPr>
        <w:numPr>
          <w:ilvl w:val="0"/>
          <w:numId w:val="64"/>
        </w:numPr>
        <w:spacing w:before="100" w:beforeAutospacing="1" w:after="100" w:afterAutospacing="1" w:line="240" w:lineRule="auto"/>
        <w:jc w:val="both"/>
        <w:rPr>
          <w:ins w:id="326" w:author="Unknown"/>
          <w:rFonts w:ascii="Times New Roman" w:eastAsia="Times New Roman" w:hAnsi="Times New Roman" w:cs="Times New Roman"/>
          <w:sz w:val="24"/>
          <w:szCs w:val="24"/>
        </w:rPr>
      </w:pPr>
      <w:ins w:id="327" w:author="Unknown">
        <w:r w:rsidRPr="003527CC">
          <w:rPr>
            <w:rFonts w:ascii="Times New Roman" w:eastAsia="Times New Roman" w:hAnsi="Times New Roman" w:cs="Times New Roman"/>
            <w:sz w:val="24"/>
            <w:szCs w:val="24"/>
          </w:rPr>
          <w:t>1/4 kacang tanah (sangrai)</w:t>
        </w:r>
      </w:ins>
    </w:p>
    <w:p w:rsidR="003527CC" w:rsidRPr="003527CC" w:rsidRDefault="003527CC" w:rsidP="00E9656D">
      <w:pPr>
        <w:numPr>
          <w:ilvl w:val="0"/>
          <w:numId w:val="64"/>
        </w:numPr>
        <w:spacing w:before="100" w:beforeAutospacing="1" w:after="100" w:afterAutospacing="1" w:line="240" w:lineRule="auto"/>
        <w:jc w:val="both"/>
        <w:rPr>
          <w:ins w:id="328" w:author="Unknown"/>
          <w:rFonts w:ascii="Times New Roman" w:eastAsia="Times New Roman" w:hAnsi="Times New Roman" w:cs="Times New Roman"/>
          <w:sz w:val="24"/>
          <w:szCs w:val="24"/>
        </w:rPr>
      </w:pPr>
      <w:ins w:id="329" w:author="Unknown">
        <w:r w:rsidRPr="003527CC">
          <w:rPr>
            <w:rFonts w:ascii="Times New Roman" w:eastAsia="Times New Roman" w:hAnsi="Times New Roman" w:cs="Times New Roman"/>
            <w:sz w:val="24"/>
            <w:szCs w:val="24"/>
          </w:rPr>
          <w:t>150 gr gula (sesuai slera)</w:t>
        </w:r>
      </w:ins>
    </w:p>
    <w:p w:rsidR="003527CC" w:rsidRPr="003527CC" w:rsidRDefault="003527CC" w:rsidP="00E9656D">
      <w:pPr>
        <w:numPr>
          <w:ilvl w:val="0"/>
          <w:numId w:val="64"/>
        </w:numPr>
        <w:spacing w:before="100" w:beforeAutospacing="1" w:after="100" w:afterAutospacing="1" w:line="240" w:lineRule="auto"/>
        <w:jc w:val="both"/>
        <w:rPr>
          <w:ins w:id="330" w:author="Unknown"/>
          <w:rFonts w:ascii="Times New Roman" w:eastAsia="Times New Roman" w:hAnsi="Times New Roman" w:cs="Times New Roman"/>
          <w:sz w:val="24"/>
          <w:szCs w:val="24"/>
        </w:rPr>
      </w:pPr>
      <w:ins w:id="331" w:author="Unknown">
        <w:r w:rsidRPr="003527CC">
          <w:rPr>
            <w:rFonts w:ascii="Times New Roman" w:eastAsia="Times New Roman" w:hAnsi="Times New Roman" w:cs="Times New Roman"/>
            <w:sz w:val="24"/>
            <w:szCs w:val="24"/>
          </w:rPr>
          <w:t>sedikit garam</w:t>
        </w:r>
      </w:ins>
    </w:p>
    <w:p w:rsidR="003527CC" w:rsidRPr="003527CC" w:rsidRDefault="003527CC" w:rsidP="003527CC">
      <w:pPr>
        <w:spacing w:before="100" w:beforeAutospacing="1" w:after="100" w:afterAutospacing="1" w:line="240" w:lineRule="auto"/>
        <w:jc w:val="both"/>
        <w:outlineLvl w:val="2"/>
        <w:rPr>
          <w:ins w:id="332" w:author="Unknown"/>
          <w:rFonts w:ascii="Times New Roman" w:eastAsia="Times New Roman" w:hAnsi="Times New Roman" w:cs="Times New Roman"/>
          <w:b/>
          <w:bCs/>
          <w:sz w:val="27"/>
          <w:szCs w:val="27"/>
        </w:rPr>
      </w:pPr>
      <w:ins w:id="333" w:author="Unknown">
        <w:r w:rsidRPr="003527CC">
          <w:rPr>
            <w:rFonts w:ascii="Times New Roman" w:eastAsia="Times New Roman" w:hAnsi="Times New Roman" w:cs="Times New Roman"/>
            <w:b/>
            <w:bCs/>
            <w:color w:val="0000FF"/>
            <w:sz w:val="27"/>
            <w:szCs w:val="27"/>
          </w:rPr>
          <w:t>Cara Membuat Kacang Telur</w:t>
        </w:r>
      </w:ins>
    </w:p>
    <w:p w:rsidR="003527CC" w:rsidRPr="003527CC" w:rsidRDefault="003527CC" w:rsidP="00E9656D">
      <w:pPr>
        <w:numPr>
          <w:ilvl w:val="0"/>
          <w:numId w:val="65"/>
        </w:numPr>
        <w:spacing w:before="100" w:beforeAutospacing="1" w:after="100" w:afterAutospacing="1" w:line="240" w:lineRule="auto"/>
        <w:jc w:val="both"/>
        <w:rPr>
          <w:ins w:id="334" w:author="Unknown"/>
          <w:rFonts w:ascii="Times New Roman" w:eastAsia="Times New Roman" w:hAnsi="Times New Roman" w:cs="Times New Roman"/>
          <w:sz w:val="24"/>
          <w:szCs w:val="24"/>
        </w:rPr>
      </w:pPr>
      <w:ins w:id="335" w:author="Unknown">
        <w:r w:rsidRPr="003527CC">
          <w:rPr>
            <w:rFonts w:ascii="Times New Roman" w:eastAsia="Times New Roman" w:hAnsi="Times New Roman" w:cs="Times New Roman"/>
            <w:sz w:val="24"/>
            <w:szCs w:val="24"/>
          </w:rPr>
          <w:t>Kocok telur dan gula sampai larut. Tambahkan margarine dan garam, aduk rata.</w:t>
        </w:r>
      </w:ins>
    </w:p>
    <w:p w:rsidR="003527CC" w:rsidRPr="003527CC" w:rsidRDefault="003527CC" w:rsidP="00E9656D">
      <w:pPr>
        <w:numPr>
          <w:ilvl w:val="0"/>
          <w:numId w:val="65"/>
        </w:numPr>
        <w:spacing w:before="100" w:beforeAutospacing="1" w:after="100" w:afterAutospacing="1" w:line="240" w:lineRule="auto"/>
        <w:jc w:val="both"/>
        <w:rPr>
          <w:ins w:id="336" w:author="Unknown"/>
          <w:rFonts w:ascii="Times New Roman" w:eastAsia="Times New Roman" w:hAnsi="Times New Roman" w:cs="Times New Roman"/>
          <w:sz w:val="24"/>
          <w:szCs w:val="24"/>
        </w:rPr>
      </w:pPr>
      <w:ins w:id="337" w:author="Unknown">
        <w:r w:rsidRPr="003527CC">
          <w:rPr>
            <w:rFonts w:ascii="Times New Roman" w:eastAsia="Times New Roman" w:hAnsi="Times New Roman" w:cs="Times New Roman"/>
            <w:sz w:val="24"/>
            <w:szCs w:val="24"/>
          </w:rPr>
          <w:t>Lalu tuangkan ke terigu sedikit demi sedikit sambil di aduk sampai kalis.</w:t>
        </w:r>
      </w:ins>
    </w:p>
    <w:p w:rsidR="003527CC" w:rsidRPr="003527CC" w:rsidRDefault="003527CC" w:rsidP="00E9656D">
      <w:pPr>
        <w:numPr>
          <w:ilvl w:val="0"/>
          <w:numId w:val="65"/>
        </w:numPr>
        <w:spacing w:before="100" w:beforeAutospacing="1" w:after="100" w:afterAutospacing="1" w:line="240" w:lineRule="auto"/>
        <w:jc w:val="both"/>
        <w:rPr>
          <w:ins w:id="338" w:author="Unknown"/>
          <w:rFonts w:ascii="Times New Roman" w:eastAsia="Times New Roman" w:hAnsi="Times New Roman" w:cs="Times New Roman"/>
          <w:sz w:val="24"/>
          <w:szCs w:val="24"/>
        </w:rPr>
      </w:pPr>
      <w:ins w:id="339" w:author="Unknown">
        <w:r w:rsidRPr="003527CC">
          <w:rPr>
            <w:rFonts w:ascii="Times New Roman" w:eastAsia="Times New Roman" w:hAnsi="Times New Roman" w:cs="Times New Roman"/>
            <w:sz w:val="24"/>
            <w:szCs w:val="24"/>
          </w:rPr>
          <w:t>Kemudian bulat-bulat ke kacang yang sudah di sangrai. Goreng dech.</w:t>
        </w:r>
      </w:ins>
    </w:p>
    <w:p w:rsidR="003527CC" w:rsidRPr="003527CC" w:rsidRDefault="003A1107" w:rsidP="00E9656D">
      <w:pPr>
        <w:numPr>
          <w:ilvl w:val="0"/>
          <w:numId w:val="66"/>
        </w:numPr>
        <w:spacing w:before="100" w:beforeAutospacing="1" w:after="100" w:afterAutospacing="1" w:line="240" w:lineRule="auto"/>
        <w:rPr>
          <w:rFonts w:ascii="Times New Roman" w:eastAsia="Times New Roman" w:hAnsi="Times New Roman" w:cs="Times New Roman"/>
          <w:sz w:val="24"/>
          <w:szCs w:val="24"/>
        </w:rPr>
      </w:pPr>
      <w:hyperlink r:id="rId168" w:history="1">
        <w:r w:rsidR="003527CC" w:rsidRPr="003527CC">
          <w:rPr>
            <w:rFonts w:ascii="Times New Roman" w:eastAsia="Times New Roman" w:hAnsi="Times New Roman" w:cs="Times New Roman"/>
            <w:color w:val="FFFFFF"/>
            <w:sz w:val="24"/>
            <w:szCs w:val="24"/>
            <w:u w:val="single"/>
            <w:shd w:val="clear" w:color="auto" w:fill="FF0000"/>
          </w:rPr>
          <w:t>Buat Resep</w:t>
        </w:r>
      </w:hyperlink>
    </w:p>
    <w:p w:rsidR="003527CC" w:rsidRPr="003527CC" w:rsidRDefault="003A1107" w:rsidP="00E9656D">
      <w:pPr>
        <w:numPr>
          <w:ilvl w:val="0"/>
          <w:numId w:val="66"/>
        </w:numPr>
        <w:spacing w:before="100" w:beforeAutospacing="1" w:after="100" w:afterAutospacing="1" w:line="240" w:lineRule="auto"/>
        <w:rPr>
          <w:rFonts w:ascii="Times New Roman" w:eastAsia="Times New Roman" w:hAnsi="Times New Roman" w:cs="Times New Roman"/>
          <w:sz w:val="24"/>
          <w:szCs w:val="24"/>
        </w:rPr>
      </w:pPr>
      <w:hyperlink r:id="rId169" w:history="1">
        <w:r w:rsidR="003527CC" w:rsidRPr="003527CC">
          <w:rPr>
            <w:rFonts w:ascii="Times New Roman" w:eastAsia="Times New Roman" w:hAnsi="Times New Roman" w:cs="Times New Roman"/>
            <w:color w:val="0000FF"/>
            <w:sz w:val="24"/>
            <w:szCs w:val="24"/>
            <w:u w:val="single"/>
          </w:rPr>
          <w:t>Aneka Kue</w:t>
        </w:r>
      </w:hyperlink>
    </w:p>
    <w:p w:rsidR="003527CC" w:rsidRPr="003527CC" w:rsidRDefault="003A1107" w:rsidP="00E9656D">
      <w:pPr>
        <w:numPr>
          <w:ilvl w:val="0"/>
          <w:numId w:val="66"/>
        </w:numPr>
        <w:spacing w:before="100" w:beforeAutospacing="1" w:after="100" w:afterAutospacing="1" w:line="240" w:lineRule="auto"/>
        <w:rPr>
          <w:rFonts w:ascii="Times New Roman" w:eastAsia="Times New Roman" w:hAnsi="Times New Roman" w:cs="Times New Roman"/>
          <w:sz w:val="24"/>
          <w:szCs w:val="24"/>
        </w:rPr>
      </w:pPr>
      <w:hyperlink r:id="rId170" w:history="1">
        <w:r w:rsidR="003527CC" w:rsidRPr="003527CC">
          <w:rPr>
            <w:rFonts w:ascii="Times New Roman" w:eastAsia="Times New Roman" w:hAnsi="Times New Roman" w:cs="Times New Roman"/>
            <w:color w:val="0000FF"/>
            <w:sz w:val="24"/>
            <w:szCs w:val="24"/>
            <w:u w:val="single"/>
          </w:rPr>
          <w:t>Bolu</w:t>
        </w:r>
      </w:hyperlink>
    </w:p>
    <w:p w:rsidR="003527CC" w:rsidRPr="003527CC" w:rsidRDefault="003A1107" w:rsidP="00E9656D">
      <w:pPr>
        <w:numPr>
          <w:ilvl w:val="0"/>
          <w:numId w:val="66"/>
        </w:numPr>
        <w:spacing w:before="100" w:beforeAutospacing="1" w:after="100" w:afterAutospacing="1" w:line="240" w:lineRule="auto"/>
        <w:rPr>
          <w:rFonts w:ascii="Times New Roman" w:eastAsia="Times New Roman" w:hAnsi="Times New Roman" w:cs="Times New Roman"/>
          <w:sz w:val="24"/>
          <w:szCs w:val="24"/>
        </w:rPr>
      </w:pPr>
      <w:hyperlink r:id="rId171" w:history="1">
        <w:r w:rsidR="003527CC" w:rsidRPr="003527CC">
          <w:rPr>
            <w:rFonts w:ascii="Times New Roman" w:eastAsia="Times New Roman" w:hAnsi="Times New Roman" w:cs="Times New Roman"/>
            <w:color w:val="0000FF"/>
            <w:sz w:val="24"/>
            <w:szCs w:val="24"/>
            <w:u w:val="single"/>
          </w:rPr>
          <w:t>Camilan</w:t>
        </w:r>
      </w:hyperlink>
    </w:p>
    <w:p w:rsidR="003527CC" w:rsidRPr="003527CC" w:rsidRDefault="003A1107" w:rsidP="00E9656D">
      <w:pPr>
        <w:numPr>
          <w:ilvl w:val="0"/>
          <w:numId w:val="66"/>
        </w:numPr>
        <w:spacing w:before="100" w:beforeAutospacing="1" w:after="100" w:afterAutospacing="1" w:line="240" w:lineRule="auto"/>
        <w:rPr>
          <w:rFonts w:ascii="Times New Roman" w:eastAsia="Times New Roman" w:hAnsi="Times New Roman" w:cs="Times New Roman"/>
          <w:sz w:val="24"/>
          <w:szCs w:val="24"/>
        </w:rPr>
      </w:pPr>
      <w:hyperlink r:id="rId172" w:history="1">
        <w:r w:rsidR="003527CC" w:rsidRPr="003527CC">
          <w:rPr>
            <w:rFonts w:ascii="Times New Roman" w:eastAsia="Times New Roman" w:hAnsi="Times New Roman" w:cs="Times New Roman"/>
            <w:color w:val="0000FF"/>
            <w:sz w:val="24"/>
            <w:szCs w:val="24"/>
            <w:u w:val="single"/>
          </w:rPr>
          <w:t>Es Krim</w:t>
        </w:r>
      </w:hyperlink>
    </w:p>
    <w:p w:rsidR="003527CC" w:rsidRPr="003527CC" w:rsidRDefault="003A1107" w:rsidP="00E9656D">
      <w:pPr>
        <w:numPr>
          <w:ilvl w:val="0"/>
          <w:numId w:val="66"/>
        </w:numPr>
        <w:spacing w:before="100" w:beforeAutospacing="1" w:after="100" w:afterAutospacing="1" w:line="240" w:lineRule="auto"/>
        <w:rPr>
          <w:rFonts w:ascii="Times New Roman" w:eastAsia="Times New Roman" w:hAnsi="Times New Roman" w:cs="Times New Roman"/>
          <w:sz w:val="24"/>
          <w:szCs w:val="24"/>
        </w:rPr>
      </w:pPr>
      <w:hyperlink r:id="rId173" w:history="1">
        <w:r w:rsidR="003527CC" w:rsidRPr="003527CC">
          <w:rPr>
            <w:rFonts w:ascii="Times New Roman" w:eastAsia="Times New Roman" w:hAnsi="Times New Roman" w:cs="Times New Roman"/>
            <w:color w:val="0000FF"/>
            <w:sz w:val="24"/>
            <w:szCs w:val="24"/>
            <w:u w:val="single"/>
          </w:rPr>
          <w:t>Puding</w:t>
        </w:r>
      </w:hyperlink>
    </w:p>
    <w:p w:rsidR="003527CC" w:rsidRPr="003527CC" w:rsidRDefault="003A1107" w:rsidP="00E9656D">
      <w:pPr>
        <w:numPr>
          <w:ilvl w:val="0"/>
          <w:numId w:val="66"/>
        </w:numPr>
        <w:spacing w:before="100" w:beforeAutospacing="1" w:after="100" w:afterAutospacing="1" w:line="240" w:lineRule="auto"/>
        <w:rPr>
          <w:rFonts w:ascii="Times New Roman" w:eastAsia="Times New Roman" w:hAnsi="Times New Roman" w:cs="Times New Roman"/>
          <w:sz w:val="24"/>
          <w:szCs w:val="24"/>
        </w:rPr>
      </w:pPr>
      <w:hyperlink r:id="rId174" w:history="1">
        <w:r w:rsidR="003527CC" w:rsidRPr="003527CC">
          <w:rPr>
            <w:rFonts w:ascii="Times New Roman" w:eastAsia="Times New Roman" w:hAnsi="Times New Roman" w:cs="Times New Roman"/>
            <w:color w:val="0000FF"/>
            <w:sz w:val="24"/>
            <w:szCs w:val="24"/>
            <w:u w:val="single"/>
          </w:rPr>
          <w:t>More Label..</w:t>
        </w:r>
      </w:hyperlink>
      <w:r w:rsidR="003527CC" w:rsidRPr="003527CC">
        <w:rPr>
          <w:rFonts w:ascii="Times New Roman" w:eastAsia="Times New Roman" w:hAnsi="Times New Roman" w:cs="Times New Roman"/>
          <w:sz w:val="24"/>
          <w:szCs w:val="24"/>
        </w:rPr>
        <w:t xml:space="preserve"> </w:t>
      </w:r>
    </w:p>
    <w:p w:rsidR="003527CC" w:rsidRPr="003527CC" w:rsidRDefault="003A1107" w:rsidP="00E9656D">
      <w:pPr>
        <w:numPr>
          <w:ilvl w:val="1"/>
          <w:numId w:val="66"/>
        </w:numPr>
        <w:spacing w:before="100" w:beforeAutospacing="1" w:after="100" w:afterAutospacing="1" w:line="240" w:lineRule="auto"/>
        <w:rPr>
          <w:rFonts w:ascii="Times New Roman" w:eastAsia="Times New Roman" w:hAnsi="Times New Roman" w:cs="Times New Roman"/>
          <w:sz w:val="24"/>
          <w:szCs w:val="24"/>
        </w:rPr>
      </w:pPr>
      <w:hyperlink r:id="rId175" w:history="1">
        <w:r w:rsidR="003527CC" w:rsidRPr="003527CC">
          <w:rPr>
            <w:rFonts w:ascii="Times New Roman" w:eastAsia="Times New Roman" w:hAnsi="Times New Roman" w:cs="Times New Roman"/>
            <w:color w:val="0000FF"/>
            <w:sz w:val="24"/>
            <w:szCs w:val="24"/>
            <w:u w:val="single"/>
          </w:rPr>
          <w:t>Sub Label</w:t>
        </w:r>
      </w:hyperlink>
    </w:p>
    <w:p w:rsidR="003527CC" w:rsidRPr="003527CC" w:rsidRDefault="003A1107" w:rsidP="00E9656D">
      <w:pPr>
        <w:numPr>
          <w:ilvl w:val="1"/>
          <w:numId w:val="66"/>
        </w:numPr>
        <w:spacing w:before="100" w:beforeAutospacing="1" w:after="100" w:afterAutospacing="1" w:line="240" w:lineRule="auto"/>
        <w:rPr>
          <w:rFonts w:ascii="Times New Roman" w:eastAsia="Times New Roman" w:hAnsi="Times New Roman" w:cs="Times New Roman"/>
          <w:sz w:val="24"/>
          <w:szCs w:val="24"/>
        </w:rPr>
      </w:pPr>
      <w:hyperlink r:id="rId176" w:history="1">
        <w:r w:rsidR="003527CC" w:rsidRPr="003527CC">
          <w:rPr>
            <w:rFonts w:ascii="Times New Roman" w:eastAsia="Times New Roman" w:hAnsi="Times New Roman" w:cs="Times New Roman"/>
            <w:color w:val="0000FF"/>
            <w:sz w:val="24"/>
            <w:szCs w:val="24"/>
            <w:u w:val="single"/>
          </w:rPr>
          <w:t>Sub Label</w:t>
        </w:r>
      </w:hyperlink>
    </w:p>
    <w:p w:rsidR="003527CC" w:rsidRPr="003527CC" w:rsidRDefault="003A1107" w:rsidP="003527CC">
      <w:pPr>
        <w:spacing w:after="0" w:line="240" w:lineRule="auto"/>
        <w:rPr>
          <w:rFonts w:ascii="Times New Roman" w:eastAsia="Times New Roman" w:hAnsi="Times New Roman" w:cs="Times New Roman"/>
          <w:sz w:val="24"/>
          <w:szCs w:val="24"/>
        </w:rPr>
      </w:pPr>
      <w:hyperlink r:id="rId177" w:history="1">
        <w:r w:rsidR="003527CC" w:rsidRPr="003527CC">
          <w:rPr>
            <w:rFonts w:ascii="Times New Roman" w:eastAsia="Times New Roman" w:hAnsi="Times New Roman" w:cs="Times New Roman"/>
            <w:color w:val="0000FF"/>
            <w:sz w:val="24"/>
            <w:szCs w:val="24"/>
            <w:u w:val="single"/>
          </w:rPr>
          <w:t>Home</w:t>
        </w:r>
      </w:hyperlink>
      <w:r w:rsidR="003527CC" w:rsidRPr="003527CC">
        <w:rPr>
          <w:rFonts w:ascii="Times New Roman" w:eastAsia="Times New Roman" w:hAnsi="Times New Roman" w:cs="Times New Roman"/>
          <w:sz w:val="24"/>
          <w:szCs w:val="24"/>
        </w:rPr>
        <w:t xml:space="preserve"> » </w:t>
      </w:r>
      <w:hyperlink r:id="rId178" w:history="1">
        <w:r w:rsidR="003527CC" w:rsidRPr="003527CC">
          <w:rPr>
            <w:rFonts w:ascii="Times New Roman" w:eastAsia="Times New Roman" w:hAnsi="Times New Roman" w:cs="Times New Roman"/>
            <w:color w:val="0000FF"/>
            <w:sz w:val="24"/>
            <w:szCs w:val="24"/>
            <w:u w:val="single"/>
          </w:rPr>
          <w:t>Resep Camilan</w:t>
        </w:r>
      </w:hyperlink>
      <w:r w:rsidR="003527CC" w:rsidRPr="003527CC">
        <w:rPr>
          <w:rFonts w:ascii="Times New Roman" w:eastAsia="Times New Roman" w:hAnsi="Times New Roman" w:cs="Times New Roman"/>
          <w:sz w:val="24"/>
          <w:szCs w:val="24"/>
        </w:rPr>
        <w:t xml:space="preserve"> » Cara Membuat Kulit Lumpia Kriuk Gurih </w:t>
      </w:r>
    </w:p>
    <w:p w:rsidR="003527CC" w:rsidRPr="003527CC" w:rsidRDefault="003527CC" w:rsidP="003527CC">
      <w:pPr>
        <w:spacing w:after="0" w:line="240" w:lineRule="auto"/>
        <w:rPr>
          <w:rFonts w:ascii="Times New Roman" w:eastAsia="Times New Roman" w:hAnsi="Times New Roman" w:cs="Times New Roman"/>
          <w:sz w:val="24"/>
          <w:szCs w:val="24"/>
        </w:rPr>
      </w:pPr>
      <w:r w:rsidRPr="003527CC">
        <w:rPr>
          <w:rFonts w:ascii="Times New Roman" w:eastAsia="Times New Roman" w:hAnsi="Times New Roman" w:cs="Times New Roman"/>
          <w:b/>
          <w:bCs/>
          <w:sz w:val="24"/>
          <w:szCs w:val="24"/>
        </w:rPr>
        <w:t>Sabtu, 21 Februari 2015</w:t>
      </w:r>
      <w:r w:rsidRPr="003527CC">
        <w:rPr>
          <w:rFonts w:ascii="Times New Roman" w:eastAsia="Times New Roman" w:hAnsi="Times New Roman" w:cs="Times New Roman"/>
          <w:sz w:val="24"/>
          <w:szCs w:val="24"/>
        </w:rPr>
        <w:t xml:space="preserve"> </w:t>
      </w:r>
    </w:p>
    <w:p w:rsidR="003527CC" w:rsidRPr="003527CC" w:rsidRDefault="003527CC" w:rsidP="003527CC">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340" w:name="6858970857232262469"/>
      <w:bookmarkEnd w:id="340"/>
      <w:r w:rsidRPr="003527CC">
        <w:rPr>
          <w:rFonts w:ascii="Times New Roman" w:eastAsia="Times New Roman" w:hAnsi="Times New Roman" w:cs="Times New Roman"/>
          <w:b/>
          <w:bCs/>
          <w:kern w:val="36"/>
          <w:sz w:val="48"/>
          <w:szCs w:val="48"/>
        </w:rPr>
        <w:t xml:space="preserve">Cara Membuat Kulit Lumpia Kriuk Gurih </w:t>
      </w:r>
    </w:p>
    <w:p w:rsidR="003527CC" w:rsidRPr="003527CC" w:rsidRDefault="003527CC" w:rsidP="003527CC">
      <w:pPr>
        <w:spacing w:after="0" w:line="240" w:lineRule="auto"/>
        <w:rPr>
          <w:ins w:id="341" w:author="Unknown"/>
          <w:rFonts w:ascii="Times New Roman" w:eastAsia="Times New Roman" w:hAnsi="Times New Roman" w:cs="Times New Roman"/>
          <w:sz w:val="24"/>
          <w:szCs w:val="24"/>
        </w:rPr>
      </w:pPr>
      <w:ins w:id="342" w:author="Unknown">
        <w:r w:rsidRPr="003527CC">
          <w:rPr>
            <w:rFonts w:ascii="Times New Roman" w:eastAsia="Times New Roman" w:hAnsi="Times New Roman" w:cs="Times New Roman"/>
            <w:sz w:val="24"/>
            <w:szCs w:val="24"/>
          </w:rPr>
          <w:t xml:space="preserve">Kulit lumpia kriuk-kriuk, bangun tidur langsung eksperimen sendiri dan berhasil, terjawab sudah rasa penasaran saya dari resep bunda tutty frutty hehe. </w:t>
        </w:r>
        <w:proofErr w:type="gramStart"/>
        <w:r w:rsidRPr="003527CC">
          <w:rPr>
            <w:rFonts w:ascii="Times New Roman" w:eastAsia="Times New Roman" w:hAnsi="Times New Roman" w:cs="Times New Roman"/>
            <w:sz w:val="24"/>
            <w:szCs w:val="24"/>
          </w:rPr>
          <w:t xml:space="preserve">Bagi yang membuat ingin membuat martabak dengan berbagai aneka isian silahkan buka </w:t>
        </w:r>
        <w:r w:rsidRPr="003527CC">
          <w:rPr>
            <w:rFonts w:ascii="Times New Roman" w:eastAsia="Times New Roman" w:hAnsi="Times New Roman" w:cs="Times New Roman"/>
            <w:b/>
            <w:bCs/>
            <w:sz w:val="24"/>
            <w:szCs w:val="24"/>
          </w:rPr>
          <w:fldChar w:fldCharType="begin"/>
        </w:r>
        <w:r w:rsidRPr="003527CC">
          <w:rPr>
            <w:rFonts w:ascii="Times New Roman" w:eastAsia="Times New Roman" w:hAnsi="Times New Roman" w:cs="Times New Roman"/>
            <w:b/>
            <w:bCs/>
            <w:sz w:val="24"/>
            <w:szCs w:val="24"/>
          </w:rPr>
          <w:instrText xml:space="preserve"> HYPERLINK "http://buatresep.blogspot.com/2015/01/resep-cara-membuat-martabak-instan.html" </w:instrText>
        </w:r>
        <w:r w:rsidRPr="003527CC">
          <w:rPr>
            <w:rFonts w:ascii="Times New Roman" w:eastAsia="Times New Roman" w:hAnsi="Times New Roman" w:cs="Times New Roman"/>
            <w:b/>
            <w:bCs/>
            <w:sz w:val="24"/>
            <w:szCs w:val="24"/>
          </w:rPr>
          <w:fldChar w:fldCharType="separate"/>
        </w:r>
        <w:r w:rsidRPr="003527CC">
          <w:rPr>
            <w:rFonts w:ascii="Times New Roman" w:eastAsia="Times New Roman" w:hAnsi="Times New Roman" w:cs="Times New Roman"/>
            <w:b/>
            <w:bCs/>
            <w:color w:val="0000FF"/>
            <w:sz w:val="24"/>
            <w:szCs w:val="24"/>
            <w:u w:val="single"/>
          </w:rPr>
          <w:t>Cara Membuat Martabak Telor dari Kulit Lumpia</w:t>
        </w:r>
        <w:r w:rsidRPr="003527CC">
          <w:rPr>
            <w:rFonts w:ascii="Times New Roman" w:eastAsia="Times New Roman" w:hAnsi="Times New Roman" w:cs="Times New Roman"/>
            <w:b/>
            <w:bCs/>
            <w:sz w:val="24"/>
            <w:szCs w:val="24"/>
          </w:rPr>
          <w:fldChar w:fldCharType="end"/>
        </w:r>
        <w:r w:rsidRPr="003527CC">
          <w:rPr>
            <w:rFonts w:ascii="Times New Roman" w:eastAsia="Times New Roman" w:hAnsi="Times New Roman" w:cs="Times New Roman"/>
            <w:sz w:val="24"/>
            <w:szCs w:val="24"/>
          </w:rPr>
          <w:t>.</w:t>
        </w:r>
        <w:proofErr w:type="gramEnd"/>
      </w:ins>
    </w:p>
    <w:p w:rsidR="003527CC" w:rsidRPr="003527CC" w:rsidRDefault="003527CC" w:rsidP="003527CC">
      <w:pPr>
        <w:spacing w:after="0" w:line="240" w:lineRule="auto"/>
        <w:jc w:val="both"/>
        <w:rPr>
          <w:ins w:id="343" w:author="Unknown"/>
          <w:rFonts w:ascii="Times New Roman" w:eastAsia="Times New Roman" w:hAnsi="Times New Roman" w:cs="Times New Roman"/>
          <w:sz w:val="24"/>
          <w:szCs w:val="24"/>
        </w:rPr>
      </w:pPr>
    </w:p>
    <w:p w:rsidR="003527CC" w:rsidRPr="003527CC" w:rsidRDefault="003527CC" w:rsidP="003527CC">
      <w:pPr>
        <w:spacing w:after="0" w:line="240" w:lineRule="auto"/>
        <w:jc w:val="center"/>
        <w:rPr>
          <w:ins w:id="344"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107B2119" wp14:editId="5EB18908">
            <wp:extent cx="3048000" cy="2143125"/>
            <wp:effectExtent l="0" t="0" r="0" b="9525"/>
            <wp:docPr id="38" name="Picture 38" descr="Cara Membuat Kulit Lumpia Kriuk Gurih">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Cara Membuat Kulit Lumpia Kriuk Gurih">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noFill/>
                    </a:ln>
                  </pic:spPr>
                </pic:pic>
              </a:graphicData>
            </a:graphic>
          </wp:inline>
        </w:drawing>
      </w:r>
    </w:p>
    <w:p w:rsidR="003527CC" w:rsidRPr="003527CC" w:rsidRDefault="003527CC" w:rsidP="003527CC">
      <w:pPr>
        <w:spacing w:before="100" w:beforeAutospacing="1" w:after="100" w:afterAutospacing="1" w:line="240" w:lineRule="auto"/>
        <w:jc w:val="both"/>
        <w:outlineLvl w:val="1"/>
        <w:rPr>
          <w:ins w:id="345" w:author="Unknown"/>
          <w:rFonts w:ascii="Times New Roman" w:eastAsia="Times New Roman" w:hAnsi="Times New Roman" w:cs="Times New Roman"/>
          <w:b/>
          <w:bCs/>
          <w:sz w:val="36"/>
          <w:szCs w:val="36"/>
        </w:rPr>
      </w:pPr>
      <w:ins w:id="346" w:author="Unknown">
        <w:r w:rsidRPr="003527CC">
          <w:rPr>
            <w:rFonts w:ascii="Times New Roman" w:eastAsia="Times New Roman" w:hAnsi="Times New Roman" w:cs="Times New Roman"/>
            <w:b/>
            <w:bCs/>
            <w:color w:val="0000FF"/>
            <w:sz w:val="36"/>
            <w:szCs w:val="36"/>
          </w:rPr>
          <w:t>Resep Kulit Lumpia</w:t>
        </w:r>
      </w:ins>
    </w:p>
    <w:p w:rsidR="003527CC" w:rsidRPr="003527CC" w:rsidRDefault="003527CC" w:rsidP="003527CC">
      <w:pPr>
        <w:spacing w:after="0" w:line="240" w:lineRule="auto"/>
        <w:jc w:val="both"/>
        <w:rPr>
          <w:ins w:id="347" w:author="Unknown"/>
          <w:rFonts w:ascii="Times New Roman" w:eastAsia="Times New Roman" w:hAnsi="Times New Roman" w:cs="Times New Roman"/>
          <w:sz w:val="24"/>
          <w:szCs w:val="24"/>
        </w:rPr>
      </w:pPr>
      <w:ins w:id="348" w:author="Unknown">
        <w:r w:rsidRPr="003527CC">
          <w:rPr>
            <w:rFonts w:ascii="Times New Roman" w:eastAsia="Times New Roman" w:hAnsi="Times New Roman" w:cs="Times New Roman"/>
            <w:sz w:val="24"/>
            <w:szCs w:val="24"/>
          </w:rPr>
          <w:t>Bahan:</w:t>
        </w:r>
      </w:ins>
    </w:p>
    <w:p w:rsidR="003527CC" w:rsidRPr="003527CC" w:rsidRDefault="003527CC" w:rsidP="00E9656D">
      <w:pPr>
        <w:numPr>
          <w:ilvl w:val="0"/>
          <w:numId w:val="67"/>
        </w:numPr>
        <w:spacing w:before="100" w:beforeAutospacing="1" w:after="100" w:afterAutospacing="1" w:line="240" w:lineRule="auto"/>
        <w:jc w:val="both"/>
        <w:rPr>
          <w:ins w:id="349" w:author="Unknown"/>
          <w:rFonts w:ascii="Times New Roman" w:eastAsia="Times New Roman" w:hAnsi="Times New Roman" w:cs="Times New Roman"/>
          <w:sz w:val="24"/>
          <w:szCs w:val="24"/>
        </w:rPr>
      </w:pPr>
      <w:ins w:id="350" w:author="Unknown">
        <w:r w:rsidRPr="003527CC">
          <w:rPr>
            <w:rFonts w:ascii="Times New Roman" w:eastAsia="Times New Roman" w:hAnsi="Times New Roman" w:cs="Times New Roman"/>
            <w:sz w:val="24"/>
            <w:szCs w:val="24"/>
          </w:rPr>
          <w:t>Putih Telur 1 butir di kocok</w:t>
        </w:r>
      </w:ins>
    </w:p>
    <w:p w:rsidR="003527CC" w:rsidRPr="003527CC" w:rsidRDefault="003527CC" w:rsidP="00E9656D">
      <w:pPr>
        <w:numPr>
          <w:ilvl w:val="0"/>
          <w:numId w:val="67"/>
        </w:numPr>
        <w:spacing w:before="100" w:beforeAutospacing="1" w:after="100" w:afterAutospacing="1" w:line="240" w:lineRule="auto"/>
        <w:jc w:val="both"/>
        <w:rPr>
          <w:ins w:id="351" w:author="Unknown"/>
          <w:rFonts w:ascii="Times New Roman" w:eastAsia="Times New Roman" w:hAnsi="Times New Roman" w:cs="Times New Roman"/>
          <w:sz w:val="24"/>
          <w:szCs w:val="24"/>
        </w:rPr>
      </w:pPr>
      <w:ins w:id="352" w:author="Unknown">
        <w:r w:rsidRPr="003527CC">
          <w:rPr>
            <w:rFonts w:ascii="Times New Roman" w:eastAsia="Times New Roman" w:hAnsi="Times New Roman" w:cs="Times New Roman"/>
            <w:sz w:val="24"/>
            <w:szCs w:val="24"/>
          </w:rPr>
          <w:t>Tepung Beras 4 sdm munjung</w:t>
        </w:r>
      </w:ins>
    </w:p>
    <w:p w:rsidR="003527CC" w:rsidRPr="003527CC" w:rsidRDefault="003527CC" w:rsidP="00E9656D">
      <w:pPr>
        <w:numPr>
          <w:ilvl w:val="0"/>
          <w:numId w:val="67"/>
        </w:numPr>
        <w:spacing w:before="100" w:beforeAutospacing="1" w:after="100" w:afterAutospacing="1" w:line="240" w:lineRule="auto"/>
        <w:jc w:val="both"/>
        <w:rPr>
          <w:ins w:id="353" w:author="Unknown"/>
          <w:rFonts w:ascii="Times New Roman" w:eastAsia="Times New Roman" w:hAnsi="Times New Roman" w:cs="Times New Roman"/>
          <w:sz w:val="24"/>
          <w:szCs w:val="24"/>
        </w:rPr>
      </w:pPr>
      <w:ins w:id="354" w:author="Unknown">
        <w:r w:rsidRPr="003527CC">
          <w:rPr>
            <w:rFonts w:ascii="Times New Roman" w:eastAsia="Times New Roman" w:hAnsi="Times New Roman" w:cs="Times New Roman"/>
            <w:sz w:val="24"/>
            <w:szCs w:val="24"/>
          </w:rPr>
          <w:t xml:space="preserve">Terigu 6 sdm munjung </w:t>
        </w:r>
      </w:ins>
    </w:p>
    <w:p w:rsidR="003527CC" w:rsidRPr="003527CC" w:rsidRDefault="003527CC" w:rsidP="00E9656D">
      <w:pPr>
        <w:numPr>
          <w:ilvl w:val="0"/>
          <w:numId w:val="67"/>
        </w:numPr>
        <w:spacing w:before="100" w:beforeAutospacing="1" w:after="100" w:afterAutospacing="1" w:line="240" w:lineRule="auto"/>
        <w:jc w:val="both"/>
        <w:rPr>
          <w:ins w:id="355" w:author="Unknown"/>
          <w:rFonts w:ascii="Times New Roman" w:eastAsia="Times New Roman" w:hAnsi="Times New Roman" w:cs="Times New Roman"/>
          <w:sz w:val="24"/>
          <w:szCs w:val="24"/>
        </w:rPr>
      </w:pPr>
      <w:ins w:id="356" w:author="Unknown">
        <w:r w:rsidRPr="003527CC">
          <w:rPr>
            <w:rFonts w:ascii="Times New Roman" w:eastAsia="Times New Roman" w:hAnsi="Times New Roman" w:cs="Times New Roman"/>
            <w:sz w:val="24"/>
            <w:szCs w:val="24"/>
          </w:rPr>
          <w:t>Garam 1/4 sdt</w:t>
        </w:r>
      </w:ins>
    </w:p>
    <w:p w:rsidR="003527CC" w:rsidRPr="003527CC" w:rsidRDefault="003527CC" w:rsidP="00E9656D">
      <w:pPr>
        <w:numPr>
          <w:ilvl w:val="0"/>
          <w:numId w:val="67"/>
        </w:numPr>
        <w:spacing w:before="100" w:beforeAutospacing="1" w:after="100" w:afterAutospacing="1" w:line="240" w:lineRule="auto"/>
        <w:jc w:val="both"/>
        <w:rPr>
          <w:ins w:id="357" w:author="Unknown"/>
          <w:rFonts w:ascii="Times New Roman" w:eastAsia="Times New Roman" w:hAnsi="Times New Roman" w:cs="Times New Roman"/>
          <w:sz w:val="24"/>
          <w:szCs w:val="24"/>
        </w:rPr>
      </w:pPr>
      <w:ins w:id="358" w:author="Unknown">
        <w:r w:rsidRPr="003527CC">
          <w:rPr>
            <w:rFonts w:ascii="Times New Roman" w:eastAsia="Times New Roman" w:hAnsi="Times New Roman" w:cs="Times New Roman"/>
            <w:sz w:val="24"/>
            <w:szCs w:val="24"/>
          </w:rPr>
          <w:t>Air 1 Gelas Belimbing</w:t>
        </w:r>
      </w:ins>
    </w:p>
    <w:p w:rsidR="003527CC" w:rsidRPr="003527CC" w:rsidRDefault="003527CC" w:rsidP="003527CC">
      <w:pPr>
        <w:spacing w:after="0" w:line="240" w:lineRule="auto"/>
        <w:rPr>
          <w:ins w:id="359" w:author="Unknown"/>
          <w:rFonts w:ascii="Times New Roman" w:eastAsia="Times New Roman" w:hAnsi="Times New Roman" w:cs="Times New Roman"/>
          <w:sz w:val="24"/>
          <w:szCs w:val="24"/>
        </w:rPr>
      </w:pPr>
    </w:p>
    <w:p w:rsidR="003527CC" w:rsidRPr="003527CC" w:rsidRDefault="003527CC" w:rsidP="003527CC">
      <w:pPr>
        <w:spacing w:before="100" w:beforeAutospacing="1" w:after="100" w:afterAutospacing="1" w:line="240" w:lineRule="auto"/>
        <w:jc w:val="both"/>
        <w:outlineLvl w:val="2"/>
        <w:rPr>
          <w:ins w:id="360" w:author="Unknown"/>
          <w:rFonts w:ascii="Times New Roman" w:eastAsia="Times New Roman" w:hAnsi="Times New Roman" w:cs="Times New Roman"/>
          <w:b/>
          <w:bCs/>
          <w:sz w:val="27"/>
          <w:szCs w:val="27"/>
        </w:rPr>
      </w:pPr>
      <w:ins w:id="361" w:author="Unknown">
        <w:r w:rsidRPr="003527CC">
          <w:rPr>
            <w:rFonts w:ascii="Times New Roman" w:eastAsia="Times New Roman" w:hAnsi="Times New Roman" w:cs="Times New Roman"/>
            <w:b/>
            <w:bCs/>
            <w:color w:val="0000FF"/>
            <w:sz w:val="27"/>
            <w:szCs w:val="27"/>
          </w:rPr>
          <w:t>Cara Membuat Kulit Lumpia</w:t>
        </w:r>
      </w:ins>
    </w:p>
    <w:p w:rsidR="003527CC" w:rsidRPr="003527CC" w:rsidRDefault="003527CC" w:rsidP="00E9656D">
      <w:pPr>
        <w:numPr>
          <w:ilvl w:val="0"/>
          <w:numId w:val="68"/>
        </w:numPr>
        <w:spacing w:before="100" w:beforeAutospacing="1" w:after="100" w:afterAutospacing="1" w:line="240" w:lineRule="auto"/>
        <w:jc w:val="both"/>
        <w:rPr>
          <w:ins w:id="362" w:author="Unknown"/>
          <w:rFonts w:ascii="Times New Roman" w:eastAsia="Times New Roman" w:hAnsi="Times New Roman" w:cs="Times New Roman"/>
          <w:sz w:val="24"/>
          <w:szCs w:val="24"/>
        </w:rPr>
      </w:pPr>
      <w:ins w:id="363" w:author="Unknown">
        <w:r w:rsidRPr="003527CC">
          <w:rPr>
            <w:rFonts w:ascii="Times New Roman" w:eastAsia="Times New Roman" w:hAnsi="Times New Roman" w:cs="Times New Roman"/>
            <w:sz w:val="24"/>
            <w:szCs w:val="24"/>
          </w:rPr>
          <w:t>Campur dan aduk semua bahan hingga rata dan tidak bergerindil.</w:t>
        </w:r>
      </w:ins>
    </w:p>
    <w:p w:rsidR="003527CC" w:rsidRPr="003527CC" w:rsidRDefault="003527CC" w:rsidP="00E9656D">
      <w:pPr>
        <w:numPr>
          <w:ilvl w:val="0"/>
          <w:numId w:val="68"/>
        </w:numPr>
        <w:spacing w:before="100" w:beforeAutospacing="1" w:after="100" w:afterAutospacing="1" w:line="240" w:lineRule="auto"/>
        <w:jc w:val="both"/>
        <w:rPr>
          <w:ins w:id="364" w:author="Unknown"/>
          <w:rFonts w:ascii="Times New Roman" w:eastAsia="Times New Roman" w:hAnsi="Times New Roman" w:cs="Times New Roman"/>
          <w:sz w:val="24"/>
          <w:szCs w:val="24"/>
        </w:rPr>
      </w:pPr>
      <w:ins w:id="365" w:author="Unknown">
        <w:r w:rsidRPr="003527CC">
          <w:rPr>
            <w:rFonts w:ascii="Times New Roman" w:eastAsia="Times New Roman" w:hAnsi="Times New Roman" w:cs="Times New Roman"/>
            <w:sz w:val="24"/>
            <w:szCs w:val="24"/>
          </w:rPr>
          <w:t>Lalu dadar sebentar saja jangan lama-lama nanti jadi keripik.</w:t>
        </w:r>
      </w:ins>
    </w:p>
    <w:p w:rsidR="003527CC" w:rsidRPr="003527CC" w:rsidRDefault="003527CC" w:rsidP="00E9656D">
      <w:pPr>
        <w:numPr>
          <w:ilvl w:val="0"/>
          <w:numId w:val="68"/>
        </w:numPr>
        <w:spacing w:before="100" w:beforeAutospacing="1" w:after="100" w:afterAutospacing="1" w:line="240" w:lineRule="auto"/>
        <w:jc w:val="both"/>
        <w:rPr>
          <w:ins w:id="366" w:author="Unknown"/>
          <w:rFonts w:ascii="Times New Roman" w:eastAsia="Times New Roman" w:hAnsi="Times New Roman" w:cs="Times New Roman"/>
          <w:sz w:val="24"/>
          <w:szCs w:val="24"/>
        </w:rPr>
      </w:pPr>
      <w:ins w:id="367" w:author="Unknown">
        <w:r w:rsidRPr="003527CC">
          <w:rPr>
            <w:rFonts w:ascii="Times New Roman" w:eastAsia="Times New Roman" w:hAnsi="Times New Roman" w:cs="Times New Roman"/>
            <w:sz w:val="24"/>
            <w:szCs w:val="24"/>
          </w:rPr>
          <w:t>Jadi 12 Lembar.</w:t>
        </w:r>
      </w:ins>
    </w:p>
    <w:p w:rsidR="003527CC" w:rsidRPr="003527CC" w:rsidRDefault="003527CC" w:rsidP="003527CC">
      <w:pPr>
        <w:spacing w:after="0" w:line="240" w:lineRule="auto"/>
        <w:jc w:val="both"/>
        <w:rPr>
          <w:ins w:id="368" w:author="Unknown"/>
          <w:rFonts w:ascii="Times New Roman" w:eastAsia="Times New Roman" w:hAnsi="Times New Roman" w:cs="Times New Roman"/>
          <w:sz w:val="24"/>
          <w:szCs w:val="24"/>
        </w:rPr>
      </w:pPr>
      <w:ins w:id="369" w:author="Unknown">
        <w:r w:rsidRPr="003527CC">
          <w:rPr>
            <w:rFonts w:ascii="Times New Roman" w:eastAsia="Times New Roman" w:hAnsi="Times New Roman" w:cs="Times New Roman"/>
            <w:sz w:val="24"/>
            <w:szCs w:val="24"/>
          </w:rPr>
          <w:t xml:space="preserve">Di pekalongan ada pedagang yang cukup hebat bun bisa menjual kulit lumpia sampai tembus 15 ribu lembar perharinya. Tepung yang digunakan saja bisa sampai 3 karung, wihh ngeri banget kan. Tentu sebanyak itu tidak dapat di kerjakan dengan dua tangan saja. Makannya yang punya </w:t>
        </w:r>
        <w:r w:rsidRPr="003527CC">
          <w:rPr>
            <w:rFonts w:ascii="Times New Roman" w:eastAsia="Times New Roman" w:hAnsi="Times New Roman" w:cs="Times New Roman"/>
            <w:sz w:val="24"/>
            <w:szCs w:val="24"/>
          </w:rPr>
          <w:lastRenderedPageBreak/>
          <w:t>sampai harus mempekerjakan karyawan. Jam kerjanya dimulai pukul 8 pagi sampai 4 sore. Terkadang ada yang pesan banyak jadi harus lembur sampai jam 9 malam. Waah berarti lebih benyak tu kulit lumpia yang dihasilkan.</w:t>
        </w:r>
      </w:ins>
    </w:p>
    <w:p w:rsidR="003527CC" w:rsidRPr="003527CC" w:rsidRDefault="003527CC" w:rsidP="003527C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27CC">
        <w:rPr>
          <w:rFonts w:ascii="Times New Roman" w:eastAsia="Times New Roman" w:hAnsi="Times New Roman" w:cs="Times New Roman"/>
          <w:b/>
          <w:bCs/>
          <w:kern w:val="36"/>
          <w:sz w:val="48"/>
          <w:szCs w:val="48"/>
        </w:rPr>
        <w:t xml:space="preserve">at Bolu Kukus Dengan Cara yang Sederhana </w:t>
      </w:r>
    </w:p>
    <w:p w:rsidR="003527CC" w:rsidRPr="003527CC" w:rsidRDefault="003527CC" w:rsidP="003527CC">
      <w:pPr>
        <w:spacing w:after="0" w:line="240" w:lineRule="auto"/>
        <w:jc w:val="both"/>
        <w:rPr>
          <w:ins w:id="370" w:author="Unknown"/>
          <w:rFonts w:ascii="Times New Roman" w:eastAsia="Times New Roman" w:hAnsi="Times New Roman" w:cs="Times New Roman"/>
          <w:sz w:val="24"/>
          <w:szCs w:val="24"/>
        </w:rPr>
      </w:pPr>
      <w:ins w:id="371" w:author="Unknown">
        <w:r w:rsidRPr="003527CC">
          <w:rPr>
            <w:rFonts w:ascii="Times New Roman" w:eastAsia="Times New Roman" w:hAnsi="Times New Roman" w:cs="Times New Roman"/>
            <w:b/>
            <w:bCs/>
            <w:sz w:val="24"/>
            <w:szCs w:val="24"/>
          </w:rPr>
          <w:fldChar w:fldCharType="begin"/>
        </w:r>
        <w:r w:rsidRPr="003527CC">
          <w:rPr>
            <w:rFonts w:ascii="Times New Roman" w:eastAsia="Times New Roman" w:hAnsi="Times New Roman" w:cs="Times New Roman"/>
            <w:b/>
            <w:bCs/>
            <w:sz w:val="24"/>
            <w:szCs w:val="24"/>
          </w:rPr>
          <w:instrText xml:space="preserve"> HYPERLINK "http://buatresep.blogspot.com/2015/01/cara-membuat-bolu-kukus-dengan-cara.html" </w:instrText>
        </w:r>
        <w:r w:rsidRPr="003527CC">
          <w:rPr>
            <w:rFonts w:ascii="Times New Roman" w:eastAsia="Times New Roman" w:hAnsi="Times New Roman" w:cs="Times New Roman"/>
            <w:b/>
            <w:bCs/>
            <w:sz w:val="24"/>
            <w:szCs w:val="24"/>
          </w:rPr>
          <w:fldChar w:fldCharType="separate"/>
        </w:r>
        <w:proofErr w:type="gramStart"/>
        <w:r w:rsidRPr="003527CC">
          <w:rPr>
            <w:rFonts w:ascii="Times New Roman" w:eastAsia="Times New Roman" w:hAnsi="Times New Roman" w:cs="Times New Roman"/>
            <w:b/>
            <w:bCs/>
            <w:color w:val="0000FF"/>
            <w:sz w:val="24"/>
            <w:szCs w:val="24"/>
            <w:u w:val="single"/>
          </w:rPr>
          <w:t>Bolu kukus sederhana</w:t>
        </w:r>
        <w:r w:rsidRPr="003527CC">
          <w:rPr>
            <w:rFonts w:ascii="Times New Roman" w:eastAsia="Times New Roman" w:hAnsi="Times New Roman" w:cs="Times New Roman"/>
            <w:b/>
            <w:bCs/>
            <w:sz w:val="24"/>
            <w:szCs w:val="24"/>
          </w:rPr>
          <w:fldChar w:fldCharType="end"/>
        </w:r>
        <w:r w:rsidRPr="003527CC">
          <w:rPr>
            <w:rFonts w:ascii="Times New Roman" w:eastAsia="Times New Roman" w:hAnsi="Times New Roman" w:cs="Times New Roman"/>
            <w:sz w:val="24"/>
            <w:szCs w:val="24"/>
          </w:rPr>
          <w:t xml:space="preserve"> buat pak tukang.</w:t>
        </w:r>
        <w:proofErr w:type="gramEnd"/>
        <w:r w:rsidRPr="003527CC">
          <w:rPr>
            <w:rFonts w:ascii="Times New Roman" w:eastAsia="Times New Roman" w:hAnsi="Times New Roman" w:cs="Times New Roman"/>
            <w:sz w:val="24"/>
            <w:szCs w:val="24"/>
          </w:rPr>
          <w:t xml:space="preserve"> Dari pada beli bolu mending bikin sendiri. Resepnya sudah wara wiri tapi bolehlah dibagikan lagi. Ini namanya bolu sederhana yang di buat oleh nurul hapsari. Untuk loyang tadi yang aku pakai ukuran 29x10 bunda, kayaknya sih loyang brownies. Ini takaran adonan ya bunda, aku pakai gelas nakarnya. Terus yang bawah adalah hasil bolunya.</w:t>
        </w:r>
      </w:ins>
    </w:p>
    <w:p w:rsidR="003527CC" w:rsidRPr="003527CC" w:rsidRDefault="003527CC" w:rsidP="003527CC">
      <w:pPr>
        <w:spacing w:after="0" w:line="240" w:lineRule="auto"/>
        <w:jc w:val="both"/>
        <w:rPr>
          <w:ins w:id="372" w:author="Unknown"/>
          <w:rFonts w:ascii="Times New Roman" w:eastAsia="Times New Roman" w:hAnsi="Times New Roman" w:cs="Times New Roman"/>
          <w:sz w:val="24"/>
          <w:szCs w:val="24"/>
        </w:rPr>
      </w:pPr>
    </w:p>
    <w:p w:rsidR="003527CC" w:rsidRPr="003527CC" w:rsidRDefault="003527CC" w:rsidP="003527CC">
      <w:pPr>
        <w:spacing w:after="0" w:line="240" w:lineRule="auto"/>
        <w:jc w:val="center"/>
        <w:rPr>
          <w:ins w:id="373"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5BE2E6A6" wp14:editId="2AB759FA">
            <wp:extent cx="3048000" cy="2409825"/>
            <wp:effectExtent l="0" t="0" r="0" b="9525"/>
            <wp:docPr id="41" name="Picture 41" descr="http://2.bp.blogspot.com/-7n8OIpGPIhI/VMszjzJJF8I/AAAAAAAAETE/3RDSLTjNyVk/s1600/takaran%2Badonan%2Bbolu.jpg">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http://2.bp.blogspot.com/-7n8OIpGPIhI/VMszjzJJF8I/AAAAAAAAETE/3RDSLTjNyVk/s1600/takaran%2Badonan%2Bbolu.jpg">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48000" cy="2409825"/>
                    </a:xfrm>
                    <a:prstGeom prst="rect">
                      <a:avLst/>
                    </a:prstGeom>
                    <a:noFill/>
                    <a:ln>
                      <a:noFill/>
                    </a:ln>
                  </pic:spPr>
                </pic:pic>
              </a:graphicData>
            </a:graphic>
          </wp:inline>
        </w:drawing>
      </w:r>
    </w:p>
    <w:p w:rsidR="003527CC" w:rsidRPr="003527CC" w:rsidRDefault="003527CC" w:rsidP="003527CC">
      <w:pPr>
        <w:spacing w:after="0" w:line="240" w:lineRule="auto"/>
        <w:jc w:val="center"/>
        <w:rPr>
          <w:ins w:id="374" w:author="Unknown"/>
          <w:rFonts w:ascii="Times New Roman" w:eastAsia="Times New Roman" w:hAnsi="Times New Roman" w:cs="Times New Roman"/>
          <w:sz w:val="24"/>
          <w:szCs w:val="24"/>
        </w:rPr>
      </w:pPr>
    </w:p>
    <w:p w:rsidR="003527CC" w:rsidRPr="003527CC" w:rsidRDefault="003527CC" w:rsidP="003527CC">
      <w:pPr>
        <w:spacing w:after="0" w:line="240" w:lineRule="auto"/>
        <w:jc w:val="center"/>
        <w:rPr>
          <w:ins w:id="375"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5703A655" wp14:editId="4210F4E7">
            <wp:extent cx="3048000" cy="1943100"/>
            <wp:effectExtent l="0" t="0" r="0" b="0"/>
            <wp:docPr id="40" name="Picture 40" descr="http://4.bp.blogspot.com/-dwNybo8y7WM/VMszqfcn56I/AAAAAAAAETM/Udg22qs0PnQ/s1600/bolu%2Bkukus%2Bsederhana.jpg">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http://4.bp.blogspot.com/-dwNybo8y7WM/VMszqfcn56I/AAAAAAAAETM/Udg22qs0PnQ/s1600/bolu%2Bkukus%2Bsederhana.jpg">
                      <a:hlinkClick r:id="rId183"/>
                    </pic:cNvPr>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3048000" cy="1943100"/>
                    </a:xfrm>
                    <a:prstGeom prst="rect">
                      <a:avLst/>
                    </a:prstGeom>
                    <a:noFill/>
                    <a:ln>
                      <a:noFill/>
                    </a:ln>
                  </pic:spPr>
                </pic:pic>
              </a:graphicData>
            </a:graphic>
          </wp:inline>
        </w:drawing>
      </w:r>
    </w:p>
    <w:p w:rsidR="003527CC" w:rsidRPr="003527CC" w:rsidRDefault="003527CC" w:rsidP="003527CC">
      <w:pPr>
        <w:spacing w:after="0" w:line="240" w:lineRule="auto"/>
        <w:rPr>
          <w:ins w:id="376" w:author="Unknown"/>
          <w:rFonts w:ascii="Times New Roman" w:eastAsia="Times New Roman" w:hAnsi="Times New Roman" w:cs="Times New Roman"/>
          <w:sz w:val="24"/>
          <w:szCs w:val="24"/>
        </w:rPr>
      </w:pPr>
    </w:p>
    <w:p w:rsidR="003527CC" w:rsidRPr="003527CC" w:rsidRDefault="003527CC" w:rsidP="003527CC">
      <w:pPr>
        <w:spacing w:after="0" w:line="240" w:lineRule="auto"/>
        <w:jc w:val="center"/>
        <w:rPr>
          <w:ins w:id="377"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1F901C95" wp14:editId="76A551B9">
            <wp:extent cx="3048000" cy="2009775"/>
            <wp:effectExtent l="0" t="0" r="0" b="9525"/>
            <wp:docPr id="39" name="Picture 39" descr="http://3.bp.blogspot.com/-xDvU2TtlQK0/VMs0D6TwKRI/AAAAAAAAETU/HEJucbTfMC4/s1600/bolu%2Bkukus%2Budah%2Bdi%2Bpotong.jpg">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http://3.bp.blogspot.com/-xDvU2TtlQK0/VMs0D6TwKRI/AAAAAAAAETU/HEJucbTfMC4/s1600/bolu%2Bkukus%2Budah%2Bdi%2Bpotong.jpg">
                      <a:hlinkClick r:id="rId185"/>
                    </pic:cNvPr>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048000" cy="2009775"/>
                    </a:xfrm>
                    <a:prstGeom prst="rect">
                      <a:avLst/>
                    </a:prstGeom>
                    <a:noFill/>
                    <a:ln>
                      <a:noFill/>
                    </a:ln>
                  </pic:spPr>
                </pic:pic>
              </a:graphicData>
            </a:graphic>
          </wp:inline>
        </w:drawing>
      </w:r>
    </w:p>
    <w:p w:rsidR="003527CC" w:rsidRPr="003527CC" w:rsidRDefault="003527CC" w:rsidP="003527CC">
      <w:pPr>
        <w:spacing w:before="100" w:beforeAutospacing="1" w:after="100" w:afterAutospacing="1" w:line="240" w:lineRule="auto"/>
        <w:jc w:val="both"/>
        <w:outlineLvl w:val="1"/>
        <w:rPr>
          <w:ins w:id="378" w:author="Unknown"/>
          <w:rFonts w:ascii="Times New Roman" w:eastAsia="Times New Roman" w:hAnsi="Times New Roman" w:cs="Times New Roman"/>
          <w:b/>
          <w:bCs/>
          <w:sz w:val="36"/>
          <w:szCs w:val="36"/>
        </w:rPr>
      </w:pPr>
      <w:ins w:id="379" w:author="Unknown">
        <w:r w:rsidRPr="003527CC">
          <w:rPr>
            <w:rFonts w:ascii="Times New Roman" w:eastAsia="Times New Roman" w:hAnsi="Times New Roman" w:cs="Times New Roman"/>
            <w:b/>
            <w:bCs/>
            <w:color w:val="0000FF"/>
            <w:sz w:val="36"/>
            <w:szCs w:val="36"/>
          </w:rPr>
          <w:t>Resep Bolu Sederhana</w:t>
        </w:r>
      </w:ins>
    </w:p>
    <w:p w:rsidR="003527CC" w:rsidRPr="003527CC" w:rsidRDefault="003527CC" w:rsidP="003527CC">
      <w:pPr>
        <w:spacing w:after="0" w:line="240" w:lineRule="auto"/>
        <w:jc w:val="both"/>
        <w:rPr>
          <w:ins w:id="380" w:author="Unknown"/>
          <w:rFonts w:ascii="Times New Roman" w:eastAsia="Times New Roman" w:hAnsi="Times New Roman" w:cs="Times New Roman"/>
          <w:sz w:val="24"/>
          <w:szCs w:val="24"/>
        </w:rPr>
      </w:pPr>
      <w:ins w:id="381" w:author="Unknown">
        <w:r w:rsidRPr="003527CC">
          <w:rPr>
            <w:rFonts w:ascii="Times New Roman" w:eastAsia="Times New Roman" w:hAnsi="Times New Roman" w:cs="Times New Roman"/>
            <w:sz w:val="24"/>
            <w:szCs w:val="24"/>
          </w:rPr>
          <w:t>bahan 1</w:t>
        </w:r>
      </w:ins>
    </w:p>
    <w:p w:rsidR="003527CC" w:rsidRPr="003527CC" w:rsidRDefault="003527CC" w:rsidP="00E9656D">
      <w:pPr>
        <w:numPr>
          <w:ilvl w:val="0"/>
          <w:numId w:val="69"/>
        </w:numPr>
        <w:spacing w:before="100" w:beforeAutospacing="1" w:after="100" w:afterAutospacing="1" w:line="240" w:lineRule="auto"/>
        <w:rPr>
          <w:ins w:id="382" w:author="Unknown"/>
          <w:rFonts w:ascii="Times New Roman" w:eastAsia="Times New Roman" w:hAnsi="Times New Roman" w:cs="Times New Roman"/>
          <w:sz w:val="24"/>
          <w:szCs w:val="24"/>
        </w:rPr>
      </w:pPr>
      <w:ins w:id="383" w:author="Unknown">
        <w:r w:rsidRPr="003527CC">
          <w:rPr>
            <w:rFonts w:ascii="Times New Roman" w:eastAsia="Times New Roman" w:hAnsi="Times New Roman" w:cs="Times New Roman"/>
            <w:sz w:val="24"/>
            <w:szCs w:val="24"/>
          </w:rPr>
          <w:t>1 gelas gulpas ak kurangi 1 sendok</w:t>
        </w:r>
      </w:ins>
    </w:p>
    <w:p w:rsidR="003527CC" w:rsidRPr="003527CC" w:rsidRDefault="003527CC" w:rsidP="00E9656D">
      <w:pPr>
        <w:numPr>
          <w:ilvl w:val="0"/>
          <w:numId w:val="69"/>
        </w:numPr>
        <w:spacing w:before="100" w:beforeAutospacing="1" w:after="100" w:afterAutospacing="1" w:line="240" w:lineRule="auto"/>
        <w:rPr>
          <w:ins w:id="384" w:author="Unknown"/>
          <w:rFonts w:ascii="Times New Roman" w:eastAsia="Times New Roman" w:hAnsi="Times New Roman" w:cs="Times New Roman"/>
          <w:sz w:val="24"/>
          <w:szCs w:val="24"/>
        </w:rPr>
      </w:pPr>
      <w:ins w:id="385" w:author="Unknown">
        <w:r w:rsidRPr="003527CC">
          <w:rPr>
            <w:rFonts w:ascii="Times New Roman" w:eastAsia="Times New Roman" w:hAnsi="Times New Roman" w:cs="Times New Roman"/>
            <w:sz w:val="24"/>
            <w:szCs w:val="24"/>
          </w:rPr>
          <w:t>3 telor</w:t>
        </w:r>
      </w:ins>
    </w:p>
    <w:p w:rsidR="003527CC" w:rsidRPr="003527CC" w:rsidRDefault="003527CC" w:rsidP="00E9656D">
      <w:pPr>
        <w:numPr>
          <w:ilvl w:val="0"/>
          <w:numId w:val="69"/>
        </w:numPr>
        <w:spacing w:before="100" w:beforeAutospacing="1" w:after="100" w:afterAutospacing="1" w:line="240" w:lineRule="auto"/>
        <w:rPr>
          <w:ins w:id="386" w:author="Unknown"/>
          <w:rFonts w:ascii="Times New Roman" w:eastAsia="Times New Roman" w:hAnsi="Times New Roman" w:cs="Times New Roman"/>
          <w:sz w:val="24"/>
          <w:szCs w:val="24"/>
        </w:rPr>
      </w:pPr>
      <w:ins w:id="387" w:author="Unknown">
        <w:r w:rsidRPr="003527CC">
          <w:rPr>
            <w:rFonts w:ascii="Times New Roman" w:eastAsia="Times New Roman" w:hAnsi="Times New Roman" w:cs="Times New Roman"/>
            <w:sz w:val="24"/>
            <w:szCs w:val="24"/>
          </w:rPr>
          <w:t>1 sdt sp</w:t>
        </w:r>
      </w:ins>
    </w:p>
    <w:p w:rsidR="003527CC" w:rsidRPr="003527CC" w:rsidRDefault="003527CC" w:rsidP="003527CC">
      <w:pPr>
        <w:spacing w:after="0" w:line="240" w:lineRule="auto"/>
        <w:rPr>
          <w:ins w:id="388" w:author="Unknown"/>
          <w:rFonts w:ascii="Times New Roman" w:eastAsia="Times New Roman" w:hAnsi="Times New Roman" w:cs="Times New Roman"/>
          <w:sz w:val="24"/>
          <w:szCs w:val="24"/>
        </w:rPr>
      </w:pPr>
    </w:p>
    <w:p w:rsidR="003527CC" w:rsidRPr="003527CC" w:rsidRDefault="003527CC" w:rsidP="003527CC">
      <w:pPr>
        <w:spacing w:after="0" w:line="240" w:lineRule="auto"/>
        <w:jc w:val="both"/>
        <w:rPr>
          <w:ins w:id="389" w:author="Unknown"/>
          <w:rFonts w:ascii="Times New Roman" w:eastAsia="Times New Roman" w:hAnsi="Times New Roman" w:cs="Times New Roman"/>
          <w:sz w:val="24"/>
          <w:szCs w:val="24"/>
        </w:rPr>
      </w:pPr>
      <w:ins w:id="390" w:author="Unknown">
        <w:r w:rsidRPr="003527CC">
          <w:rPr>
            <w:rFonts w:ascii="Times New Roman" w:eastAsia="Times New Roman" w:hAnsi="Times New Roman" w:cs="Times New Roman"/>
            <w:sz w:val="24"/>
            <w:szCs w:val="24"/>
          </w:rPr>
          <w:t>bahan 2</w:t>
        </w:r>
      </w:ins>
    </w:p>
    <w:p w:rsidR="003527CC" w:rsidRPr="003527CC" w:rsidRDefault="003527CC" w:rsidP="00E9656D">
      <w:pPr>
        <w:numPr>
          <w:ilvl w:val="0"/>
          <w:numId w:val="70"/>
        </w:numPr>
        <w:spacing w:before="100" w:beforeAutospacing="1" w:after="100" w:afterAutospacing="1" w:line="240" w:lineRule="auto"/>
        <w:rPr>
          <w:ins w:id="391" w:author="Unknown"/>
          <w:rFonts w:ascii="Times New Roman" w:eastAsia="Times New Roman" w:hAnsi="Times New Roman" w:cs="Times New Roman"/>
          <w:sz w:val="24"/>
          <w:szCs w:val="24"/>
        </w:rPr>
      </w:pPr>
      <w:ins w:id="392" w:author="Unknown">
        <w:r w:rsidRPr="003527CC">
          <w:rPr>
            <w:rFonts w:ascii="Times New Roman" w:eastAsia="Times New Roman" w:hAnsi="Times New Roman" w:cs="Times New Roman"/>
            <w:sz w:val="24"/>
            <w:szCs w:val="24"/>
          </w:rPr>
          <w:t>1 gelas tepung segi 3</w:t>
        </w:r>
      </w:ins>
    </w:p>
    <w:p w:rsidR="003527CC" w:rsidRPr="003527CC" w:rsidRDefault="003527CC" w:rsidP="00E9656D">
      <w:pPr>
        <w:numPr>
          <w:ilvl w:val="0"/>
          <w:numId w:val="70"/>
        </w:numPr>
        <w:spacing w:before="100" w:beforeAutospacing="1" w:after="100" w:afterAutospacing="1" w:line="240" w:lineRule="auto"/>
        <w:rPr>
          <w:ins w:id="393" w:author="Unknown"/>
          <w:rFonts w:ascii="Times New Roman" w:eastAsia="Times New Roman" w:hAnsi="Times New Roman" w:cs="Times New Roman"/>
          <w:sz w:val="24"/>
          <w:szCs w:val="24"/>
        </w:rPr>
      </w:pPr>
      <w:ins w:id="394" w:author="Unknown">
        <w:r w:rsidRPr="003527CC">
          <w:rPr>
            <w:rFonts w:ascii="Times New Roman" w:eastAsia="Times New Roman" w:hAnsi="Times New Roman" w:cs="Times New Roman"/>
            <w:sz w:val="24"/>
            <w:szCs w:val="24"/>
          </w:rPr>
          <w:t>3 sdm penuh margarin, di cairkan dulu</w:t>
        </w:r>
      </w:ins>
    </w:p>
    <w:p w:rsidR="003527CC" w:rsidRPr="003527CC" w:rsidRDefault="003527CC" w:rsidP="00E9656D">
      <w:pPr>
        <w:numPr>
          <w:ilvl w:val="0"/>
          <w:numId w:val="70"/>
        </w:numPr>
        <w:spacing w:before="100" w:beforeAutospacing="1" w:after="100" w:afterAutospacing="1" w:line="240" w:lineRule="auto"/>
        <w:rPr>
          <w:ins w:id="395" w:author="Unknown"/>
          <w:rFonts w:ascii="Times New Roman" w:eastAsia="Times New Roman" w:hAnsi="Times New Roman" w:cs="Times New Roman"/>
          <w:sz w:val="24"/>
          <w:szCs w:val="24"/>
        </w:rPr>
      </w:pPr>
      <w:ins w:id="396" w:author="Unknown">
        <w:r w:rsidRPr="003527CC">
          <w:rPr>
            <w:rFonts w:ascii="Times New Roman" w:eastAsia="Times New Roman" w:hAnsi="Times New Roman" w:cs="Times New Roman"/>
            <w:sz w:val="24"/>
            <w:szCs w:val="24"/>
          </w:rPr>
          <w:t>1 Skm</w:t>
        </w:r>
      </w:ins>
    </w:p>
    <w:p w:rsidR="003527CC" w:rsidRPr="003527CC" w:rsidRDefault="003527CC" w:rsidP="00E9656D">
      <w:pPr>
        <w:numPr>
          <w:ilvl w:val="0"/>
          <w:numId w:val="70"/>
        </w:numPr>
        <w:spacing w:before="100" w:beforeAutospacing="1" w:after="100" w:afterAutospacing="1" w:line="240" w:lineRule="auto"/>
        <w:rPr>
          <w:ins w:id="397" w:author="Unknown"/>
          <w:rFonts w:ascii="Times New Roman" w:eastAsia="Times New Roman" w:hAnsi="Times New Roman" w:cs="Times New Roman"/>
          <w:sz w:val="24"/>
          <w:szCs w:val="24"/>
        </w:rPr>
      </w:pPr>
      <w:ins w:id="398" w:author="Unknown">
        <w:r w:rsidRPr="003527CC">
          <w:rPr>
            <w:rFonts w:ascii="Times New Roman" w:eastAsia="Times New Roman" w:hAnsi="Times New Roman" w:cs="Times New Roman"/>
            <w:sz w:val="24"/>
            <w:szCs w:val="24"/>
          </w:rPr>
          <w:t>1 saset vanili</w:t>
        </w:r>
      </w:ins>
    </w:p>
    <w:p w:rsidR="003527CC" w:rsidRPr="003527CC" w:rsidRDefault="003527CC" w:rsidP="00E9656D">
      <w:pPr>
        <w:numPr>
          <w:ilvl w:val="0"/>
          <w:numId w:val="70"/>
        </w:numPr>
        <w:spacing w:before="100" w:beforeAutospacing="1" w:after="100" w:afterAutospacing="1" w:line="240" w:lineRule="auto"/>
        <w:rPr>
          <w:ins w:id="399" w:author="Unknown"/>
          <w:rFonts w:ascii="Times New Roman" w:eastAsia="Times New Roman" w:hAnsi="Times New Roman" w:cs="Times New Roman"/>
          <w:sz w:val="24"/>
          <w:szCs w:val="24"/>
        </w:rPr>
      </w:pPr>
      <w:ins w:id="400" w:author="Unknown">
        <w:r w:rsidRPr="003527CC">
          <w:rPr>
            <w:rFonts w:ascii="Times New Roman" w:eastAsia="Times New Roman" w:hAnsi="Times New Roman" w:cs="Times New Roman"/>
            <w:sz w:val="24"/>
            <w:szCs w:val="24"/>
          </w:rPr>
          <w:t>1 sdm  parutan keju</w:t>
        </w:r>
      </w:ins>
    </w:p>
    <w:p w:rsidR="003527CC" w:rsidRPr="003527CC" w:rsidRDefault="003527CC" w:rsidP="00E9656D">
      <w:pPr>
        <w:numPr>
          <w:ilvl w:val="0"/>
          <w:numId w:val="70"/>
        </w:numPr>
        <w:spacing w:before="100" w:beforeAutospacing="1" w:after="100" w:afterAutospacing="1" w:line="240" w:lineRule="auto"/>
        <w:rPr>
          <w:ins w:id="401" w:author="Unknown"/>
          <w:rFonts w:ascii="Times New Roman" w:eastAsia="Times New Roman" w:hAnsi="Times New Roman" w:cs="Times New Roman"/>
          <w:sz w:val="24"/>
          <w:szCs w:val="24"/>
        </w:rPr>
      </w:pPr>
      <w:ins w:id="402" w:author="Unknown">
        <w:r w:rsidRPr="003527CC">
          <w:rPr>
            <w:rFonts w:ascii="Times New Roman" w:eastAsia="Times New Roman" w:hAnsi="Times New Roman" w:cs="Times New Roman"/>
            <w:sz w:val="24"/>
            <w:szCs w:val="24"/>
          </w:rPr>
          <w:t>Pewarna kuning dan merah</w:t>
        </w:r>
      </w:ins>
    </w:p>
    <w:p w:rsidR="003527CC" w:rsidRPr="003527CC" w:rsidRDefault="003527CC" w:rsidP="003527CC">
      <w:pPr>
        <w:spacing w:after="0" w:line="240" w:lineRule="auto"/>
        <w:rPr>
          <w:ins w:id="403" w:author="Unknown"/>
          <w:rFonts w:ascii="Times New Roman" w:eastAsia="Times New Roman" w:hAnsi="Times New Roman" w:cs="Times New Roman"/>
          <w:sz w:val="24"/>
          <w:szCs w:val="24"/>
        </w:rPr>
      </w:pPr>
    </w:p>
    <w:p w:rsidR="003527CC" w:rsidRPr="003527CC" w:rsidRDefault="003527CC" w:rsidP="003527CC">
      <w:pPr>
        <w:spacing w:before="100" w:beforeAutospacing="1" w:after="100" w:afterAutospacing="1" w:line="240" w:lineRule="auto"/>
        <w:jc w:val="both"/>
        <w:outlineLvl w:val="2"/>
        <w:rPr>
          <w:ins w:id="404" w:author="Unknown"/>
          <w:rFonts w:ascii="Times New Roman" w:eastAsia="Times New Roman" w:hAnsi="Times New Roman" w:cs="Times New Roman"/>
          <w:b/>
          <w:bCs/>
          <w:sz w:val="27"/>
          <w:szCs w:val="27"/>
        </w:rPr>
      </w:pPr>
      <w:ins w:id="405" w:author="Unknown">
        <w:r w:rsidRPr="003527CC">
          <w:rPr>
            <w:rFonts w:ascii="Times New Roman" w:eastAsia="Times New Roman" w:hAnsi="Times New Roman" w:cs="Times New Roman"/>
            <w:b/>
            <w:bCs/>
            <w:color w:val="0000FF"/>
            <w:sz w:val="27"/>
            <w:szCs w:val="27"/>
          </w:rPr>
          <w:t>Membuat Bolu dengan Cara Sederhana </w:t>
        </w:r>
      </w:ins>
    </w:p>
    <w:p w:rsidR="003527CC" w:rsidRPr="003527CC" w:rsidRDefault="003527CC" w:rsidP="00E9656D">
      <w:pPr>
        <w:numPr>
          <w:ilvl w:val="0"/>
          <w:numId w:val="71"/>
        </w:numPr>
        <w:spacing w:before="100" w:beforeAutospacing="1" w:after="100" w:afterAutospacing="1" w:line="240" w:lineRule="auto"/>
        <w:rPr>
          <w:ins w:id="406" w:author="Unknown"/>
          <w:rFonts w:ascii="Times New Roman" w:eastAsia="Times New Roman" w:hAnsi="Times New Roman" w:cs="Times New Roman"/>
          <w:sz w:val="24"/>
          <w:szCs w:val="24"/>
        </w:rPr>
      </w:pPr>
      <w:ins w:id="407" w:author="Unknown">
        <w:r w:rsidRPr="003527CC">
          <w:rPr>
            <w:rFonts w:ascii="Times New Roman" w:eastAsia="Times New Roman" w:hAnsi="Times New Roman" w:cs="Times New Roman"/>
            <w:sz w:val="24"/>
            <w:szCs w:val="24"/>
          </w:rPr>
          <w:t>Mix bahan 1 kurang lebih 1/4 jam, dah mengental tuang margarin, keju, skm dan vanili.</w:t>
        </w:r>
      </w:ins>
    </w:p>
    <w:p w:rsidR="003527CC" w:rsidRPr="00886081" w:rsidRDefault="003527CC" w:rsidP="00E9656D">
      <w:pPr>
        <w:numPr>
          <w:ilvl w:val="0"/>
          <w:numId w:val="71"/>
        </w:numPr>
        <w:spacing w:before="100" w:beforeAutospacing="1" w:after="100" w:afterAutospacing="1" w:line="240" w:lineRule="auto"/>
        <w:rPr>
          <w:ins w:id="408" w:author="Unknown"/>
          <w:rFonts w:ascii="Times New Roman" w:eastAsia="Times New Roman" w:hAnsi="Times New Roman" w:cs="Times New Roman"/>
          <w:sz w:val="24"/>
          <w:szCs w:val="24"/>
        </w:rPr>
      </w:pPr>
      <w:ins w:id="409" w:author="Unknown">
        <w:r w:rsidRPr="003527CC">
          <w:rPr>
            <w:rFonts w:ascii="Times New Roman" w:eastAsia="Times New Roman" w:hAnsi="Times New Roman" w:cs="Times New Roman"/>
            <w:sz w:val="24"/>
            <w:szCs w:val="24"/>
          </w:rPr>
          <w:t>Sudah tercampur tuang ke loyang. Kukus jadi deh, moga bermanfaat.</w:t>
        </w:r>
      </w:ins>
    </w:p>
    <w:p w:rsidR="003527CC" w:rsidRDefault="003527CC" w:rsidP="006C3DDB">
      <w:pPr>
        <w:spacing w:before="100" w:beforeAutospacing="1" w:after="100" w:afterAutospacing="1" w:line="240" w:lineRule="auto"/>
        <w:jc w:val="both"/>
      </w:pPr>
    </w:p>
    <w:p w:rsidR="006C3DDB" w:rsidRDefault="006C3DDB" w:rsidP="006C3DDB">
      <w:pPr>
        <w:spacing w:before="100" w:beforeAutospacing="1" w:after="100" w:afterAutospacing="1" w:line="240" w:lineRule="auto"/>
        <w:jc w:val="both"/>
      </w:pPr>
    </w:p>
    <w:p w:rsidR="00D47CDC" w:rsidRDefault="00D47CDC"/>
    <w:p w:rsidR="00886081" w:rsidRDefault="00886081"/>
    <w:p w:rsidR="00886081" w:rsidRDefault="00886081"/>
    <w:p w:rsidR="00886081" w:rsidRPr="00886081" w:rsidRDefault="003A1107" w:rsidP="00E9656D">
      <w:pPr>
        <w:numPr>
          <w:ilvl w:val="0"/>
          <w:numId w:val="72"/>
        </w:numPr>
        <w:spacing w:before="100" w:beforeAutospacing="1" w:after="100" w:afterAutospacing="1" w:line="240" w:lineRule="auto"/>
        <w:rPr>
          <w:rFonts w:ascii="Times New Roman" w:eastAsia="Times New Roman" w:hAnsi="Times New Roman" w:cs="Times New Roman"/>
          <w:sz w:val="24"/>
          <w:szCs w:val="24"/>
        </w:rPr>
      </w:pPr>
      <w:hyperlink r:id="rId187" w:history="1">
        <w:r w:rsidR="00886081" w:rsidRPr="00886081">
          <w:rPr>
            <w:rFonts w:ascii="Times New Roman" w:eastAsia="Times New Roman" w:hAnsi="Times New Roman" w:cs="Times New Roman"/>
            <w:color w:val="FFFFFF"/>
            <w:sz w:val="24"/>
            <w:szCs w:val="24"/>
            <w:u w:val="single"/>
            <w:shd w:val="clear" w:color="auto" w:fill="FF0000"/>
          </w:rPr>
          <w:t>Buat Resep</w:t>
        </w:r>
      </w:hyperlink>
    </w:p>
    <w:p w:rsidR="00886081" w:rsidRPr="00886081" w:rsidRDefault="003A1107" w:rsidP="00E9656D">
      <w:pPr>
        <w:numPr>
          <w:ilvl w:val="0"/>
          <w:numId w:val="72"/>
        </w:numPr>
        <w:spacing w:before="100" w:beforeAutospacing="1" w:after="100" w:afterAutospacing="1" w:line="240" w:lineRule="auto"/>
        <w:rPr>
          <w:rFonts w:ascii="Times New Roman" w:eastAsia="Times New Roman" w:hAnsi="Times New Roman" w:cs="Times New Roman"/>
          <w:sz w:val="24"/>
          <w:szCs w:val="24"/>
        </w:rPr>
      </w:pPr>
      <w:hyperlink r:id="rId188" w:history="1">
        <w:r w:rsidR="00886081" w:rsidRPr="00886081">
          <w:rPr>
            <w:rFonts w:ascii="Times New Roman" w:eastAsia="Times New Roman" w:hAnsi="Times New Roman" w:cs="Times New Roman"/>
            <w:color w:val="0000FF"/>
            <w:sz w:val="24"/>
            <w:szCs w:val="24"/>
            <w:u w:val="single"/>
          </w:rPr>
          <w:t>Aneka Kue</w:t>
        </w:r>
      </w:hyperlink>
    </w:p>
    <w:p w:rsidR="00886081" w:rsidRPr="00886081" w:rsidRDefault="003A1107" w:rsidP="00E9656D">
      <w:pPr>
        <w:numPr>
          <w:ilvl w:val="0"/>
          <w:numId w:val="72"/>
        </w:numPr>
        <w:spacing w:before="100" w:beforeAutospacing="1" w:after="100" w:afterAutospacing="1" w:line="240" w:lineRule="auto"/>
        <w:rPr>
          <w:rFonts w:ascii="Times New Roman" w:eastAsia="Times New Roman" w:hAnsi="Times New Roman" w:cs="Times New Roman"/>
          <w:sz w:val="24"/>
          <w:szCs w:val="24"/>
        </w:rPr>
      </w:pPr>
      <w:hyperlink r:id="rId189" w:history="1">
        <w:r w:rsidR="00886081" w:rsidRPr="00886081">
          <w:rPr>
            <w:rFonts w:ascii="Times New Roman" w:eastAsia="Times New Roman" w:hAnsi="Times New Roman" w:cs="Times New Roman"/>
            <w:color w:val="0000FF"/>
            <w:sz w:val="24"/>
            <w:szCs w:val="24"/>
            <w:u w:val="single"/>
          </w:rPr>
          <w:t>Bolu</w:t>
        </w:r>
      </w:hyperlink>
    </w:p>
    <w:p w:rsidR="00886081" w:rsidRPr="00886081" w:rsidRDefault="003A1107" w:rsidP="00E9656D">
      <w:pPr>
        <w:numPr>
          <w:ilvl w:val="0"/>
          <w:numId w:val="72"/>
        </w:numPr>
        <w:spacing w:before="100" w:beforeAutospacing="1" w:after="100" w:afterAutospacing="1" w:line="240" w:lineRule="auto"/>
        <w:rPr>
          <w:rFonts w:ascii="Times New Roman" w:eastAsia="Times New Roman" w:hAnsi="Times New Roman" w:cs="Times New Roman"/>
          <w:sz w:val="24"/>
          <w:szCs w:val="24"/>
        </w:rPr>
      </w:pPr>
      <w:hyperlink r:id="rId190" w:history="1">
        <w:r w:rsidR="00886081" w:rsidRPr="00886081">
          <w:rPr>
            <w:rFonts w:ascii="Times New Roman" w:eastAsia="Times New Roman" w:hAnsi="Times New Roman" w:cs="Times New Roman"/>
            <w:color w:val="0000FF"/>
            <w:sz w:val="24"/>
            <w:szCs w:val="24"/>
            <w:u w:val="single"/>
          </w:rPr>
          <w:t>Camilan</w:t>
        </w:r>
      </w:hyperlink>
    </w:p>
    <w:p w:rsidR="00886081" w:rsidRPr="00886081" w:rsidRDefault="003A1107" w:rsidP="00E9656D">
      <w:pPr>
        <w:numPr>
          <w:ilvl w:val="0"/>
          <w:numId w:val="72"/>
        </w:numPr>
        <w:spacing w:before="100" w:beforeAutospacing="1" w:after="100" w:afterAutospacing="1" w:line="240" w:lineRule="auto"/>
        <w:rPr>
          <w:rFonts w:ascii="Times New Roman" w:eastAsia="Times New Roman" w:hAnsi="Times New Roman" w:cs="Times New Roman"/>
          <w:sz w:val="24"/>
          <w:szCs w:val="24"/>
        </w:rPr>
      </w:pPr>
      <w:hyperlink r:id="rId191" w:history="1">
        <w:r w:rsidR="00886081" w:rsidRPr="00886081">
          <w:rPr>
            <w:rFonts w:ascii="Times New Roman" w:eastAsia="Times New Roman" w:hAnsi="Times New Roman" w:cs="Times New Roman"/>
            <w:color w:val="0000FF"/>
            <w:sz w:val="24"/>
            <w:szCs w:val="24"/>
            <w:u w:val="single"/>
          </w:rPr>
          <w:t>Es Krim</w:t>
        </w:r>
      </w:hyperlink>
    </w:p>
    <w:p w:rsidR="00886081" w:rsidRPr="00886081" w:rsidRDefault="003A1107" w:rsidP="00E9656D">
      <w:pPr>
        <w:numPr>
          <w:ilvl w:val="0"/>
          <w:numId w:val="72"/>
        </w:numPr>
        <w:spacing w:before="100" w:beforeAutospacing="1" w:after="100" w:afterAutospacing="1" w:line="240" w:lineRule="auto"/>
        <w:rPr>
          <w:rFonts w:ascii="Times New Roman" w:eastAsia="Times New Roman" w:hAnsi="Times New Roman" w:cs="Times New Roman"/>
          <w:sz w:val="24"/>
          <w:szCs w:val="24"/>
        </w:rPr>
      </w:pPr>
      <w:hyperlink r:id="rId192" w:history="1">
        <w:r w:rsidR="00886081" w:rsidRPr="00886081">
          <w:rPr>
            <w:rFonts w:ascii="Times New Roman" w:eastAsia="Times New Roman" w:hAnsi="Times New Roman" w:cs="Times New Roman"/>
            <w:color w:val="0000FF"/>
            <w:sz w:val="24"/>
            <w:szCs w:val="24"/>
            <w:u w:val="single"/>
          </w:rPr>
          <w:t>Puding</w:t>
        </w:r>
      </w:hyperlink>
    </w:p>
    <w:p w:rsidR="00886081" w:rsidRPr="00886081" w:rsidRDefault="003A1107" w:rsidP="00E9656D">
      <w:pPr>
        <w:numPr>
          <w:ilvl w:val="0"/>
          <w:numId w:val="72"/>
        </w:numPr>
        <w:spacing w:before="100" w:beforeAutospacing="1" w:after="100" w:afterAutospacing="1" w:line="240" w:lineRule="auto"/>
        <w:rPr>
          <w:rFonts w:ascii="Times New Roman" w:eastAsia="Times New Roman" w:hAnsi="Times New Roman" w:cs="Times New Roman"/>
          <w:sz w:val="24"/>
          <w:szCs w:val="24"/>
        </w:rPr>
      </w:pPr>
      <w:hyperlink r:id="rId193" w:history="1">
        <w:r w:rsidR="00886081" w:rsidRPr="00886081">
          <w:rPr>
            <w:rFonts w:ascii="Times New Roman" w:eastAsia="Times New Roman" w:hAnsi="Times New Roman" w:cs="Times New Roman"/>
            <w:color w:val="0000FF"/>
            <w:sz w:val="24"/>
            <w:szCs w:val="24"/>
            <w:u w:val="single"/>
          </w:rPr>
          <w:t>More Label..</w:t>
        </w:r>
      </w:hyperlink>
      <w:r w:rsidR="00886081" w:rsidRPr="00886081">
        <w:rPr>
          <w:rFonts w:ascii="Times New Roman" w:eastAsia="Times New Roman" w:hAnsi="Times New Roman" w:cs="Times New Roman"/>
          <w:sz w:val="24"/>
          <w:szCs w:val="24"/>
        </w:rPr>
        <w:t xml:space="preserve"> </w:t>
      </w:r>
    </w:p>
    <w:p w:rsidR="00886081" w:rsidRPr="00886081" w:rsidRDefault="003A1107" w:rsidP="00E9656D">
      <w:pPr>
        <w:numPr>
          <w:ilvl w:val="1"/>
          <w:numId w:val="72"/>
        </w:numPr>
        <w:spacing w:before="100" w:beforeAutospacing="1" w:after="100" w:afterAutospacing="1" w:line="240" w:lineRule="auto"/>
        <w:rPr>
          <w:rFonts w:ascii="Times New Roman" w:eastAsia="Times New Roman" w:hAnsi="Times New Roman" w:cs="Times New Roman"/>
          <w:sz w:val="24"/>
          <w:szCs w:val="24"/>
        </w:rPr>
      </w:pPr>
      <w:hyperlink r:id="rId194" w:history="1">
        <w:r w:rsidR="00886081" w:rsidRPr="00886081">
          <w:rPr>
            <w:rFonts w:ascii="Times New Roman" w:eastAsia="Times New Roman" w:hAnsi="Times New Roman" w:cs="Times New Roman"/>
            <w:color w:val="0000FF"/>
            <w:sz w:val="24"/>
            <w:szCs w:val="24"/>
            <w:u w:val="single"/>
          </w:rPr>
          <w:t>Sub Label</w:t>
        </w:r>
      </w:hyperlink>
    </w:p>
    <w:p w:rsidR="00886081" w:rsidRPr="00886081" w:rsidRDefault="003A1107" w:rsidP="00E9656D">
      <w:pPr>
        <w:numPr>
          <w:ilvl w:val="1"/>
          <w:numId w:val="72"/>
        </w:numPr>
        <w:spacing w:before="100" w:beforeAutospacing="1" w:after="100" w:afterAutospacing="1" w:line="240" w:lineRule="auto"/>
        <w:rPr>
          <w:rFonts w:ascii="Times New Roman" w:eastAsia="Times New Roman" w:hAnsi="Times New Roman" w:cs="Times New Roman"/>
          <w:sz w:val="24"/>
          <w:szCs w:val="24"/>
        </w:rPr>
      </w:pPr>
      <w:hyperlink r:id="rId195" w:history="1">
        <w:r w:rsidR="00886081" w:rsidRPr="00886081">
          <w:rPr>
            <w:rFonts w:ascii="Times New Roman" w:eastAsia="Times New Roman" w:hAnsi="Times New Roman" w:cs="Times New Roman"/>
            <w:color w:val="0000FF"/>
            <w:sz w:val="24"/>
            <w:szCs w:val="24"/>
            <w:u w:val="single"/>
          </w:rPr>
          <w:t>Sub Label</w:t>
        </w:r>
      </w:hyperlink>
    </w:p>
    <w:p w:rsidR="00886081" w:rsidRPr="00886081" w:rsidRDefault="003A1107" w:rsidP="00886081">
      <w:pPr>
        <w:spacing w:after="0" w:line="240" w:lineRule="auto"/>
        <w:rPr>
          <w:rFonts w:ascii="Times New Roman" w:eastAsia="Times New Roman" w:hAnsi="Times New Roman" w:cs="Times New Roman"/>
          <w:sz w:val="24"/>
          <w:szCs w:val="24"/>
        </w:rPr>
      </w:pPr>
      <w:hyperlink r:id="rId196" w:history="1">
        <w:r w:rsidR="00886081" w:rsidRPr="00886081">
          <w:rPr>
            <w:rFonts w:ascii="Times New Roman" w:eastAsia="Times New Roman" w:hAnsi="Times New Roman" w:cs="Times New Roman"/>
            <w:color w:val="0000FF"/>
            <w:sz w:val="24"/>
            <w:szCs w:val="24"/>
            <w:u w:val="single"/>
          </w:rPr>
          <w:t>Home</w:t>
        </w:r>
      </w:hyperlink>
      <w:r w:rsidR="00886081" w:rsidRPr="00886081">
        <w:rPr>
          <w:rFonts w:ascii="Times New Roman" w:eastAsia="Times New Roman" w:hAnsi="Times New Roman" w:cs="Times New Roman"/>
          <w:sz w:val="24"/>
          <w:szCs w:val="24"/>
        </w:rPr>
        <w:t xml:space="preserve"> » </w:t>
      </w:r>
      <w:hyperlink r:id="rId197" w:history="1">
        <w:r w:rsidR="00886081" w:rsidRPr="00886081">
          <w:rPr>
            <w:rFonts w:ascii="Times New Roman" w:eastAsia="Times New Roman" w:hAnsi="Times New Roman" w:cs="Times New Roman"/>
            <w:color w:val="0000FF"/>
            <w:sz w:val="24"/>
            <w:szCs w:val="24"/>
            <w:u w:val="single"/>
          </w:rPr>
          <w:t>Kue Kering</w:t>
        </w:r>
      </w:hyperlink>
      <w:r w:rsidR="00886081" w:rsidRPr="00886081">
        <w:rPr>
          <w:rFonts w:ascii="Times New Roman" w:eastAsia="Times New Roman" w:hAnsi="Times New Roman" w:cs="Times New Roman"/>
          <w:sz w:val="24"/>
          <w:szCs w:val="24"/>
        </w:rPr>
        <w:t xml:space="preserve"> » </w:t>
      </w:r>
      <w:hyperlink r:id="rId198" w:history="1">
        <w:r w:rsidR="00886081" w:rsidRPr="00886081">
          <w:rPr>
            <w:rFonts w:ascii="Times New Roman" w:eastAsia="Times New Roman" w:hAnsi="Times New Roman" w:cs="Times New Roman"/>
            <w:color w:val="0000FF"/>
            <w:sz w:val="24"/>
            <w:szCs w:val="24"/>
            <w:u w:val="single"/>
          </w:rPr>
          <w:t>Makanan Ringan</w:t>
        </w:r>
      </w:hyperlink>
      <w:r w:rsidR="00886081" w:rsidRPr="00886081">
        <w:rPr>
          <w:rFonts w:ascii="Times New Roman" w:eastAsia="Times New Roman" w:hAnsi="Times New Roman" w:cs="Times New Roman"/>
          <w:sz w:val="24"/>
          <w:szCs w:val="24"/>
        </w:rPr>
        <w:t xml:space="preserve"> » </w:t>
      </w:r>
      <w:hyperlink r:id="rId199" w:history="1">
        <w:r w:rsidR="00886081" w:rsidRPr="00886081">
          <w:rPr>
            <w:rFonts w:ascii="Times New Roman" w:eastAsia="Times New Roman" w:hAnsi="Times New Roman" w:cs="Times New Roman"/>
            <w:color w:val="0000FF"/>
            <w:sz w:val="24"/>
            <w:szCs w:val="24"/>
            <w:u w:val="single"/>
          </w:rPr>
          <w:t>Resep Camilan</w:t>
        </w:r>
      </w:hyperlink>
      <w:r w:rsidR="00886081" w:rsidRPr="00886081">
        <w:rPr>
          <w:rFonts w:ascii="Times New Roman" w:eastAsia="Times New Roman" w:hAnsi="Times New Roman" w:cs="Times New Roman"/>
          <w:sz w:val="24"/>
          <w:szCs w:val="24"/>
        </w:rPr>
        <w:t xml:space="preserve"> » </w:t>
      </w:r>
      <w:hyperlink r:id="rId200" w:history="1">
        <w:r w:rsidR="00886081" w:rsidRPr="00886081">
          <w:rPr>
            <w:rFonts w:ascii="Times New Roman" w:eastAsia="Times New Roman" w:hAnsi="Times New Roman" w:cs="Times New Roman"/>
            <w:color w:val="0000FF"/>
            <w:sz w:val="24"/>
            <w:szCs w:val="24"/>
            <w:u w:val="single"/>
          </w:rPr>
          <w:t>Resep Kue</w:t>
        </w:r>
      </w:hyperlink>
      <w:r w:rsidR="00886081" w:rsidRPr="00886081">
        <w:rPr>
          <w:rFonts w:ascii="Times New Roman" w:eastAsia="Times New Roman" w:hAnsi="Times New Roman" w:cs="Times New Roman"/>
          <w:sz w:val="24"/>
          <w:szCs w:val="24"/>
        </w:rPr>
        <w:t xml:space="preserve"> » </w:t>
      </w:r>
      <w:hyperlink r:id="rId201" w:history="1">
        <w:r w:rsidR="00886081" w:rsidRPr="00886081">
          <w:rPr>
            <w:rFonts w:ascii="Times New Roman" w:eastAsia="Times New Roman" w:hAnsi="Times New Roman" w:cs="Times New Roman"/>
            <w:color w:val="0000FF"/>
            <w:sz w:val="24"/>
            <w:szCs w:val="24"/>
            <w:u w:val="single"/>
          </w:rPr>
          <w:t>Usaha Makanan</w:t>
        </w:r>
      </w:hyperlink>
      <w:r w:rsidR="00886081" w:rsidRPr="00886081">
        <w:rPr>
          <w:rFonts w:ascii="Times New Roman" w:eastAsia="Times New Roman" w:hAnsi="Times New Roman" w:cs="Times New Roman"/>
          <w:sz w:val="24"/>
          <w:szCs w:val="24"/>
        </w:rPr>
        <w:t xml:space="preserve"> » Resep Cara Membuat Kue Bawang Renyah </w:t>
      </w:r>
    </w:p>
    <w:p w:rsidR="00886081" w:rsidRPr="00886081" w:rsidRDefault="00886081" w:rsidP="00886081">
      <w:pPr>
        <w:spacing w:after="0"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b/>
          <w:bCs/>
          <w:sz w:val="24"/>
          <w:szCs w:val="24"/>
        </w:rPr>
        <w:t>Selasa, 23 Desember 2014</w:t>
      </w:r>
      <w:r w:rsidRPr="00886081">
        <w:rPr>
          <w:rFonts w:ascii="Times New Roman" w:eastAsia="Times New Roman" w:hAnsi="Times New Roman" w:cs="Times New Roman"/>
          <w:sz w:val="24"/>
          <w:szCs w:val="24"/>
        </w:rPr>
        <w:t xml:space="preserve"> </w:t>
      </w:r>
    </w:p>
    <w:p w:rsidR="00886081" w:rsidRPr="00886081" w:rsidRDefault="00886081" w:rsidP="00886081">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410" w:name="7636250262189250500"/>
      <w:bookmarkEnd w:id="410"/>
      <w:r w:rsidRPr="00886081">
        <w:rPr>
          <w:rFonts w:ascii="Times New Roman" w:eastAsia="Times New Roman" w:hAnsi="Times New Roman" w:cs="Times New Roman"/>
          <w:b/>
          <w:bCs/>
          <w:kern w:val="36"/>
          <w:sz w:val="48"/>
          <w:szCs w:val="48"/>
        </w:rPr>
        <w:t xml:space="preserve">Resep Cara Membuat Kue Bawang Renyah </w:t>
      </w:r>
    </w:p>
    <w:p w:rsidR="00886081" w:rsidRPr="00886081" w:rsidRDefault="00886081" w:rsidP="00886081">
      <w:pPr>
        <w:spacing w:after="0" w:line="240" w:lineRule="auto"/>
        <w:jc w:val="both"/>
        <w:rPr>
          <w:ins w:id="411" w:author="Unknown"/>
          <w:rFonts w:ascii="Times New Roman" w:eastAsia="Times New Roman" w:hAnsi="Times New Roman" w:cs="Times New Roman"/>
          <w:sz w:val="24"/>
          <w:szCs w:val="24"/>
        </w:rPr>
      </w:pPr>
      <w:proofErr w:type="gramStart"/>
      <w:ins w:id="412" w:author="Unknown">
        <w:r w:rsidRPr="00886081">
          <w:rPr>
            <w:rFonts w:ascii="Times New Roman" w:eastAsia="Times New Roman" w:hAnsi="Times New Roman" w:cs="Times New Roman"/>
            <w:sz w:val="24"/>
            <w:szCs w:val="24"/>
          </w:rPr>
          <w:t xml:space="preserve">Cemilan saat nonton </w:t>
        </w:r>
        <w:r w:rsidRPr="00886081">
          <w:rPr>
            <w:rFonts w:ascii="Times New Roman" w:eastAsia="Times New Roman" w:hAnsi="Times New Roman" w:cs="Times New Roman"/>
            <w:sz w:val="24"/>
            <w:szCs w:val="24"/>
          </w:rPr>
          <w:fldChar w:fldCharType="begin"/>
        </w:r>
        <w:r w:rsidRPr="00886081">
          <w:rPr>
            <w:rFonts w:ascii="Times New Roman" w:eastAsia="Times New Roman" w:hAnsi="Times New Roman" w:cs="Times New Roman"/>
            <w:sz w:val="24"/>
            <w:szCs w:val="24"/>
          </w:rPr>
          <w:instrText xml:space="preserve"> HYPERLINK "http://buatresep.blogspot.com/2014/12/resep-cara-membuat-kue-bawang-renyah.html" </w:instrText>
        </w:r>
        <w:r w:rsidRPr="00886081">
          <w:rPr>
            <w:rFonts w:ascii="Times New Roman" w:eastAsia="Times New Roman" w:hAnsi="Times New Roman" w:cs="Times New Roman"/>
            <w:sz w:val="24"/>
            <w:szCs w:val="24"/>
          </w:rPr>
          <w:fldChar w:fldCharType="separate"/>
        </w:r>
        <w:r w:rsidRPr="00886081">
          <w:rPr>
            <w:rFonts w:ascii="Times New Roman" w:eastAsia="Times New Roman" w:hAnsi="Times New Roman" w:cs="Times New Roman"/>
            <w:b/>
            <w:bCs/>
            <w:color w:val="0000FF"/>
            <w:sz w:val="24"/>
            <w:szCs w:val="24"/>
            <w:u w:val="single"/>
          </w:rPr>
          <w:t>kue bawang</w:t>
        </w:r>
        <w:r w:rsidRPr="00886081">
          <w:rPr>
            <w:rFonts w:ascii="Times New Roman" w:eastAsia="Times New Roman" w:hAnsi="Times New Roman" w:cs="Times New Roman"/>
            <w:sz w:val="24"/>
            <w:szCs w:val="24"/>
          </w:rPr>
          <w:fldChar w:fldCharType="end"/>
        </w:r>
        <w:r w:rsidRPr="00886081">
          <w:rPr>
            <w:rFonts w:ascii="Times New Roman" w:eastAsia="Times New Roman" w:hAnsi="Times New Roman" w:cs="Times New Roman"/>
            <w:sz w:val="24"/>
            <w:szCs w:val="24"/>
          </w:rPr>
          <w:t>.</w:t>
        </w:r>
        <w:proofErr w:type="gramEnd"/>
        <w:r w:rsidRPr="00886081">
          <w:rPr>
            <w:rFonts w:ascii="Times New Roman" w:eastAsia="Times New Roman" w:hAnsi="Times New Roman" w:cs="Times New Roman"/>
            <w:sz w:val="24"/>
            <w:szCs w:val="24"/>
          </w:rPr>
          <w:t xml:space="preserve"> Ada yang mau ni resepnya bun? Kue bawang bisa si bun pakai telor cuman pada saat digoreng jadi berbusa, aku sendiri no telor bun. Kalau mau renyah banget tambahin saja menteganya, pasti enak. Aku barusan bikin lagi habisnya gak bsa tidur. Aku bikin barusan tepung 1/2 kg 1/4 aku bikin menteganya 1/4 hasilnya renyah gak keras, coba aja dech. Oh ya nanti karanya jangan langsung dimasukin. Jadi gini,  kara campur air 1 gelas setengah tapi ksih airnya sedikit demi sedikit ya bun hingga kalis adonannya.</w:t>
        </w:r>
      </w:ins>
    </w:p>
    <w:p w:rsidR="00886081" w:rsidRPr="00886081" w:rsidRDefault="00886081" w:rsidP="00886081">
      <w:pPr>
        <w:spacing w:after="0" w:line="240" w:lineRule="auto"/>
        <w:jc w:val="both"/>
        <w:rPr>
          <w:ins w:id="413" w:author="Unknown"/>
          <w:rFonts w:ascii="Times New Roman" w:eastAsia="Times New Roman" w:hAnsi="Times New Roman" w:cs="Times New Roman"/>
          <w:sz w:val="24"/>
          <w:szCs w:val="24"/>
        </w:rPr>
      </w:pPr>
    </w:p>
    <w:p w:rsidR="00886081" w:rsidRPr="00886081" w:rsidRDefault="00886081" w:rsidP="00886081">
      <w:pPr>
        <w:spacing w:after="0" w:line="240" w:lineRule="auto"/>
        <w:jc w:val="center"/>
        <w:rPr>
          <w:ins w:id="414"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3F3D1EFE" wp14:editId="26DAC89F">
            <wp:extent cx="2457450" cy="3048000"/>
            <wp:effectExtent l="0" t="0" r="0" b="0"/>
            <wp:docPr id="42" name="Picture 42" descr="http://1.bp.blogspot.com/-D9drSSvNZEo/VJmga99W2wI/AAAAAAAADjQ/QAp5AW0LJpA/s1600/kue%2Bbawang%2Bs.jpg">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1.bp.blogspot.com/-D9drSSvNZEo/VJmga99W2wI/AAAAAAAADjQ/QAp5AW0LJpA/s1600/kue%2Bbawang%2Bs.jpg">
                      <a:hlinkClick r:id="rId202"/>
                    </pic:cNvPr>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457450" cy="3048000"/>
                    </a:xfrm>
                    <a:prstGeom prst="rect">
                      <a:avLst/>
                    </a:prstGeom>
                    <a:noFill/>
                    <a:ln>
                      <a:noFill/>
                    </a:ln>
                  </pic:spPr>
                </pic:pic>
              </a:graphicData>
            </a:graphic>
          </wp:inline>
        </w:drawing>
      </w:r>
    </w:p>
    <w:p w:rsidR="00886081" w:rsidRPr="00886081" w:rsidRDefault="00886081" w:rsidP="00886081">
      <w:pPr>
        <w:spacing w:before="100" w:beforeAutospacing="1" w:after="100" w:afterAutospacing="1" w:line="240" w:lineRule="auto"/>
        <w:outlineLvl w:val="1"/>
        <w:rPr>
          <w:ins w:id="415" w:author="Unknown"/>
          <w:rFonts w:ascii="Times New Roman" w:eastAsia="Times New Roman" w:hAnsi="Times New Roman" w:cs="Times New Roman"/>
          <w:b/>
          <w:bCs/>
          <w:sz w:val="36"/>
          <w:szCs w:val="36"/>
        </w:rPr>
      </w:pPr>
      <w:ins w:id="416" w:author="Unknown">
        <w:r w:rsidRPr="00886081">
          <w:rPr>
            <w:rFonts w:ascii="Times New Roman" w:eastAsia="Times New Roman" w:hAnsi="Times New Roman" w:cs="Times New Roman"/>
            <w:b/>
            <w:bCs/>
            <w:color w:val="0000FF"/>
            <w:sz w:val="36"/>
            <w:szCs w:val="36"/>
          </w:rPr>
          <w:t>Resep Kue Bawang</w:t>
        </w:r>
      </w:ins>
    </w:p>
    <w:p w:rsidR="00886081" w:rsidRPr="00886081" w:rsidRDefault="00886081" w:rsidP="00886081">
      <w:pPr>
        <w:spacing w:after="0" w:line="240" w:lineRule="auto"/>
        <w:jc w:val="both"/>
        <w:rPr>
          <w:ins w:id="417" w:author="Unknown"/>
          <w:rFonts w:ascii="Times New Roman" w:eastAsia="Times New Roman" w:hAnsi="Times New Roman" w:cs="Times New Roman"/>
          <w:sz w:val="24"/>
          <w:szCs w:val="24"/>
        </w:rPr>
      </w:pPr>
      <w:ins w:id="418" w:author="Unknown">
        <w:r w:rsidRPr="00886081">
          <w:rPr>
            <w:rFonts w:ascii="Times New Roman" w:eastAsia="Times New Roman" w:hAnsi="Times New Roman" w:cs="Times New Roman"/>
            <w:sz w:val="24"/>
            <w:szCs w:val="24"/>
          </w:rPr>
          <w:t>Bahan</w:t>
        </w:r>
      </w:ins>
    </w:p>
    <w:p w:rsidR="00886081" w:rsidRPr="00886081" w:rsidRDefault="00886081" w:rsidP="00E9656D">
      <w:pPr>
        <w:numPr>
          <w:ilvl w:val="0"/>
          <w:numId w:val="73"/>
        </w:numPr>
        <w:spacing w:before="100" w:beforeAutospacing="1" w:after="100" w:afterAutospacing="1" w:line="240" w:lineRule="auto"/>
        <w:rPr>
          <w:ins w:id="419" w:author="Unknown"/>
          <w:rFonts w:ascii="Times New Roman" w:eastAsia="Times New Roman" w:hAnsi="Times New Roman" w:cs="Times New Roman"/>
          <w:sz w:val="24"/>
          <w:szCs w:val="24"/>
        </w:rPr>
      </w:pPr>
      <w:ins w:id="420" w:author="Unknown">
        <w:r w:rsidRPr="00886081">
          <w:rPr>
            <w:rFonts w:ascii="Times New Roman" w:eastAsia="Times New Roman" w:hAnsi="Times New Roman" w:cs="Times New Roman"/>
            <w:sz w:val="24"/>
            <w:szCs w:val="24"/>
          </w:rPr>
          <w:lastRenderedPageBreak/>
          <w:t>Terigu 1 kg</w:t>
        </w:r>
      </w:ins>
    </w:p>
    <w:p w:rsidR="00886081" w:rsidRPr="00886081" w:rsidRDefault="00886081" w:rsidP="00E9656D">
      <w:pPr>
        <w:numPr>
          <w:ilvl w:val="0"/>
          <w:numId w:val="73"/>
        </w:numPr>
        <w:spacing w:before="100" w:beforeAutospacing="1" w:after="100" w:afterAutospacing="1" w:line="240" w:lineRule="auto"/>
        <w:rPr>
          <w:ins w:id="421" w:author="Unknown"/>
          <w:rFonts w:ascii="Times New Roman" w:eastAsia="Times New Roman" w:hAnsi="Times New Roman" w:cs="Times New Roman"/>
          <w:sz w:val="24"/>
          <w:szCs w:val="24"/>
        </w:rPr>
      </w:pPr>
      <w:ins w:id="422" w:author="Unknown">
        <w:r w:rsidRPr="00886081">
          <w:rPr>
            <w:rFonts w:ascii="Times New Roman" w:eastAsia="Times New Roman" w:hAnsi="Times New Roman" w:cs="Times New Roman"/>
            <w:sz w:val="24"/>
            <w:szCs w:val="24"/>
          </w:rPr>
          <w:t>Mentega 1/4</w:t>
        </w:r>
      </w:ins>
    </w:p>
    <w:p w:rsidR="00886081" w:rsidRPr="00886081" w:rsidRDefault="00886081" w:rsidP="00E9656D">
      <w:pPr>
        <w:numPr>
          <w:ilvl w:val="0"/>
          <w:numId w:val="73"/>
        </w:numPr>
        <w:spacing w:before="100" w:beforeAutospacing="1" w:after="100" w:afterAutospacing="1" w:line="240" w:lineRule="auto"/>
        <w:rPr>
          <w:ins w:id="423" w:author="Unknown"/>
          <w:rFonts w:ascii="Times New Roman" w:eastAsia="Times New Roman" w:hAnsi="Times New Roman" w:cs="Times New Roman"/>
          <w:sz w:val="24"/>
          <w:szCs w:val="24"/>
        </w:rPr>
      </w:pPr>
      <w:ins w:id="424" w:author="Unknown">
        <w:r w:rsidRPr="00886081">
          <w:rPr>
            <w:rFonts w:ascii="Times New Roman" w:eastAsia="Times New Roman" w:hAnsi="Times New Roman" w:cs="Times New Roman"/>
            <w:sz w:val="24"/>
            <w:szCs w:val="24"/>
          </w:rPr>
          <w:t>Santan kara 1</w:t>
        </w:r>
      </w:ins>
    </w:p>
    <w:p w:rsidR="00886081" w:rsidRPr="00886081" w:rsidRDefault="00886081" w:rsidP="00E9656D">
      <w:pPr>
        <w:numPr>
          <w:ilvl w:val="0"/>
          <w:numId w:val="73"/>
        </w:numPr>
        <w:spacing w:before="100" w:beforeAutospacing="1" w:after="100" w:afterAutospacing="1" w:line="240" w:lineRule="auto"/>
        <w:rPr>
          <w:ins w:id="425" w:author="Unknown"/>
          <w:rFonts w:ascii="Times New Roman" w:eastAsia="Times New Roman" w:hAnsi="Times New Roman" w:cs="Times New Roman"/>
          <w:sz w:val="24"/>
          <w:szCs w:val="24"/>
        </w:rPr>
      </w:pPr>
      <w:ins w:id="426" w:author="Unknown">
        <w:r w:rsidRPr="00886081">
          <w:rPr>
            <w:rFonts w:ascii="Times New Roman" w:eastAsia="Times New Roman" w:hAnsi="Times New Roman" w:cs="Times New Roman"/>
            <w:sz w:val="24"/>
            <w:szCs w:val="24"/>
          </w:rPr>
          <w:t>Garam 1 sdt</w:t>
        </w:r>
      </w:ins>
    </w:p>
    <w:p w:rsidR="00886081" w:rsidRPr="00886081" w:rsidRDefault="00886081" w:rsidP="00E9656D">
      <w:pPr>
        <w:numPr>
          <w:ilvl w:val="0"/>
          <w:numId w:val="73"/>
        </w:numPr>
        <w:spacing w:before="100" w:beforeAutospacing="1" w:after="100" w:afterAutospacing="1" w:line="240" w:lineRule="auto"/>
        <w:rPr>
          <w:ins w:id="427" w:author="Unknown"/>
          <w:rFonts w:ascii="Times New Roman" w:eastAsia="Times New Roman" w:hAnsi="Times New Roman" w:cs="Times New Roman"/>
          <w:sz w:val="24"/>
          <w:szCs w:val="24"/>
        </w:rPr>
      </w:pPr>
      <w:ins w:id="428" w:author="Unknown">
        <w:r w:rsidRPr="00886081">
          <w:rPr>
            <w:rFonts w:ascii="Times New Roman" w:eastAsia="Times New Roman" w:hAnsi="Times New Roman" w:cs="Times New Roman"/>
            <w:sz w:val="24"/>
            <w:szCs w:val="24"/>
          </w:rPr>
          <w:t>Bakung 3 batang sedang</w:t>
        </w:r>
      </w:ins>
    </w:p>
    <w:p w:rsidR="00886081" w:rsidRPr="00886081" w:rsidRDefault="00886081" w:rsidP="00886081">
      <w:pPr>
        <w:spacing w:before="100" w:beforeAutospacing="1" w:after="100" w:afterAutospacing="1" w:line="240" w:lineRule="auto"/>
        <w:outlineLvl w:val="2"/>
        <w:rPr>
          <w:ins w:id="429" w:author="Unknown"/>
          <w:rFonts w:ascii="Times New Roman" w:eastAsia="Times New Roman" w:hAnsi="Times New Roman" w:cs="Times New Roman"/>
          <w:b/>
          <w:bCs/>
          <w:sz w:val="27"/>
          <w:szCs w:val="27"/>
        </w:rPr>
      </w:pPr>
      <w:ins w:id="430" w:author="Unknown">
        <w:r w:rsidRPr="00886081">
          <w:rPr>
            <w:rFonts w:ascii="Times New Roman" w:eastAsia="Times New Roman" w:hAnsi="Times New Roman" w:cs="Times New Roman"/>
            <w:b/>
            <w:bCs/>
            <w:color w:val="0000FF"/>
            <w:sz w:val="27"/>
            <w:szCs w:val="27"/>
          </w:rPr>
          <w:t>Cara Membuat Kue Bawang</w:t>
        </w:r>
      </w:ins>
    </w:p>
    <w:p w:rsidR="00886081" w:rsidRPr="00886081" w:rsidRDefault="00886081" w:rsidP="00E9656D">
      <w:pPr>
        <w:numPr>
          <w:ilvl w:val="0"/>
          <w:numId w:val="74"/>
        </w:numPr>
        <w:spacing w:before="100" w:beforeAutospacing="1" w:after="100" w:afterAutospacing="1" w:line="240" w:lineRule="auto"/>
        <w:rPr>
          <w:ins w:id="431" w:author="Unknown"/>
          <w:rFonts w:ascii="Times New Roman" w:eastAsia="Times New Roman" w:hAnsi="Times New Roman" w:cs="Times New Roman"/>
          <w:sz w:val="24"/>
          <w:szCs w:val="24"/>
        </w:rPr>
      </w:pPr>
      <w:ins w:id="432" w:author="Unknown">
        <w:r w:rsidRPr="00886081">
          <w:rPr>
            <w:rFonts w:ascii="Times New Roman" w:eastAsia="Times New Roman" w:hAnsi="Times New Roman" w:cs="Times New Roman"/>
            <w:sz w:val="24"/>
            <w:szCs w:val="24"/>
          </w:rPr>
          <w:t>Masukan terigu ke baskom bersamaan dengan mentega, santan, garam dan bakung. Aduk rata sampai kalis diamkan 5 menit lalu ambil sedikit adonan taruh disendok garpu ratakan pakai jempol lalu gulung juga bun pakai jempol.</w:t>
        </w:r>
      </w:ins>
    </w:p>
    <w:p w:rsidR="00886081" w:rsidRPr="00886081" w:rsidRDefault="00886081" w:rsidP="00E9656D">
      <w:pPr>
        <w:numPr>
          <w:ilvl w:val="0"/>
          <w:numId w:val="74"/>
        </w:numPr>
        <w:spacing w:before="100" w:beforeAutospacing="1" w:after="100" w:afterAutospacing="1" w:line="240" w:lineRule="auto"/>
        <w:rPr>
          <w:ins w:id="433" w:author="Unknown"/>
          <w:rFonts w:ascii="Times New Roman" w:eastAsia="Times New Roman" w:hAnsi="Times New Roman" w:cs="Times New Roman"/>
          <w:sz w:val="24"/>
          <w:szCs w:val="24"/>
        </w:rPr>
      </w:pPr>
      <w:ins w:id="434" w:author="Unknown">
        <w:r w:rsidRPr="00886081">
          <w:rPr>
            <w:rFonts w:ascii="Times New Roman" w:eastAsia="Times New Roman" w:hAnsi="Times New Roman" w:cs="Times New Roman"/>
            <w:sz w:val="24"/>
            <w:szCs w:val="24"/>
          </w:rPr>
          <w:t>Lalu goreng. Aduknya jarang ya bun biar adonan gak hancur. Setelah adonan setengh matang aduk terus biar matengnya rata sampai kecoklatan, angkat dech.</w:t>
        </w:r>
      </w:ins>
    </w:p>
    <w:p w:rsidR="00886081" w:rsidRPr="00886081" w:rsidRDefault="00886081" w:rsidP="00886081">
      <w:pPr>
        <w:spacing w:after="0" w:line="240" w:lineRule="auto"/>
        <w:jc w:val="both"/>
        <w:rPr>
          <w:ins w:id="435" w:author="Unknown"/>
          <w:rFonts w:ascii="Times New Roman" w:eastAsia="Times New Roman" w:hAnsi="Times New Roman" w:cs="Times New Roman"/>
          <w:sz w:val="24"/>
          <w:szCs w:val="24"/>
        </w:rPr>
      </w:pPr>
      <w:ins w:id="436" w:author="Unknown">
        <w:r w:rsidRPr="00886081">
          <w:rPr>
            <w:rFonts w:ascii="Times New Roman" w:eastAsia="Times New Roman" w:hAnsi="Times New Roman" w:cs="Times New Roman"/>
            <w:sz w:val="24"/>
            <w:szCs w:val="24"/>
          </w:rPr>
          <w:t>Bakung itu daun sledry lebih enak dan gurih kalau di tambai bawang merah sama bwang putih yang di haluskan karena namanya kue bwang ya ciri kasnya itu dari rasa bawangnya buntik.</w:t>
        </w:r>
      </w:ins>
    </w:p>
    <w:p w:rsidR="00886081" w:rsidRDefault="00886081"/>
    <w:p w:rsidR="00886081" w:rsidRPr="00886081" w:rsidRDefault="003A1107" w:rsidP="00E9656D">
      <w:pPr>
        <w:numPr>
          <w:ilvl w:val="0"/>
          <w:numId w:val="75"/>
        </w:numPr>
        <w:spacing w:before="100" w:beforeAutospacing="1" w:after="100" w:afterAutospacing="1" w:line="240" w:lineRule="auto"/>
        <w:rPr>
          <w:rFonts w:ascii="Times New Roman" w:eastAsia="Times New Roman" w:hAnsi="Times New Roman" w:cs="Times New Roman"/>
          <w:sz w:val="24"/>
          <w:szCs w:val="24"/>
        </w:rPr>
      </w:pPr>
      <w:hyperlink r:id="rId204" w:history="1">
        <w:r w:rsidR="00886081" w:rsidRPr="00886081">
          <w:rPr>
            <w:rFonts w:ascii="Times New Roman" w:eastAsia="Times New Roman" w:hAnsi="Times New Roman" w:cs="Times New Roman"/>
            <w:color w:val="FFFFFF"/>
            <w:sz w:val="24"/>
            <w:szCs w:val="24"/>
            <w:u w:val="single"/>
            <w:shd w:val="clear" w:color="auto" w:fill="FF0000"/>
          </w:rPr>
          <w:t>Buat Resep</w:t>
        </w:r>
      </w:hyperlink>
    </w:p>
    <w:p w:rsidR="00886081" w:rsidRPr="00886081" w:rsidRDefault="003A1107" w:rsidP="00E9656D">
      <w:pPr>
        <w:numPr>
          <w:ilvl w:val="0"/>
          <w:numId w:val="75"/>
        </w:numPr>
        <w:spacing w:before="100" w:beforeAutospacing="1" w:after="100" w:afterAutospacing="1" w:line="240" w:lineRule="auto"/>
        <w:rPr>
          <w:rFonts w:ascii="Times New Roman" w:eastAsia="Times New Roman" w:hAnsi="Times New Roman" w:cs="Times New Roman"/>
          <w:sz w:val="24"/>
          <w:szCs w:val="24"/>
        </w:rPr>
      </w:pPr>
      <w:hyperlink r:id="rId205" w:history="1">
        <w:r w:rsidR="00886081" w:rsidRPr="00886081">
          <w:rPr>
            <w:rFonts w:ascii="Times New Roman" w:eastAsia="Times New Roman" w:hAnsi="Times New Roman" w:cs="Times New Roman"/>
            <w:color w:val="0000FF"/>
            <w:sz w:val="24"/>
            <w:szCs w:val="24"/>
            <w:u w:val="single"/>
          </w:rPr>
          <w:t>Aneka Kue</w:t>
        </w:r>
      </w:hyperlink>
    </w:p>
    <w:p w:rsidR="00886081" w:rsidRPr="00886081" w:rsidRDefault="003A1107" w:rsidP="00E9656D">
      <w:pPr>
        <w:numPr>
          <w:ilvl w:val="0"/>
          <w:numId w:val="75"/>
        </w:numPr>
        <w:spacing w:before="100" w:beforeAutospacing="1" w:after="100" w:afterAutospacing="1" w:line="240" w:lineRule="auto"/>
        <w:rPr>
          <w:rFonts w:ascii="Times New Roman" w:eastAsia="Times New Roman" w:hAnsi="Times New Roman" w:cs="Times New Roman"/>
          <w:sz w:val="24"/>
          <w:szCs w:val="24"/>
        </w:rPr>
      </w:pPr>
      <w:hyperlink r:id="rId206" w:history="1">
        <w:r w:rsidR="00886081" w:rsidRPr="00886081">
          <w:rPr>
            <w:rFonts w:ascii="Times New Roman" w:eastAsia="Times New Roman" w:hAnsi="Times New Roman" w:cs="Times New Roman"/>
            <w:color w:val="0000FF"/>
            <w:sz w:val="24"/>
            <w:szCs w:val="24"/>
            <w:u w:val="single"/>
          </w:rPr>
          <w:t>Bolu</w:t>
        </w:r>
      </w:hyperlink>
    </w:p>
    <w:p w:rsidR="00886081" w:rsidRPr="00886081" w:rsidRDefault="003A1107" w:rsidP="00E9656D">
      <w:pPr>
        <w:numPr>
          <w:ilvl w:val="0"/>
          <w:numId w:val="75"/>
        </w:numPr>
        <w:spacing w:before="100" w:beforeAutospacing="1" w:after="100" w:afterAutospacing="1" w:line="240" w:lineRule="auto"/>
        <w:rPr>
          <w:rFonts w:ascii="Times New Roman" w:eastAsia="Times New Roman" w:hAnsi="Times New Roman" w:cs="Times New Roman"/>
          <w:sz w:val="24"/>
          <w:szCs w:val="24"/>
        </w:rPr>
      </w:pPr>
      <w:hyperlink r:id="rId207" w:history="1">
        <w:r w:rsidR="00886081" w:rsidRPr="00886081">
          <w:rPr>
            <w:rFonts w:ascii="Times New Roman" w:eastAsia="Times New Roman" w:hAnsi="Times New Roman" w:cs="Times New Roman"/>
            <w:color w:val="0000FF"/>
            <w:sz w:val="24"/>
            <w:szCs w:val="24"/>
            <w:u w:val="single"/>
          </w:rPr>
          <w:t>Camilan</w:t>
        </w:r>
      </w:hyperlink>
    </w:p>
    <w:p w:rsidR="00886081" w:rsidRPr="00886081" w:rsidRDefault="003A1107" w:rsidP="00E9656D">
      <w:pPr>
        <w:numPr>
          <w:ilvl w:val="0"/>
          <w:numId w:val="75"/>
        </w:numPr>
        <w:spacing w:before="100" w:beforeAutospacing="1" w:after="100" w:afterAutospacing="1" w:line="240" w:lineRule="auto"/>
        <w:rPr>
          <w:rFonts w:ascii="Times New Roman" w:eastAsia="Times New Roman" w:hAnsi="Times New Roman" w:cs="Times New Roman"/>
          <w:sz w:val="24"/>
          <w:szCs w:val="24"/>
        </w:rPr>
      </w:pPr>
      <w:hyperlink r:id="rId208" w:history="1">
        <w:r w:rsidR="00886081" w:rsidRPr="00886081">
          <w:rPr>
            <w:rFonts w:ascii="Times New Roman" w:eastAsia="Times New Roman" w:hAnsi="Times New Roman" w:cs="Times New Roman"/>
            <w:color w:val="0000FF"/>
            <w:sz w:val="24"/>
            <w:szCs w:val="24"/>
            <w:u w:val="single"/>
          </w:rPr>
          <w:t>Es Krim</w:t>
        </w:r>
      </w:hyperlink>
    </w:p>
    <w:p w:rsidR="00886081" w:rsidRPr="00886081" w:rsidRDefault="003A1107" w:rsidP="00E9656D">
      <w:pPr>
        <w:numPr>
          <w:ilvl w:val="0"/>
          <w:numId w:val="75"/>
        </w:numPr>
        <w:spacing w:before="100" w:beforeAutospacing="1" w:after="100" w:afterAutospacing="1" w:line="240" w:lineRule="auto"/>
        <w:rPr>
          <w:rFonts w:ascii="Times New Roman" w:eastAsia="Times New Roman" w:hAnsi="Times New Roman" w:cs="Times New Roman"/>
          <w:sz w:val="24"/>
          <w:szCs w:val="24"/>
        </w:rPr>
      </w:pPr>
      <w:hyperlink r:id="rId209" w:history="1">
        <w:r w:rsidR="00886081" w:rsidRPr="00886081">
          <w:rPr>
            <w:rFonts w:ascii="Times New Roman" w:eastAsia="Times New Roman" w:hAnsi="Times New Roman" w:cs="Times New Roman"/>
            <w:color w:val="0000FF"/>
            <w:sz w:val="24"/>
            <w:szCs w:val="24"/>
            <w:u w:val="single"/>
          </w:rPr>
          <w:t>Puding</w:t>
        </w:r>
      </w:hyperlink>
    </w:p>
    <w:p w:rsidR="00886081" w:rsidRPr="00886081" w:rsidRDefault="003A1107" w:rsidP="00E9656D">
      <w:pPr>
        <w:numPr>
          <w:ilvl w:val="0"/>
          <w:numId w:val="75"/>
        </w:numPr>
        <w:spacing w:before="100" w:beforeAutospacing="1" w:after="100" w:afterAutospacing="1" w:line="240" w:lineRule="auto"/>
        <w:rPr>
          <w:rFonts w:ascii="Times New Roman" w:eastAsia="Times New Roman" w:hAnsi="Times New Roman" w:cs="Times New Roman"/>
          <w:sz w:val="24"/>
          <w:szCs w:val="24"/>
        </w:rPr>
      </w:pPr>
      <w:hyperlink r:id="rId210" w:history="1">
        <w:r w:rsidR="00886081" w:rsidRPr="00886081">
          <w:rPr>
            <w:rFonts w:ascii="Times New Roman" w:eastAsia="Times New Roman" w:hAnsi="Times New Roman" w:cs="Times New Roman"/>
            <w:color w:val="0000FF"/>
            <w:sz w:val="24"/>
            <w:szCs w:val="24"/>
            <w:u w:val="single"/>
          </w:rPr>
          <w:t>More Label..</w:t>
        </w:r>
      </w:hyperlink>
      <w:r w:rsidR="00886081" w:rsidRPr="00886081">
        <w:rPr>
          <w:rFonts w:ascii="Times New Roman" w:eastAsia="Times New Roman" w:hAnsi="Times New Roman" w:cs="Times New Roman"/>
          <w:sz w:val="24"/>
          <w:szCs w:val="24"/>
        </w:rPr>
        <w:t xml:space="preserve"> </w:t>
      </w:r>
    </w:p>
    <w:p w:rsidR="00886081" w:rsidRPr="00886081" w:rsidRDefault="003A1107" w:rsidP="00E9656D">
      <w:pPr>
        <w:numPr>
          <w:ilvl w:val="1"/>
          <w:numId w:val="75"/>
        </w:numPr>
        <w:spacing w:before="100" w:beforeAutospacing="1" w:after="100" w:afterAutospacing="1" w:line="240" w:lineRule="auto"/>
        <w:rPr>
          <w:rFonts w:ascii="Times New Roman" w:eastAsia="Times New Roman" w:hAnsi="Times New Roman" w:cs="Times New Roman"/>
          <w:sz w:val="24"/>
          <w:szCs w:val="24"/>
        </w:rPr>
      </w:pPr>
      <w:hyperlink r:id="rId211" w:history="1">
        <w:r w:rsidR="00886081" w:rsidRPr="00886081">
          <w:rPr>
            <w:rFonts w:ascii="Times New Roman" w:eastAsia="Times New Roman" w:hAnsi="Times New Roman" w:cs="Times New Roman"/>
            <w:color w:val="0000FF"/>
            <w:sz w:val="24"/>
            <w:szCs w:val="24"/>
            <w:u w:val="single"/>
          </w:rPr>
          <w:t>Sub Label</w:t>
        </w:r>
      </w:hyperlink>
    </w:p>
    <w:p w:rsidR="00886081" w:rsidRPr="00886081" w:rsidRDefault="003A1107" w:rsidP="00E9656D">
      <w:pPr>
        <w:numPr>
          <w:ilvl w:val="1"/>
          <w:numId w:val="75"/>
        </w:numPr>
        <w:spacing w:before="100" w:beforeAutospacing="1" w:after="100" w:afterAutospacing="1" w:line="240" w:lineRule="auto"/>
        <w:rPr>
          <w:rFonts w:ascii="Times New Roman" w:eastAsia="Times New Roman" w:hAnsi="Times New Roman" w:cs="Times New Roman"/>
          <w:sz w:val="24"/>
          <w:szCs w:val="24"/>
        </w:rPr>
      </w:pPr>
      <w:hyperlink r:id="rId212" w:history="1">
        <w:r w:rsidR="00886081" w:rsidRPr="00886081">
          <w:rPr>
            <w:rFonts w:ascii="Times New Roman" w:eastAsia="Times New Roman" w:hAnsi="Times New Roman" w:cs="Times New Roman"/>
            <w:color w:val="0000FF"/>
            <w:sz w:val="24"/>
            <w:szCs w:val="24"/>
            <w:u w:val="single"/>
          </w:rPr>
          <w:t>Sub Label</w:t>
        </w:r>
      </w:hyperlink>
    </w:p>
    <w:p w:rsidR="00886081" w:rsidRPr="00886081" w:rsidRDefault="003A1107" w:rsidP="00886081">
      <w:pPr>
        <w:spacing w:after="0" w:line="240" w:lineRule="auto"/>
        <w:rPr>
          <w:rFonts w:ascii="Times New Roman" w:eastAsia="Times New Roman" w:hAnsi="Times New Roman" w:cs="Times New Roman"/>
          <w:sz w:val="24"/>
          <w:szCs w:val="24"/>
        </w:rPr>
      </w:pPr>
      <w:hyperlink r:id="rId213" w:history="1">
        <w:r w:rsidR="00886081" w:rsidRPr="00886081">
          <w:rPr>
            <w:rFonts w:ascii="Times New Roman" w:eastAsia="Times New Roman" w:hAnsi="Times New Roman" w:cs="Times New Roman"/>
            <w:color w:val="0000FF"/>
            <w:sz w:val="24"/>
            <w:szCs w:val="24"/>
            <w:u w:val="single"/>
          </w:rPr>
          <w:t>Home</w:t>
        </w:r>
      </w:hyperlink>
      <w:r w:rsidR="00886081" w:rsidRPr="00886081">
        <w:rPr>
          <w:rFonts w:ascii="Times New Roman" w:eastAsia="Times New Roman" w:hAnsi="Times New Roman" w:cs="Times New Roman"/>
          <w:sz w:val="24"/>
          <w:szCs w:val="24"/>
        </w:rPr>
        <w:t xml:space="preserve"> » </w:t>
      </w:r>
      <w:hyperlink r:id="rId214" w:history="1">
        <w:r w:rsidR="00886081" w:rsidRPr="00886081">
          <w:rPr>
            <w:rFonts w:ascii="Times New Roman" w:eastAsia="Times New Roman" w:hAnsi="Times New Roman" w:cs="Times New Roman"/>
            <w:color w:val="0000FF"/>
            <w:sz w:val="24"/>
            <w:szCs w:val="24"/>
            <w:u w:val="single"/>
          </w:rPr>
          <w:t>Kue Kering</w:t>
        </w:r>
      </w:hyperlink>
      <w:r w:rsidR="00886081" w:rsidRPr="00886081">
        <w:rPr>
          <w:rFonts w:ascii="Times New Roman" w:eastAsia="Times New Roman" w:hAnsi="Times New Roman" w:cs="Times New Roman"/>
          <w:sz w:val="24"/>
          <w:szCs w:val="24"/>
        </w:rPr>
        <w:t xml:space="preserve"> » </w:t>
      </w:r>
      <w:hyperlink r:id="rId215" w:history="1">
        <w:r w:rsidR="00886081" w:rsidRPr="00886081">
          <w:rPr>
            <w:rFonts w:ascii="Times New Roman" w:eastAsia="Times New Roman" w:hAnsi="Times New Roman" w:cs="Times New Roman"/>
            <w:color w:val="0000FF"/>
            <w:sz w:val="24"/>
            <w:szCs w:val="24"/>
            <w:u w:val="single"/>
          </w:rPr>
          <w:t>Makanan Modern</w:t>
        </w:r>
      </w:hyperlink>
      <w:r w:rsidR="00886081" w:rsidRPr="00886081">
        <w:rPr>
          <w:rFonts w:ascii="Times New Roman" w:eastAsia="Times New Roman" w:hAnsi="Times New Roman" w:cs="Times New Roman"/>
          <w:sz w:val="24"/>
          <w:szCs w:val="24"/>
        </w:rPr>
        <w:t xml:space="preserve"> » </w:t>
      </w:r>
      <w:hyperlink r:id="rId216" w:history="1">
        <w:r w:rsidR="00886081" w:rsidRPr="00886081">
          <w:rPr>
            <w:rFonts w:ascii="Times New Roman" w:eastAsia="Times New Roman" w:hAnsi="Times New Roman" w:cs="Times New Roman"/>
            <w:color w:val="0000FF"/>
            <w:sz w:val="24"/>
            <w:szCs w:val="24"/>
            <w:u w:val="single"/>
          </w:rPr>
          <w:t>Resep Kue</w:t>
        </w:r>
      </w:hyperlink>
      <w:r w:rsidR="00886081" w:rsidRPr="00886081">
        <w:rPr>
          <w:rFonts w:ascii="Times New Roman" w:eastAsia="Times New Roman" w:hAnsi="Times New Roman" w:cs="Times New Roman"/>
          <w:sz w:val="24"/>
          <w:szCs w:val="24"/>
        </w:rPr>
        <w:t xml:space="preserve"> » </w:t>
      </w:r>
      <w:hyperlink r:id="rId217" w:history="1">
        <w:r w:rsidR="00886081" w:rsidRPr="00886081">
          <w:rPr>
            <w:rFonts w:ascii="Times New Roman" w:eastAsia="Times New Roman" w:hAnsi="Times New Roman" w:cs="Times New Roman"/>
            <w:color w:val="0000FF"/>
            <w:sz w:val="24"/>
            <w:szCs w:val="24"/>
            <w:u w:val="single"/>
          </w:rPr>
          <w:t>Usaha Makanan</w:t>
        </w:r>
      </w:hyperlink>
      <w:r w:rsidR="00886081" w:rsidRPr="00886081">
        <w:rPr>
          <w:rFonts w:ascii="Times New Roman" w:eastAsia="Times New Roman" w:hAnsi="Times New Roman" w:cs="Times New Roman"/>
          <w:sz w:val="24"/>
          <w:szCs w:val="24"/>
        </w:rPr>
        <w:t xml:space="preserve"> » Resep Cara Membuat Roti Kue Kering Biskuit </w:t>
      </w:r>
    </w:p>
    <w:p w:rsidR="00886081" w:rsidRPr="00886081" w:rsidRDefault="00886081" w:rsidP="00886081">
      <w:pPr>
        <w:spacing w:after="0"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b/>
          <w:bCs/>
          <w:sz w:val="24"/>
          <w:szCs w:val="24"/>
        </w:rPr>
        <w:t>Selasa, 23 Desember 2014</w:t>
      </w:r>
      <w:r w:rsidRPr="00886081">
        <w:rPr>
          <w:rFonts w:ascii="Times New Roman" w:eastAsia="Times New Roman" w:hAnsi="Times New Roman" w:cs="Times New Roman"/>
          <w:sz w:val="24"/>
          <w:szCs w:val="24"/>
        </w:rPr>
        <w:t xml:space="preserve"> </w:t>
      </w:r>
    </w:p>
    <w:p w:rsidR="00886081" w:rsidRPr="00886081" w:rsidRDefault="00886081" w:rsidP="00886081">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437" w:name="5775655592313571963"/>
      <w:bookmarkEnd w:id="437"/>
      <w:r w:rsidRPr="00886081">
        <w:rPr>
          <w:rFonts w:ascii="Times New Roman" w:eastAsia="Times New Roman" w:hAnsi="Times New Roman" w:cs="Times New Roman"/>
          <w:b/>
          <w:bCs/>
          <w:kern w:val="36"/>
          <w:sz w:val="48"/>
          <w:szCs w:val="48"/>
        </w:rPr>
        <w:t xml:space="preserve">Resep Cara Membuat Roti Kue Kering Biskuit </w:t>
      </w:r>
    </w:p>
    <w:p w:rsidR="00886081" w:rsidRPr="00886081" w:rsidRDefault="00886081" w:rsidP="00886081">
      <w:pPr>
        <w:spacing w:after="0" w:line="240" w:lineRule="auto"/>
        <w:jc w:val="both"/>
        <w:rPr>
          <w:ins w:id="438" w:author="Unknown"/>
          <w:rFonts w:ascii="Times New Roman" w:eastAsia="Times New Roman" w:hAnsi="Times New Roman" w:cs="Times New Roman"/>
          <w:sz w:val="24"/>
          <w:szCs w:val="24"/>
        </w:rPr>
      </w:pPr>
      <w:ins w:id="439" w:author="Unknown">
        <w:r w:rsidRPr="00886081">
          <w:rPr>
            <w:rFonts w:ascii="Times New Roman" w:eastAsia="Times New Roman" w:hAnsi="Times New Roman" w:cs="Times New Roman"/>
            <w:sz w:val="24"/>
            <w:szCs w:val="24"/>
          </w:rPr>
          <w:fldChar w:fldCharType="begin"/>
        </w:r>
        <w:r w:rsidRPr="00886081">
          <w:rPr>
            <w:rFonts w:ascii="Times New Roman" w:eastAsia="Times New Roman" w:hAnsi="Times New Roman" w:cs="Times New Roman"/>
            <w:sz w:val="24"/>
            <w:szCs w:val="24"/>
          </w:rPr>
          <w:instrText xml:space="preserve"> HYPERLINK "http://buatresep.blogspot.com/2014/12/resep-cara-membuat-roti-kue-kering.html" </w:instrText>
        </w:r>
        <w:r w:rsidRPr="00886081">
          <w:rPr>
            <w:rFonts w:ascii="Times New Roman" w:eastAsia="Times New Roman" w:hAnsi="Times New Roman" w:cs="Times New Roman"/>
            <w:sz w:val="24"/>
            <w:szCs w:val="24"/>
          </w:rPr>
          <w:fldChar w:fldCharType="separate"/>
        </w:r>
        <w:proofErr w:type="gramStart"/>
        <w:r w:rsidRPr="00886081">
          <w:rPr>
            <w:rFonts w:ascii="Times New Roman" w:eastAsia="Times New Roman" w:hAnsi="Times New Roman" w:cs="Times New Roman"/>
            <w:b/>
            <w:bCs/>
            <w:color w:val="0000FF"/>
            <w:sz w:val="24"/>
            <w:szCs w:val="24"/>
            <w:u w:val="single"/>
          </w:rPr>
          <w:t>Kue roti kering</w:t>
        </w:r>
        <w:r w:rsidRPr="00886081">
          <w:rPr>
            <w:rFonts w:ascii="Times New Roman" w:eastAsia="Times New Roman" w:hAnsi="Times New Roman" w:cs="Times New Roman"/>
            <w:sz w:val="24"/>
            <w:szCs w:val="24"/>
          </w:rPr>
          <w:fldChar w:fldCharType="end"/>
        </w:r>
        <w:r w:rsidRPr="00886081">
          <w:rPr>
            <w:rFonts w:ascii="Times New Roman" w:eastAsia="Times New Roman" w:hAnsi="Times New Roman" w:cs="Times New Roman"/>
            <w:sz w:val="24"/>
            <w:szCs w:val="24"/>
          </w:rPr>
          <w:t xml:space="preserve"> atau biasa di sebut biscuit.</w:t>
        </w:r>
        <w:proofErr w:type="gramEnd"/>
        <w:r w:rsidRPr="00886081">
          <w:rPr>
            <w:rFonts w:ascii="Times New Roman" w:eastAsia="Times New Roman" w:hAnsi="Times New Roman" w:cs="Times New Roman"/>
            <w:sz w:val="24"/>
            <w:szCs w:val="24"/>
          </w:rPr>
          <w:t xml:space="preserve"> Cocok sekali buat kue lebaran dan untuk anak-anak. Kue roti kering ala zahrani ini tanpa bahan pengawet dan murah meriah. Jika beli di toko sudah pasti boros duit. Topingnya boleh pkai meses, coklat ataupun yang lain mnurut selera bunda saja. Walaupun kue roti biscuit pakai telur tapi nggak amis bund. Kalau pakai telur bebek mungkin baru terasa amis.</w:t>
        </w:r>
      </w:ins>
    </w:p>
    <w:p w:rsidR="00886081" w:rsidRPr="00886081" w:rsidRDefault="00886081" w:rsidP="00886081">
      <w:pPr>
        <w:spacing w:after="0" w:line="240" w:lineRule="auto"/>
        <w:jc w:val="center"/>
        <w:rPr>
          <w:ins w:id="440" w:author="Unknown"/>
          <w:rFonts w:ascii="Times New Roman" w:eastAsia="Times New Roman" w:hAnsi="Times New Roman" w:cs="Times New Roman"/>
          <w:sz w:val="24"/>
          <w:szCs w:val="24"/>
        </w:rPr>
      </w:pPr>
    </w:p>
    <w:p w:rsidR="00886081" w:rsidRPr="00886081" w:rsidRDefault="00886081" w:rsidP="00886081">
      <w:pPr>
        <w:spacing w:after="0" w:line="240" w:lineRule="auto"/>
        <w:jc w:val="center"/>
        <w:rPr>
          <w:ins w:id="441"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324F4724" wp14:editId="2668FF94">
            <wp:extent cx="1847850" cy="3048000"/>
            <wp:effectExtent l="0" t="0" r="0" b="0"/>
            <wp:docPr id="45" name="Picture 45" descr="http://2.bp.blogspot.com/-O3DdTFkOM8I/VJmWaDqvB_I/AAAAAAAADiw/ws_i1bctALw/s1600/es%2Bdd.jp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http://2.bp.blogspot.com/-O3DdTFkOM8I/VJmWaDqvB_I/AAAAAAAADiw/ws_i1bctALw/s1600/es%2Bdd.jpg">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47850" cy="3048000"/>
                    </a:xfrm>
                    <a:prstGeom prst="rect">
                      <a:avLst/>
                    </a:prstGeom>
                    <a:noFill/>
                    <a:ln>
                      <a:noFill/>
                    </a:ln>
                  </pic:spPr>
                </pic:pic>
              </a:graphicData>
            </a:graphic>
          </wp:inline>
        </w:drawing>
      </w:r>
    </w:p>
    <w:p w:rsidR="00886081" w:rsidRPr="00886081" w:rsidRDefault="00886081" w:rsidP="00886081">
      <w:pPr>
        <w:spacing w:after="0" w:line="240" w:lineRule="auto"/>
        <w:jc w:val="center"/>
        <w:rPr>
          <w:ins w:id="442" w:author="Unknown"/>
          <w:rFonts w:ascii="Times New Roman" w:eastAsia="Times New Roman" w:hAnsi="Times New Roman" w:cs="Times New Roman"/>
          <w:sz w:val="24"/>
          <w:szCs w:val="24"/>
        </w:rPr>
      </w:pPr>
    </w:p>
    <w:p w:rsidR="00886081" w:rsidRPr="00886081" w:rsidRDefault="00886081" w:rsidP="00886081">
      <w:pPr>
        <w:spacing w:before="100" w:beforeAutospacing="1" w:after="100" w:afterAutospacing="1" w:line="240" w:lineRule="auto"/>
        <w:outlineLvl w:val="1"/>
        <w:rPr>
          <w:ins w:id="443" w:author="Unknown"/>
          <w:rFonts w:ascii="Times New Roman" w:eastAsia="Times New Roman" w:hAnsi="Times New Roman" w:cs="Times New Roman"/>
          <w:b/>
          <w:bCs/>
          <w:sz w:val="36"/>
          <w:szCs w:val="36"/>
        </w:rPr>
      </w:pPr>
      <w:ins w:id="444" w:author="Unknown">
        <w:r w:rsidRPr="00886081">
          <w:rPr>
            <w:rFonts w:ascii="Times New Roman" w:eastAsia="Times New Roman" w:hAnsi="Times New Roman" w:cs="Times New Roman"/>
            <w:b/>
            <w:bCs/>
            <w:color w:val="0000FF"/>
            <w:sz w:val="36"/>
            <w:szCs w:val="36"/>
          </w:rPr>
          <w:t>Resep  Roti Kering</w:t>
        </w:r>
      </w:ins>
    </w:p>
    <w:p w:rsidR="00886081" w:rsidRPr="00886081" w:rsidRDefault="00886081" w:rsidP="00886081">
      <w:pPr>
        <w:spacing w:after="0" w:line="240" w:lineRule="auto"/>
        <w:jc w:val="both"/>
        <w:rPr>
          <w:ins w:id="445" w:author="Unknown"/>
          <w:rFonts w:ascii="Times New Roman" w:eastAsia="Times New Roman" w:hAnsi="Times New Roman" w:cs="Times New Roman"/>
          <w:sz w:val="24"/>
          <w:szCs w:val="24"/>
        </w:rPr>
      </w:pPr>
      <w:ins w:id="446" w:author="Unknown">
        <w:r w:rsidRPr="00886081">
          <w:rPr>
            <w:rFonts w:ascii="Times New Roman" w:eastAsia="Times New Roman" w:hAnsi="Times New Roman" w:cs="Times New Roman"/>
            <w:sz w:val="24"/>
            <w:szCs w:val="24"/>
          </w:rPr>
          <w:t>bahan</w:t>
        </w:r>
      </w:ins>
    </w:p>
    <w:p w:rsidR="00886081" w:rsidRPr="00886081" w:rsidRDefault="00886081" w:rsidP="00E9656D">
      <w:pPr>
        <w:numPr>
          <w:ilvl w:val="0"/>
          <w:numId w:val="76"/>
        </w:numPr>
        <w:spacing w:before="100" w:beforeAutospacing="1" w:after="100" w:afterAutospacing="1" w:line="240" w:lineRule="auto"/>
        <w:rPr>
          <w:ins w:id="447" w:author="Unknown"/>
          <w:rFonts w:ascii="Times New Roman" w:eastAsia="Times New Roman" w:hAnsi="Times New Roman" w:cs="Times New Roman"/>
          <w:sz w:val="24"/>
          <w:szCs w:val="24"/>
        </w:rPr>
      </w:pPr>
      <w:ins w:id="448" w:author="Unknown">
        <w:r w:rsidRPr="00886081">
          <w:rPr>
            <w:rFonts w:ascii="Times New Roman" w:eastAsia="Times New Roman" w:hAnsi="Times New Roman" w:cs="Times New Roman"/>
            <w:sz w:val="24"/>
            <w:szCs w:val="24"/>
          </w:rPr>
          <w:t>Tepung terigu 455 gram</w:t>
        </w:r>
      </w:ins>
    </w:p>
    <w:p w:rsidR="00886081" w:rsidRPr="00886081" w:rsidRDefault="00886081" w:rsidP="00E9656D">
      <w:pPr>
        <w:numPr>
          <w:ilvl w:val="0"/>
          <w:numId w:val="76"/>
        </w:numPr>
        <w:spacing w:before="100" w:beforeAutospacing="1" w:after="100" w:afterAutospacing="1" w:line="240" w:lineRule="auto"/>
        <w:rPr>
          <w:ins w:id="449" w:author="Unknown"/>
          <w:rFonts w:ascii="Times New Roman" w:eastAsia="Times New Roman" w:hAnsi="Times New Roman" w:cs="Times New Roman"/>
          <w:sz w:val="24"/>
          <w:szCs w:val="24"/>
        </w:rPr>
      </w:pPr>
      <w:ins w:id="450" w:author="Unknown">
        <w:r w:rsidRPr="00886081">
          <w:rPr>
            <w:rFonts w:ascii="Times New Roman" w:eastAsia="Times New Roman" w:hAnsi="Times New Roman" w:cs="Times New Roman"/>
            <w:sz w:val="24"/>
            <w:szCs w:val="24"/>
          </w:rPr>
          <w:t>gula pasir 150 gram</w:t>
        </w:r>
      </w:ins>
    </w:p>
    <w:p w:rsidR="00886081" w:rsidRPr="00886081" w:rsidRDefault="00886081" w:rsidP="00E9656D">
      <w:pPr>
        <w:numPr>
          <w:ilvl w:val="0"/>
          <w:numId w:val="76"/>
        </w:numPr>
        <w:spacing w:before="100" w:beforeAutospacing="1" w:after="100" w:afterAutospacing="1" w:line="240" w:lineRule="auto"/>
        <w:rPr>
          <w:ins w:id="451" w:author="Unknown"/>
          <w:rFonts w:ascii="Times New Roman" w:eastAsia="Times New Roman" w:hAnsi="Times New Roman" w:cs="Times New Roman"/>
          <w:sz w:val="24"/>
          <w:szCs w:val="24"/>
        </w:rPr>
      </w:pPr>
      <w:ins w:id="452" w:author="Unknown">
        <w:r w:rsidRPr="00886081">
          <w:rPr>
            <w:rFonts w:ascii="Times New Roman" w:eastAsia="Times New Roman" w:hAnsi="Times New Roman" w:cs="Times New Roman"/>
            <w:sz w:val="24"/>
            <w:szCs w:val="24"/>
          </w:rPr>
          <w:t>Telur 2 butir</w:t>
        </w:r>
      </w:ins>
    </w:p>
    <w:p w:rsidR="00886081" w:rsidRPr="00886081" w:rsidRDefault="00886081" w:rsidP="00E9656D">
      <w:pPr>
        <w:numPr>
          <w:ilvl w:val="0"/>
          <w:numId w:val="76"/>
        </w:numPr>
        <w:spacing w:before="100" w:beforeAutospacing="1" w:after="100" w:afterAutospacing="1" w:line="240" w:lineRule="auto"/>
        <w:rPr>
          <w:ins w:id="453" w:author="Unknown"/>
          <w:rFonts w:ascii="Times New Roman" w:eastAsia="Times New Roman" w:hAnsi="Times New Roman" w:cs="Times New Roman"/>
          <w:sz w:val="24"/>
          <w:szCs w:val="24"/>
        </w:rPr>
      </w:pPr>
      <w:ins w:id="454" w:author="Unknown">
        <w:r w:rsidRPr="00886081">
          <w:rPr>
            <w:rFonts w:ascii="Times New Roman" w:eastAsia="Times New Roman" w:hAnsi="Times New Roman" w:cs="Times New Roman"/>
            <w:sz w:val="24"/>
            <w:szCs w:val="24"/>
          </w:rPr>
          <w:t>Mentega 227 gram</w:t>
        </w:r>
      </w:ins>
    </w:p>
    <w:p w:rsidR="00886081" w:rsidRPr="00886081" w:rsidRDefault="00886081" w:rsidP="00E9656D">
      <w:pPr>
        <w:numPr>
          <w:ilvl w:val="0"/>
          <w:numId w:val="76"/>
        </w:numPr>
        <w:spacing w:before="100" w:beforeAutospacing="1" w:after="100" w:afterAutospacing="1" w:line="240" w:lineRule="auto"/>
        <w:rPr>
          <w:ins w:id="455" w:author="Unknown"/>
          <w:rFonts w:ascii="Times New Roman" w:eastAsia="Times New Roman" w:hAnsi="Times New Roman" w:cs="Times New Roman"/>
          <w:sz w:val="24"/>
          <w:szCs w:val="24"/>
        </w:rPr>
      </w:pPr>
      <w:ins w:id="456" w:author="Unknown">
        <w:r w:rsidRPr="00886081">
          <w:rPr>
            <w:rFonts w:ascii="Times New Roman" w:eastAsia="Times New Roman" w:hAnsi="Times New Roman" w:cs="Times New Roman"/>
            <w:sz w:val="24"/>
            <w:szCs w:val="24"/>
          </w:rPr>
          <w:t>toping tau hiasan sesuai selera.</w:t>
        </w:r>
      </w:ins>
    </w:p>
    <w:p w:rsidR="00886081" w:rsidRPr="00886081" w:rsidRDefault="00886081" w:rsidP="00886081">
      <w:pPr>
        <w:spacing w:before="100" w:beforeAutospacing="1" w:after="100" w:afterAutospacing="1" w:line="240" w:lineRule="auto"/>
        <w:outlineLvl w:val="2"/>
        <w:rPr>
          <w:ins w:id="457" w:author="Unknown"/>
          <w:rFonts w:ascii="Times New Roman" w:eastAsia="Times New Roman" w:hAnsi="Times New Roman" w:cs="Times New Roman"/>
          <w:b/>
          <w:bCs/>
          <w:sz w:val="27"/>
          <w:szCs w:val="27"/>
        </w:rPr>
      </w:pPr>
      <w:ins w:id="458" w:author="Unknown">
        <w:r w:rsidRPr="00886081">
          <w:rPr>
            <w:rFonts w:ascii="Times New Roman" w:eastAsia="Times New Roman" w:hAnsi="Times New Roman" w:cs="Times New Roman"/>
            <w:b/>
            <w:bCs/>
            <w:color w:val="0000FF"/>
            <w:sz w:val="27"/>
            <w:szCs w:val="27"/>
          </w:rPr>
          <w:t>Cara Membuat Roti Kue Kering</w:t>
        </w:r>
      </w:ins>
    </w:p>
    <w:p w:rsidR="00886081" w:rsidRPr="00886081" w:rsidRDefault="00886081" w:rsidP="00886081">
      <w:pPr>
        <w:spacing w:after="0" w:line="240" w:lineRule="auto"/>
        <w:jc w:val="center"/>
        <w:rPr>
          <w:ins w:id="459" w:author="Unknown"/>
          <w:rFonts w:ascii="Times New Roman" w:eastAsia="Times New Roman" w:hAnsi="Times New Roman" w:cs="Times New Roman"/>
          <w:sz w:val="24"/>
          <w:szCs w:val="24"/>
        </w:rPr>
      </w:pPr>
    </w:p>
    <w:p w:rsidR="00886081" w:rsidRPr="00886081" w:rsidRDefault="00886081" w:rsidP="00886081">
      <w:pPr>
        <w:spacing w:after="0" w:line="240" w:lineRule="auto"/>
        <w:jc w:val="center"/>
        <w:rPr>
          <w:ins w:id="460" w:author="Unknown"/>
          <w:rFonts w:ascii="Times New Roman" w:eastAsia="Times New Roman" w:hAnsi="Times New Roman" w:cs="Times New Roman"/>
          <w:sz w:val="24"/>
          <w:szCs w:val="24"/>
        </w:rPr>
      </w:pPr>
    </w:p>
    <w:p w:rsidR="00886081" w:rsidRPr="00886081" w:rsidRDefault="00886081" w:rsidP="00886081">
      <w:pPr>
        <w:spacing w:after="0" w:line="240" w:lineRule="auto"/>
        <w:jc w:val="center"/>
        <w:rPr>
          <w:ins w:id="461"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25219FE4" wp14:editId="15FFC07A">
            <wp:extent cx="1905000" cy="3048000"/>
            <wp:effectExtent l="0" t="0" r="0" b="0"/>
            <wp:docPr id="44" name="Picture 44" descr="http://1.bp.blogspot.com/-dx5AiiKCjiI/VJmV6bvm-tI/AAAAAAAADig/JxNuq_DFhPI/s1600/es%2B1.jpg">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http://1.bp.blogspot.com/-dx5AiiKCjiI/VJmV6bvm-tI/AAAAAAAADig/JxNuq_DFhPI/s1600/es%2B1.jpg">
                      <a:hlinkClick r:id="rId220"/>
                    </pic:cNvPr>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886081" w:rsidRPr="00886081" w:rsidRDefault="00886081" w:rsidP="00886081">
      <w:pPr>
        <w:spacing w:after="0" w:line="240" w:lineRule="auto"/>
        <w:jc w:val="center"/>
        <w:rPr>
          <w:ins w:id="462" w:author="Unknown"/>
          <w:rFonts w:ascii="Times New Roman" w:eastAsia="Times New Roman" w:hAnsi="Times New Roman" w:cs="Times New Roman"/>
          <w:sz w:val="24"/>
          <w:szCs w:val="24"/>
        </w:rPr>
      </w:pPr>
    </w:p>
    <w:p w:rsidR="00886081" w:rsidRPr="00886081" w:rsidRDefault="00886081" w:rsidP="00886081">
      <w:pPr>
        <w:spacing w:after="0" w:line="240" w:lineRule="auto"/>
        <w:jc w:val="center"/>
        <w:rPr>
          <w:ins w:id="463"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0F87C936" wp14:editId="673EDBA1">
            <wp:extent cx="2276475" cy="2847975"/>
            <wp:effectExtent l="0" t="0" r="9525" b="9525"/>
            <wp:docPr id="43" name="Picture 43" descr="http://3.bp.blogspot.com/-Z3cDIZxL9AI/VJmV8EckLuI/AAAAAAAADio/AE_AxdjZuEM/s1600/es.jpg">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http://3.bp.blogspot.com/-Z3cDIZxL9AI/VJmV8EckLuI/AAAAAAAADio/AE_AxdjZuEM/s1600/es.jpg">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276475" cy="2847975"/>
                    </a:xfrm>
                    <a:prstGeom prst="rect">
                      <a:avLst/>
                    </a:prstGeom>
                    <a:noFill/>
                    <a:ln>
                      <a:noFill/>
                    </a:ln>
                  </pic:spPr>
                </pic:pic>
              </a:graphicData>
            </a:graphic>
          </wp:inline>
        </w:drawing>
      </w:r>
    </w:p>
    <w:p w:rsidR="00886081" w:rsidRPr="00886081" w:rsidRDefault="00886081" w:rsidP="00E9656D">
      <w:pPr>
        <w:numPr>
          <w:ilvl w:val="0"/>
          <w:numId w:val="77"/>
        </w:numPr>
        <w:spacing w:before="100" w:beforeAutospacing="1" w:after="100" w:afterAutospacing="1" w:line="240" w:lineRule="auto"/>
        <w:rPr>
          <w:ins w:id="464" w:author="Unknown"/>
          <w:rFonts w:ascii="Times New Roman" w:eastAsia="Times New Roman" w:hAnsi="Times New Roman" w:cs="Times New Roman"/>
          <w:sz w:val="24"/>
          <w:szCs w:val="24"/>
        </w:rPr>
      </w:pPr>
      <w:ins w:id="465" w:author="Unknown">
        <w:r w:rsidRPr="00886081">
          <w:rPr>
            <w:rFonts w:ascii="Times New Roman" w:eastAsia="Times New Roman" w:hAnsi="Times New Roman" w:cs="Times New Roman"/>
            <w:sz w:val="24"/>
            <w:szCs w:val="24"/>
          </w:rPr>
          <w:t>Mentega dan gula aduk jadi satu sampai tercampur rata.</w:t>
        </w:r>
      </w:ins>
    </w:p>
    <w:p w:rsidR="00886081" w:rsidRPr="00886081" w:rsidRDefault="00886081" w:rsidP="00E9656D">
      <w:pPr>
        <w:numPr>
          <w:ilvl w:val="0"/>
          <w:numId w:val="77"/>
        </w:numPr>
        <w:spacing w:before="100" w:beforeAutospacing="1" w:after="100" w:afterAutospacing="1" w:line="240" w:lineRule="auto"/>
        <w:rPr>
          <w:ins w:id="466" w:author="Unknown"/>
          <w:rFonts w:ascii="Times New Roman" w:eastAsia="Times New Roman" w:hAnsi="Times New Roman" w:cs="Times New Roman"/>
          <w:sz w:val="24"/>
          <w:szCs w:val="24"/>
        </w:rPr>
      </w:pPr>
      <w:ins w:id="467" w:author="Unknown">
        <w:r w:rsidRPr="00886081">
          <w:rPr>
            <w:rFonts w:ascii="Times New Roman" w:eastAsia="Times New Roman" w:hAnsi="Times New Roman" w:cs="Times New Roman"/>
            <w:sz w:val="24"/>
            <w:szCs w:val="24"/>
          </w:rPr>
          <w:t>Setelah itu masukkan telur ( yang sudah di kocok), aduk-aduk lagi sampai adonan tercampur rata.</w:t>
        </w:r>
      </w:ins>
    </w:p>
    <w:p w:rsidR="00886081" w:rsidRPr="00886081" w:rsidRDefault="00886081" w:rsidP="00E9656D">
      <w:pPr>
        <w:numPr>
          <w:ilvl w:val="0"/>
          <w:numId w:val="77"/>
        </w:numPr>
        <w:spacing w:before="100" w:beforeAutospacing="1" w:after="100" w:afterAutospacing="1" w:line="240" w:lineRule="auto"/>
        <w:rPr>
          <w:ins w:id="468" w:author="Unknown"/>
          <w:rFonts w:ascii="Times New Roman" w:eastAsia="Times New Roman" w:hAnsi="Times New Roman" w:cs="Times New Roman"/>
          <w:sz w:val="24"/>
          <w:szCs w:val="24"/>
        </w:rPr>
      </w:pPr>
      <w:ins w:id="469" w:author="Unknown">
        <w:r w:rsidRPr="00886081">
          <w:rPr>
            <w:rFonts w:ascii="Times New Roman" w:eastAsia="Times New Roman" w:hAnsi="Times New Roman" w:cs="Times New Roman"/>
            <w:sz w:val="24"/>
            <w:szCs w:val="24"/>
          </w:rPr>
          <w:t>Terakhir masukan tepung terigu, aduk-aduk sampai adonan bisa di cetak. Seperti contoh pada gambar.</w:t>
        </w:r>
      </w:ins>
    </w:p>
    <w:p w:rsidR="00886081" w:rsidRPr="00886081" w:rsidRDefault="00886081" w:rsidP="00E9656D">
      <w:pPr>
        <w:numPr>
          <w:ilvl w:val="0"/>
          <w:numId w:val="77"/>
        </w:numPr>
        <w:spacing w:before="100" w:beforeAutospacing="1" w:after="100" w:afterAutospacing="1" w:line="240" w:lineRule="auto"/>
        <w:rPr>
          <w:ins w:id="470" w:author="Unknown"/>
          <w:rFonts w:ascii="Times New Roman" w:eastAsia="Times New Roman" w:hAnsi="Times New Roman" w:cs="Times New Roman"/>
          <w:sz w:val="24"/>
          <w:szCs w:val="24"/>
        </w:rPr>
      </w:pPr>
      <w:ins w:id="471" w:author="Unknown">
        <w:r w:rsidRPr="00886081">
          <w:rPr>
            <w:rFonts w:ascii="Times New Roman" w:eastAsia="Times New Roman" w:hAnsi="Times New Roman" w:cs="Times New Roman"/>
            <w:sz w:val="24"/>
            <w:szCs w:val="24"/>
          </w:rPr>
          <w:t>Kalau di oven membutuhkan waktu 15 menit bund.</w:t>
        </w:r>
      </w:ins>
    </w:p>
    <w:p w:rsidR="00886081" w:rsidRPr="00886081" w:rsidRDefault="00886081" w:rsidP="00886081">
      <w:pPr>
        <w:spacing w:after="0" w:line="240" w:lineRule="auto"/>
        <w:jc w:val="both"/>
        <w:rPr>
          <w:ins w:id="472" w:author="Unknown"/>
          <w:rFonts w:ascii="Times New Roman" w:eastAsia="Times New Roman" w:hAnsi="Times New Roman" w:cs="Times New Roman"/>
          <w:sz w:val="24"/>
          <w:szCs w:val="24"/>
        </w:rPr>
      </w:pPr>
      <w:ins w:id="473" w:author="Unknown">
        <w:r w:rsidRPr="00886081">
          <w:rPr>
            <w:rFonts w:ascii="Times New Roman" w:eastAsia="Times New Roman" w:hAnsi="Times New Roman" w:cs="Times New Roman"/>
            <w:sz w:val="24"/>
            <w:szCs w:val="24"/>
          </w:rPr>
          <w:t>Kalau gak di oven aku kurang tahu karena aku belum mencoba. Bagi yang penasaran buat kue roti kering tanpa di oven ya di coba saja. Siapa tahu bisa, caranya coba sedikit saja. Maaf ya kalau ketikan bahasanya tidak rapi karena baru 1 kali posting dan tolong jangan di bully.</w:t>
        </w:r>
      </w:ins>
    </w:p>
    <w:p w:rsidR="00886081" w:rsidRDefault="00886081"/>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lastRenderedPageBreak/>
        <w:t>Tapi lebih enak donat ala tante alis tanpa telur. Lebih enak, renyah dan juga tidak kalah menulnya. Empukkk kah? Jelas empuk dan yang pasti buat pemula di tanggung anti gagal. Aku juga gak pernah bisa buat apa-apa bun. Ehhh mencoba resep donat tanpa telur suami malah suka, katanya lebih enak. Sebenarnya enakan ala jco si bun tapi yang ga suka amis. Donat tanpe telur lebih nyaman dan enak di mulut.Ini penampakan buatanku, bila rahma.</w:t>
      </w:r>
    </w:p>
    <w:p w:rsidR="00886081" w:rsidRPr="00886081" w:rsidRDefault="00886081" w:rsidP="00886081">
      <w:pPr>
        <w:spacing w:after="0" w:line="240" w:lineRule="auto"/>
        <w:jc w:val="both"/>
        <w:rPr>
          <w:rFonts w:ascii="Times New Roman" w:eastAsia="Times New Roman" w:hAnsi="Times New Roman" w:cs="Times New Roman"/>
          <w:sz w:val="24"/>
          <w:szCs w:val="24"/>
        </w:rPr>
      </w:pPr>
    </w:p>
    <w:p w:rsidR="00886081" w:rsidRPr="00886081" w:rsidRDefault="00886081" w:rsidP="00886081">
      <w:pPr>
        <w:spacing w:after="0" w:line="240" w:lineRule="auto"/>
        <w:jc w:val="center"/>
        <w:rPr>
          <w:rFonts w:ascii="Times New Roman" w:eastAsia="Times New Roman" w:hAnsi="Times New Roman" w:cs="Times New Roman"/>
          <w:sz w:val="24"/>
          <w:szCs w:val="24"/>
        </w:rPr>
      </w:pPr>
      <w:r w:rsidRPr="00886081">
        <w:rPr>
          <w:rFonts w:ascii="Courier New" w:eastAsia="Times New Roman" w:hAnsi="Courier New" w:cs="Courier New"/>
          <w:sz w:val="24"/>
          <w:szCs w:val="24"/>
        </w:rPr>
        <w:t>Bagi yang ingin mencoba donat ala J Co dan membuat dengan metode water roux bisa mencoba resep di bawah ini.</w:t>
      </w:r>
    </w:p>
    <w:p w:rsidR="00886081" w:rsidRPr="00886081" w:rsidRDefault="00886081" w:rsidP="00886081">
      <w:pPr>
        <w:spacing w:after="0" w:line="240" w:lineRule="auto"/>
        <w:jc w:val="center"/>
        <w:rPr>
          <w:rFonts w:ascii="Times New Roman" w:eastAsia="Times New Roman" w:hAnsi="Times New Roman" w:cs="Times New Roman"/>
          <w:sz w:val="24"/>
          <w:szCs w:val="24"/>
        </w:rPr>
      </w:pPr>
    </w:p>
    <w:p w:rsidR="00886081" w:rsidRPr="00886081" w:rsidRDefault="003A1107" w:rsidP="00886081">
      <w:pPr>
        <w:spacing w:after="0" w:line="240" w:lineRule="auto"/>
        <w:jc w:val="center"/>
        <w:rPr>
          <w:rFonts w:ascii="Times New Roman" w:eastAsia="Times New Roman" w:hAnsi="Times New Roman" w:cs="Times New Roman"/>
          <w:sz w:val="24"/>
          <w:szCs w:val="24"/>
        </w:rPr>
      </w:pPr>
      <w:hyperlink r:id="rId224" w:history="1">
        <w:r w:rsidR="00886081" w:rsidRPr="00886081">
          <w:rPr>
            <w:rFonts w:ascii="Verdana" w:eastAsia="Times New Roman" w:hAnsi="Verdana" w:cs="Times New Roman"/>
            <w:b/>
            <w:bCs/>
            <w:color w:val="0000FF"/>
            <w:sz w:val="24"/>
            <w:szCs w:val="24"/>
            <w:u w:val="single"/>
          </w:rPr>
          <w:t>Rahasia Resep Donat J Co</w:t>
        </w:r>
      </w:hyperlink>
    </w:p>
    <w:p w:rsidR="00886081" w:rsidRPr="00886081" w:rsidRDefault="00886081" w:rsidP="00886081">
      <w:pPr>
        <w:spacing w:after="0" w:line="240" w:lineRule="auto"/>
        <w:jc w:val="center"/>
        <w:rPr>
          <w:rFonts w:ascii="Times New Roman" w:eastAsia="Times New Roman" w:hAnsi="Times New Roman" w:cs="Times New Roman"/>
          <w:sz w:val="24"/>
          <w:szCs w:val="24"/>
        </w:rPr>
      </w:pPr>
      <w:r w:rsidRPr="00886081">
        <w:rPr>
          <w:rFonts w:ascii="Verdana" w:eastAsia="Times New Roman" w:hAnsi="Verdana" w:cs="Times New Roman"/>
          <w:b/>
          <w:bCs/>
          <w:sz w:val="24"/>
          <w:szCs w:val="24"/>
        </w:rPr>
        <w:t> </w:t>
      </w:r>
    </w:p>
    <w:p w:rsidR="00886081" w:rsidRPr="00886081" w:rsidRDefault="003A1107" w:rsidP="00886081">
      <w:pPr>
        <w:spacing w:after="0" w:line="240" w:lineRule="auto"/>
        <w:jc w:val="center"/>
        <w:rPr>
          <w:rFonts w:ascii="Times New Roman" w:eastAsia="Times New Roman" w:hAnsi="Times New Roman" w:cs="Times New Roman"/>
          <w:sz w:val="24"/>
          <w:szCs w:val="24"/>
        </w:rPr>
      </w:pPr>
      <w:hyperlink r:id="rId225" w:history="1">
        <w:r w:rsidR="00886081" w:rsidRPr="00886081">
          <w:rPr>
            <w:rFonts w:ascii="Verdana" w:eastAsia="Times New Roman" w:hAnsi="Verdana" w:cs="Times New Roman"/>
            <w:b/>
            <w:bCs/>
            <w:color w:val="0000FF"/>
            <w:sz w:val="24"/>
            <w:szCs w:val="24"/>
            <w:u w:val="single"/>
          </w:rPr>
          <w:t>Tips Membuat Donat dengan Metode Water Roux</w:t>
        </w:r>
      </w:hyperlink>
    </w:p>
    <w:p w:rsidR="00886081" w:rsidRPr="00886081" w:rsidRDefault="00886081" w:rsidP="00886081">
      <w:pPr>
        <w:spacing w:after="0" w:line="240" w:lineRule="auto"/>
        <w:jc w:val="both"/>
        <w:rPr>
          <w:rFonts w:ascii="Times New Roman" w:eastAsia="Times New Roman" w:hAnsi="Times New Roman" w:cs="Times New Roman"/>
          <w:sz w:val="24"/>
          <w:szCs w:val="24"/>
        </w:rPr>
      </w:pPr>
    </w:p>
    <w:p w:rsidR="00886081" w:rsidRPr="00886081" w:rsidRDefault="00886081" w:rsidP="00886081">
      <w:pPr>
        <w:spacing w:after="0" w:line="240" w:lineRule="auto"/>
        <w:jc w:val="both"/>
        <w:rPr>
          <w:rFonts w:ascii="Times New Roman" w:eastAsia="Times New Roman" w:hAnsi="Times New Roman" w:cs="Times New Roman"/>
          <w:sz w:val="24"/>
          <w:szCs w:val="24"/>
        </w:rPr>
      </w:pPr>
    </w:p>
    <w:p w:rsidR="00886081" w:rsidRPr="00886081" w:rsidRDefault="00886081" w:rsidP="0088608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717CA679" wp14:editId="560B5AE1">
            <wp:extent cx="3048000" cy="2133600"/>
            <wp:effectExtent l="0" t="0" r="0" b="0"/>
            <wp:docPr id="46" name="Picture 46" descr="Resep Cara Membuat Donat Tanpa Telur Enak">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Resep Cara Membuat Donat Tanpa Telur Enak">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048000" cy="2133600"/>
                    </a:xfrm>
                    <a:prstGeom prst="rect">
                      <a:avLst/>
                    </a:prstGeom>
                    <a:noFill/>
                    <a:ln>
                      <a:noFill/>
                    </a:ln>
                  </pic:spPr>
                </pic:pic>
              </a:graphicData>
            </a:graphic>
          </wp:inline>
        </w:drawing>
      </w:r>
    </w:p>
    <w:p w:rsidR="00886081" w:rsidRPr="00886081" w:rsidRDefault="00886081" w:rsidP="00886081">
      <w:pPr>
        <w:spacing w:before="100" w:beforeAutospacing="1" w:after="100" w:afterAutospacing="1" w:line="240" w:lineRule="auto"/>
        <w:outlineLvl w:val="1"/>
        <w:rPr>
          <w:rFonts w:ascii="Times New Roman" w:eastAsia="Times New Roman" w:hAnsi="Times New Roman" w:cs="Times New Roman"/>
          <w:b/>
          <w:bCs/>
          <w:sz w:val="36"/>
          <w:szCs w:val="36"/>
        </w:rPr>
      </w:pPr>
      <w:r w:rsidRPr="00886081">
        <w:rPr>
          <w:rFonts w:ascii="Times New Roman" w:eastAsia="Times New Roman" w:hAnsi="Times New Roman" w:cs="Times New Roman"/>
          <w:b/>
          <w:bCs/>
          <w:color w:val="0000FF"/>
          <w:sz w:val="36"/>
          <w:szCs w:val="36"/>
        </w:rPr>
        <w:t>Resep Donat Tanpa Telur</w:t>
      </w:r>
    </w:p>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Bahan</w:t>
      </w:r>
    </w:p>
    <w:p w:rsidR="00886081" w:rsidRPr="00886081" w:rsidRDefault="00886081" w:rsidP="00E9656D">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3 gelas terigu</w:t>
      </w:r>
    </w:p>
    <w:p w:rsidR="00886081" w:rsidRPr="00886081" w:rsidRDefault="00886081" w:rsidP="00E9656D">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2 sdm blue band</w:t>
      </w:r>
    </w:p>
    <w:p w:rsidR="00886081" w:rsidRPr="00886081" w:rsidRDefault="00886081" w:rsidP="00E9656D">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1/2 sdt fermipan</w:t>
      </w:r>
    </w:p>
    <w:p w:rsidR="00886081" w:rsidRPr="00886081" w:rsidRDefault="00886081" w:rsidP="00E9656D">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2 sachet skm</w:t>
      </w:r>
    </w:p>
    <w:p w:rsidR="00886081" w:rsidRPr="00886081" w:rsidRDefault="00886081" w:rsidP="00E9656D">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3 sdm gulpas</w:t>
      </w:r>
    </w:p>
    <w:p w:rsidR="00886081" w:rsidRPr="00886081" w:rsidRDefault="00886081" w:rsidP="00886081">
      <w:pPr>
        <w:spacing w:before="100" w:beforeAutospacing="1" w:after="100" w:afterAutospacing="1" w:line="240" w:lineRule="auto"/>
        <w:outlineLvl w:val="2"/>
        <w:rPr>
          <w:rFonts w:ascii="Times New Roman" w:eastAsia="Times New Roman" w:hAnsi="Times New Roman" w:cs="Times New Roman"/>
          <w:b/>
          <w:bCs/>
          <w:sz w:val="27"/>
          <w:szCs w:val="27"/>
        </w:rPr>
      </w:pPr>
      <w:r w:rsidRPr="00886081">
        <w:rPr>
          <w:rFonts w:ascii="Times New Roman" w:eastAsia="Times New Roman" w:hAnsi="Times New Roman" w:cs="Times New Roman"/>
          <w:b/>
          <w:bCs/>
          <w:color w:val="0000FF"/>
          <w:sz w:val="27"/>
          <w:szCs w:val="27"/>
        </w:rPr>
        <w:t>Cara Membuat Donat Tanpa Telur</w:t>
      </w:r>
    </w:p>
    <w:p w:rsidR="00886081" w:rsidRPr="00886081" w:rsidRDefault="00886081" w:rsidP="00E9656D">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Aduk skm dan gula pasir dengan air 1 gelas yang buat takar terigu.</w:t>
      </w:r>
    </w:p>
    <w:p w:rsidR="00886081" w:rsidRPr="00886081" w:rsidRDefault="00886081" w:rsidP="00E9656D">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Campur semua bahan, uleni sampai kalis (tidak lengket)</w:t>
      </w:r>
    </w:p>
    <w:p w:rsidR="00886081" w:rsidRPr="00886081" w:rsidRDefault="00886081" w:rsidP="00E9656D">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Diamkan 1 jam tetap dengan lap basah.</w:t>
      </w:r>
    </w:p>
    <w:p w:rsidR="00886081" w:rsidRPr="00886081" w:rsidRDefault="00886081" w:rsidP="00E9656D">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Buat donat, diamin lagi kurang lebih 10 menit.</w:t>
      </w:r>
    </w:p>
    <w:p w:rsidR="00886081" w:rsidRPr="00886081" w:rsidRDefault="00886081" w:rsidP="00E9656D">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Goreng dengan api kecil.</w:t>
      </w:r>
    </w:p>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lastRenderedPageBreak/>
        <w:t>Untuk catatan fermipan tidak perlu di seduh. Blue band ga usah di cairin, cukup campur semua bun. Yang tidak suka manis gula pasir dan skm bisa di kurangi. Ini resep donat termudah kok dari semua yang pernah saya coba, irit lagi tanpa telur. Saya juga tidak pintar kayak bunda lain sering gatot.</w:t>
      </w:r>
    </w:p>
    <w:p w:rsidR="00886081" w:rsidRDefault="00886081"/>
    <w:p w:rsidR="00886081" w:rsidRPr="00886081" w:rsidRDefault="00886081" w:rsidP="00886081">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474" w:name="7925955648310655311"/>
      <w:bookmarkEnd w:id="474"/>
      <w:r w:rsidRPr="00886081">
        <w:rPr>
          <w:rFonts w:ascii="Times New Roman" w:eastAsia="Times New Roman" w:hAnsi="Times New Roman" w:cs="Times New Roman"/>
          <w:b/>
          <w:bCs/>
          <w:kern w:val="36"/>
          <w:sz w:val="48"/>
          <w:szCs w:val="48"/>
        </w:rPr>
        <w:t xml:space="preserve">Resep Cara Membuat Roti Sobek Kukus </w:t>
      </w:r>
    </w:p>
    <w:p w:rsidR="00886081" w:rsidRPr="00886081" w:rsidRDefault="00886081" w:rsidP="00886081">
      <w:pPr>
        <w:spacing w:after="0" w:line="240" w:lineRule="auto"/>
        <w:jc w:val="both"/>
        <w:rPr>
          <w:ins w:id="475" w:author="Unknown"/>
          <w:rFonts w:ascii="Times New Roman" w:eastAsia="Times New Roman" w:hAnsi="Times New Roman" w:cs="Times New Roman"/>
          <w:sz w:val="24"/>
          <w:szCs w:val="24"/>
        </w:rPr>
      </w:pPr>
      <w:ins w:id="476" w:author="Unknown">
        <w:r w:rsidRPr="00886081">
          <w:rPr>
            <w:rFonts w:ascii="Times New Roman" w:eastAsia="Times New Roman" w:hAnsi="Times New Roman" w:cs="Times New Roman"/>
            <w:sz w:val="24"/>
            <w:szCs w:val="24"/>
          </w:rPr>
          <w:fldChar w:fldCharType="begin"/>
        </w:r>
        <w:r w:rsidRPr="00886081">
          <w:rPr>
            <w:rFonts w:ascii="Times New Roman" w:eastAsia="Times New Roman" w:hAnsi="Times New Roman" w:cs="Times New Roman"/>
            <w:sz w:val="24"/>
            <w:szCs w:val="24"/>
          </w:rPr>
          <w:instrText xml:space="preserve"> HYPERLINK "http://buatresep.blogspot.com/2014/12/resep-cara-membuat-roti-sobek-kukus.html" </w:instrText>
        </w:r>
        <w:r w:rsidRPr="00886081">
          <w:rPr>
            <w:rFonts w:ascii="Times New Roman" w:eastAsia="Times New Roman" w:hAnsi="Times New Roman" w:cs="Times New Roman"/>
            <w:sz w:val="24"/>
            <w:szCs w:val="24"/>
          </w:rPr>
          <w:fldChar w:fldCharType="separate"/>
        </w:r>
        <w:proofErr w:type="gramStart"/>
        <w:r w:rsidRPr="00886081">
          <w:rPr>
            <w:rFonts w:ascii="Times New Roman" w:eastAsia="Times New Roman" w:hAnsi="Times New Roman" w:cs="Times New Roman"/>
            <w:b/>
            <w:bCs/>
            <w:color w:val="0000FF"/>
            <w:sz w:val="24"/>
            <w:szCs w:val="24"/>
            <w:u w:val="single"/>
          </w:rPr>
          <w:t>Roti sobek kukus</w:t>
        </w:r>
        <w:r w:rsidRPr="00886081">
          <w:rPr>
            <w:rFonts w:ascii="Times New Roman" w:eastAsia="Times New Roman" w:hAnsi="Times New Roman" w:cs="Times New Roman"/>
            <w:sz w:val="24"/>
            <w:szCs w:val="24"/>
          </w:rPr>
          <w:fldChar w:fldCharType="end"/>
        </w:r>
        <w:r w:rsidRPr="00886081">
          <w:rPr>
            <w:rFonts w:ascii="Times New Roman" w:eastAsia="Times New Roman" w:hAnsi="Times New Roman" w:cs="Times New Roman"/>
            <w:sz w:val="24"/>
            <w:szCs w:val="24"/>
          </w:rPr>
          <w:t xml:space="preserve"> ala fina margaria.</w:t>
        </w:r>
        <w:proofErr w:type="gramEnd"/>
        <w:r w:rsidRPr="00886081">
          <w:rPr>
            <w:rFonts w:ascii="Times New Roman" w:eastAsia="Times New Roman" w:hAnsi="Times New Roman" w:cs="Times New Roman"/>
            <w:sz w:val="24"/>
            <w:szCs w:val="24"/>
          </w:rPr>
          <w:t xml:space="preserve"> Oh ya bun adonan bisa tambah sedikit air waktu menguleni supaya kalis. Dioven lebih enak kayaknya dan di oles kuning telur supaya coklat kulitnya. Tadi saya nguleni sambil nawari ke anak-anak mau dbuat donat, bakpao atau roti. Sambil lihat-lihat dapur teryata persediaan minyak habis gak bisa. Gak punya kertas roti atau daun untuk bakpao. Jadilah pakai loyang persegi keci dan akhirnya bikin roti sobek yang di buat degan cara di kukus. Adonan sederhana aja kok bun.</w:t>
        </w:r>
      </w:ins>
    </w:p>
    <w:p w:rsidR="00886081" w:rsidRPr="00886081" w:rsidRDefault="00886081" w:rsidP="00886081">
      <w:pPr>
        <w:spacing w:after="0" w:line="240" w:lineRule="auto"/>
        <w:jc w:val="both"/>
        <w:rPr>
          <w:ins w:id="477" w:author="Unknown"/>
          <w:rFonts w:ascii="Times New Roman" w:eastAsia="Times New Roman" w:hAnsi="Times New Roman" w:cs="Times New Roman"/>
          <w:sz w:val="24"/>
          <w:szCs w:val="24"/>
        </w:rPr>
      </w:pPr>
    </w:p>
    <w:p w:rsidR="00886081" w:rsidRPr="00886081" w:rsidRDefault="00886081" w:rsidP="00886081">
      <w:pPr>
        <w:spacing w:after="0" w:line="240" w:lineRule="auto"/>
        <w:jc w:val="center"/>
        <w:rPr>
          <w:ins w:id="478"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0CAA4B60" wp14:editId="7C1A48FC">
            <wp:extent cx="3048000" cy="2247900"/>
            <wp:effectExtent l="0" t="0" r="0" b="0"/>
            <wp:docPr id="47" name="Picture 47" descr="http://1.bp.blogspot.com/-Dw6iKnPif7g/VJ5N5ts52tI/AAAAAAAADkc/dIEznKgA77w/s1600/roti%2Bsobek%2Bvv.jpg">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http://1.bp.blogspot.com/-Dw6iKnPif7g/VJ5N5ts52tI/AAAAAAAADkc/dIEznKgA77w/s1600/roti%2Bsobek%2Bvv.jpg">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048000" cy="2247900"/>
                    </a:xfrm>
                    <a:prstGeom prst="rect">
                      <a:avLst/>
                    </a:prstGeom>
                    <a:noFill/>
                    <a:ln>
                      <a:noFill/>
                    </a:ln>
                  </pic:spPr>
                </pic:pic>
              </a:graphicData>
            </a:graphic>
          </wp:inline>
        </w:drawing>
      </w:r>
    </w:p>
    <w:p w:rsidR="00886081" w:rsidRPr="00886081" w:rsidRDefault="00886081" w:rsidP="00886081">
      <w:pPr>
        <w:spacing w:before="100" w:beforeAutospacing="1" w:after="100" w:afterAutospacing="1" w:line="240" w:lineRule="auto"/>
        <w:outlineLvl w:val="1"/>
        <w:rPr>
          <w:ins w:id="479" w:author="Unknown"/>
          <w:rFonts w:ascii="Times New Roman" w:eastAsia="Times New Roman" w:hAnsi="Times New Roman" w:cs="Times New Roman"/>
          <w:b/>
          <w:bCs/>
          <w:sz w:val="36"/>
          <w:szCs w:val="36"/>
        </w:rPr>
      </w:pPr>
      <w:ins w:id="480" w:author="Unknown">
        <w:r w:rsidRPr="00886081">
          <w:rPr>
            <w:rFonts w:ascii="Times New Roman" w:eastAsia="Times New Roman" w:hAnsi="Times New Roman" w:cs="Times New Roman"/>
            <w:b/>
            <w:bCs/>
            <w:color w:val="0000FF"/>
            <w:sz w:val="36"/>
            <w:szCs w:val="36"/>
          </w:rPr>
          <w:t>Resep Roti Sobek Kukus</w:t>
        </w:r>
      </w:ins>
    </w:p>
    <w:p w:rsidR="00886081" w:rsidRPr="00886081" w:rsidRDefault="00886081" w:rsidP="00886081">
      <w:pPr>
        <w:spacing w:after="0" w:line="240" w:lineRule="auto"/>
        <w:jc w:val="both"/>
        <w:rPr>
          <w:ins w:id="481" w:author="Unknown"/>
          <w:rFonts w:ascii="Times New Roman" w:eastAsia="Times New Roman" w:hAnsi="Times New Roman" w:cs="Times New Roman"/>
          <w:sz w:val="24"/>
          <w:szCs w:val="24"/>
        </w:rPr>
      </w:pPr>
      <w:ins w:id="482" w:author="Unknown">
        <w:r w:rsidRPr="00886081">
          <w:rPr>
            <w:rFonts w:ascii="Times New Roman" w:eastAsia="Times New Roman" w:hAnsi="Times New Roman" w:cs="Times New Roman"/>
            <w:sz w:val="24"/>
            <w:szCs w:val="24"/>
          </w:rPr>
          <w:t>Bahan</w:t>
        </w:r>
      </w:ins>
    </w:p>
    <w:p w:rsidR="00886081" w:rsidRPr="00886081" w:rsidRDefault="00886081" w:rsidP="00E9656D">
      <w:pPr>
        <w:numPr>
          <w:ilvl w:val="0"/>
          <w:numId w:val="80"/>
        </w:numPr>
        <w:spacing w:before="100" w:beforeAutospacing="1" w:after="100" w:afterAutospacing="1" w:line="240" w:lineRule="auto"/>
        <w:rPr>
          <w:ins w:id="483" w:author="Unknown"/>
          <w:rFonts w:ascii="Times New Roman" w:eastAsia="Times New Roman" w:hAnsi="Times New Roman" w:cs="Times New Roman"/>
          <w:sz w:val="24"/>
          <w:szCs w:val="24"/>
        </w:rPr>
      </w:pPr>
      <w:ins w:id="484" w:author="Unknown">
        <w:r w:rsidRPr="00886081">
          <w:rPr>
            <w:rFonts w:ascii="Times New Roman" w:eastAsia="Times New Roman" w:hAnsi="Times New Roman" w:cs="Times New Roman"/>
            <w:sz w:val="24"/>
            <w:szCs w:val="24"/>
          </w:rPr>
          <w:t>terigu 250 gr</w:t>
        </w:r>
      </w:ins>
    </w:p>
    <w:p w:rsidR="00886081" w:rsidRPr="00886081" w:rsidRDefault="00886081" w:rsidP="00E9656D">
      <w:pPr>
        <w:numPr>
          <w:ilvl w:val="0"/>
          <w:numId w:val="80"/>
        </w:numPr>
        <w:spacing w:before="100" w:beforeAutospacing="1" w:after="100" w:afterAutospacing="1" w:line="240" w:lineRule="auto"/>
        <w:rPr>
          <w:ins w:id="485" w:author="Unknown"/>
          <w:rFonts w:ascii="Times New Roman" w:eastAsia="Times New Roman" w:hAnsi="Times New Roman" w:cs="Times New Roman"/>
          <w:sz w:val="24"/>
          <w:szCs w:val="24"/>
        </w:rPr>
      </w:pPr>
      <w:ins w:id="486" w:author="Unknown">
        <w:r w:rsidRPr="00886081">
          <w:rPr>
            <w:rFonts w:ascii="Times New Roman" w:eastAsia="Times New Roman" w:hAnsi="Times New Roman" w:cs="Times New Roman"/>
            <w:sz w:val="24"/>
            <w:szCs w:val="24"/>
          </w:rPr>
          <w:t>telur 1 btr</w:t>
        </w:r>
      </w:ins>
    </w:p>
    <w:p w:rsidR="00886081" w:rsidRPr="00886081" w:rsidRDefault="00886081" w:rsidP="00E9656D">
      <w:pPr>
        <w:numPr>
          <w:ilvl w:val="0"/>
          <w:numId w:val="80"/>
        </w:numPr>
        <w:spacing w:before="100" w:beforeAutospacing="1" w:after="100" w:afterAutospacing="1" w:line="240" w:lineRule="auto"/>
        <w:rPr>
          <w:ins w:id="487" w:author="Unknown"/>
          <w:rFonts w:ascii="Times New Roman" w:eastAsia="Times New Roman" w:hAnsi="Times New Roman" w:cs="Times New Roman"/>
          <w:sz w:val="24"/>
          <w:szCs w:val="24"/>
        </w:rPr>
      </w:pPr>
      <w:ins w:id="488" w:author="Unknown">
        <w:r w:rsidRPr="00886081">
          <w:rPr>
            <w:rFonts w:ascii="Times New Roman" w:eastAsia="Times New Roman" w:hAnsi="Times New Roman" w:cs="Times New Roman"/>
            <w:sz w:val="24"/>
            <w:szCs w:val="24"/>
          </w:rPr>
          <w:t>gula 2 sdm</w:t>
        </w:r>
      </w:ins>
    </w:p>
    <w:p w:rsidR="00886081" w:rsidRPr="00886081" w:rsidRDefault="00886081" w:rsidP="00E9656D">
      <w:pPr>
        <w:numPr>
          <w:ilvl w:val="0"/>
          <w:numId w:val="80"/>
        </w:numPr>
        <w:spacing w:before="100" w:beforeAutospacing="1" w:after="100" w:afterAutospacing="1" w:line="240" w:lineRule="auto"/>
        <w:rPr>
          <w:ins w:id="489" w:author="Unknown"/>
          <w:rFonts w:ascii="Times New Roman" w:eastAsia="Times New Roman" w:hAnsi="Times New Roman" w:cs="Times New Roman"/>
          <w:sz w:val="24"/>
          <w:szCs w:val="24"/>
        </w:rPr>
      </w:pPr>
      <w:ins w:id="490" w:author="Unknown">
        <w:r w:rsidRPr="00886081">
          <w:rPr>
            <w:rFonts w:ascii="Times New Roman" w:eastAsia="Times New Roman" w:hAnsi="Times New Roman" w:cs="Times New Roman"/>
            <w:sz w:val="24"/>
            <w:szCs w:val="24"/>
          </w:rPr>
          <w:t>skm 1 sct</w:t>
        </w:r>
      </w:ins>
    </w:p>
    <w:p w:rsidR="00886081" w:rsidRPr="00886081" w:rsidRDefault="00886081" w:rsidP="00E9656D">
      <w:pPr>
        <w:numPr>
          <w:ilvl w:val="0"/>
          <w:numId w:val="80"/>
        </w:numPr>
        <w:spacing w:before="100" w:beforeAutospacing="1" w:after="100" w:afterAutospacing="1" w:line="240" w:lineRule="auto"/>
        <w:rPr>
          <w:ins w:id="491" w:author="Unknown"/>
          <w:rFonts w:ascii="Times New Roman" w:eastAsia="Times New Roman" w:hAnsi="Times New Roman" w:cs="Times New Roman"/>
          <w:sz w:val="24"/>
          <w:szCs w:val="24"/>
        </w:rPr>
      </w:pPr>
      <w:ins w:id="492" w:author="Unknown">
        <w:r w:rsidRPr="00886081">
          <w:rPr>
            <w:rFonts w:ascii="Times New Roman" w:eastAsia="Times New Roman" w:hAnsi="Times New Roman" w:cs="Times New Roman"/>
            <w:sz w:val="24"/>
            <w:szCs w:val="24"/>
          </w:rPr>
          <w:t>fermipan 1 sdt (tadi cuma kira-kira saja)</w:t>
        </w:r>
      </w:ins>
    </w:p>
    <w:p w:rsidR="00886081" w:rsidRPr="00886081" w:rsidRDefault="00886081" w:rsidP="00886081">
      <w:pPr>
        <w:spacing w:before="100" w:beforeAutospacing="1" w:after="100" w:afterAutospacing="1" w:line="240" w:lineRule="auto"/>
        <w:outlineLvl w:val="2"/>
        <w:rPr>
          <w:ins w:id="493" w:author="Unknown"/>
          <w:rFonts w:ascii="Times New Roman" w:eastAsia="Times New Roman" w:hAnsi="Times New Roman" w:cs="Times New Roman"/>
          <w:b/>
          <w:bCs/>
          <w:sz w:val="27"/>
          <w:szCs w:val="27"/>
        </w:rPr>
      </w:pPr>
      <w:ins w:id="494" w:author="Unknown">
        <w:r w:rsidRPr="00886081">
          <w:rPr>
            <w:rFonts w:ascii="Times New Roman" w:eastAsia="Times New Roman" w:hAnsi="Times New Roman" w:cs="Times New Roman"/>
            <w:b/>
            <w:bCs/>
            <w:color w:val="0000FF"/>
            <w:sz w:val="27"/>
            <w:szCs w:val="27"/>
          </w:rPr>
          <w:t>Cara Membuat Roti Sobek Kukus</w:t>
        </w:r>
      </w:ins>
    </w:p>
    <w:p w:rsidR="00886081" w:rsidRPr="00886081" w:rsidRDefault="00886081" w:rsidP="00E9656D">
      <w:pPr>
        <w:numPr>
          <w:ilvl w:val="0"/>
          <w:numId w:val="81"/>
        </w:numPr>
        <w:spacing w:before="100" w:beforeAutospacing="1" w:after="100" w:afterAutospacing="1" w:line="240" w:lineRule="auto"/>
        <w:rPr>
          <w:ins w:id="495" w:author="Unknown"/>
          <w:rFonts w:ascii="Times New Roman" w:eastAsia="Times New Roman" w:hAnsi="Times New Roman" w:cs="Times New Roman"/>
          <w:sz w:val="24"/>
          <w:szCs w:val="24"/>
        </w:rPr>
      </w:pPr>
      <w:ins w:id="496" w:author="Unknown">
        <w:r w:rsidRPr="00886081">
          <w:rPr>
            <w:rFonts w:ascii="Times New Roman" w:eastAsia="Times New Roman" w:hAnsi="Times New Roman" w:cs="Times New Roman"/>
            <w:sz w:val="24"/>
            <w:szCs w:val="24"/>
          </w:rPr>
          <w:t>Semua bahan diuleni sampai kalis terus tutup dengan lap. Diamkn kira-kira 1 jam sampai mengembang.</w:t>
        </w:r>
      </w:ins>
    </w:p>
    <w:p w:rsidR="00886081" w:rsidRPr="00886081" w:rsidRDefault="00886081" w:rsidP="00E9656D">
      <w:pPr>
        <w:numPr>
          <w:ilvl w:val="0"/>
          <w:numId w:val="81"/>
        </w:numPr>
        <w:spacing w:before="100" w:beforeAutospacing="1" w:after="100" w:afterAutospacing="1" w:line="240" w:lineRule="auto"/>
        <w:rPr>
          <w:ins w:id="497" w:author="Unknown"/>
          <w:rFonts w:ascii="Times New Roman" w:eastAsia="Times New Roman" w:hAnsi="Times New Roman" w:cs="Times New Roman"/>
          <w:sz w:val="24"/>
          <w:szCs w:val="24"/>
        </w:rPr>
      </w:pPr>
      <w:ins w:id="498" w:author="Unknown">
        <w:r w:rsidRPr="00886081">
          <w:rPr>
            <w:rFonts w:ascii="Times New Roman" w:eastAsia="Times New Roman" w:hAnsi="Times New Roman" w:cs="Times New Roman"/>
            <w:sz w:val="24"/>
            <w:szCs w:val="24"/>
          </w:rPr>
          <w:t>Bentuk bulat-bulat, isi sesuai selera coklat meses atau selai. Tutup dengan lap diamkn kira-kira 15 menit.</w:t>
        </w:r>
      </w:ins>
    </w:p>
    <w:p w:rsidR="00886081" w:rsidRPr="00886081" w:rsidRDefault="00886081" w:rsidP="00E9656D">
      <w:pPr>
        <w:numPr>
          <w:ilvl w:val="0"/>
          <w:numId w:val="81"/>
        </w:numPr>
        <w:spacing w:before="100" w:beforeAutospacing="1" w:after="100" w:afterAutospacing="1" w:line="240" w:lineRule="auto"/>
        <w:rPr>
          <w:ins w:id="499" w:author="Unknown"/>
          <w:rFonts w:ascii="Times New Roman" w:eastAsia="Times New Roman" w:hAnsi="Times New Roman" w:cs="Times New Roman"/>
          <w:sz w:val="24"/>
          <w:szCs w:val="24"/>
        </w:rPr>
      </w:pPr>
      <w:ins w:id="500" w:author="Unknown">
        <w:r w:rsidRPr="00886081">
          <w:rPr>
            <w:rFonts w:ascii="Times New Roman" w:eastAsia="Times New Roman" w:hAnsi="Times New Roman" w:cs="Times New Roman"/>
            <w:sz w:val="24"/>
            <w:szCs w:val="24"/>
          </w:rPr>
          <w:lastRenderedPageBreak/>
          <w:t>Taruh di loyang yang diolesi mentega dan taburi sedikit tepung supaya tidak lengket.</w:t>
        </w:r>
      </w:ins>
    </w:p>
    <w:p w:rsidR="00886081" w:rsidRPr="00886081" w:rsidRDefault="00886081" w:rsidP="00E9656D">
      <w:pPr>
        <w:numPr>
          <w:ilvl w:val="0"/>
          <w:numId w:val="81"/>
        </w:numPr>
        <w:spacing w:before="100" w:beforeAutospacing="1" w:after="100" w:afterAutospacing="1" w:line="240" w:lineRule="auto"/>
        <w:rPr>
          <w:ins w:id="501" w:author="Unknown"/>
          <w:rFonts w:ascii="Times New Roman" w:eastAsia="Times New Roman" w:hAnsi="Times New Roman" w:cs="Times New Roman"/>
          <w:sz w:val="24"/>
          <w:szCs w:val="24"/>
        </w:rPr>
      </w:pPr>
      <w:ins w:id="502" w:author="Unknown">
        <w:r w:rsidRPr="00886081">
          <w:rPr>
            <w:rFonts w:ascii="Times New Roman" w:eastAsia="Times New Roman" w:hAnsi="Times New Roman" w:cs="Times New Roman"/>
            <w:sz w:val="24"/>
            <w:szCs w:val="24"/>
          </w:rPr>
          <w:t>Panaskn dandang/kukusan kukus kira-kira 30 menit dengan api sedang tutupnya di beri lap supaya air tidak menetes.</w:t>
        </w:r>
      </w:ins>
    </w:p>
    <w:p w:rsidR="00886081" w:rsidRDefault="00886081"/>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elamat sore bunda apa kabar semuanya saya hadir bersama potatoes kriuk kriuk di cocol sama kecup or mayones mantap siapa yang mau hehe. Bumbunya cuma garam kalau mau di kasih royko atau cabe bubuk juga bisa waktu di taburi terigu bisa di kasih. Jika saja tidak juga sudah enak kok, gitu saja anak-anak pada suka. Oh ya kalau gak ada kulkas bisa di rendam pakai air es saja.</w:t>
      </w:r>
    </w:p>
    <w:p w:rsidR="00886081" w:rsidRPr="00886081" w:rsidRDefault="00886081" w:rsidP="00886081">
      <w:pPr>
        <w:spacing w:after="0" w:line="240" w:lineRule="auto"/>
        <w:jc w:val="both"/>
        <w:rPr>
          <w:rFonts w:ascii="Times New Roman" w:eastAsia="Times New Roman" w:hAnsi="Times New Roman" w:cs="Times New Roman"/>
          <w:sz w:val="24"/>
          <w:szCs w:val="24"/>
        </w:rPr>
      </w:pPr>
    </w:p>
    <w:p w:rsidR="00886081" w:rsidRPr="00886081" w:rsidRDefault="00886081" w:rsidP="0088608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176EE4B5" wp14:editId="1448C2A8">
            <wp:extent cx="3009900" cy="3048000"/>
            <wp:effectExtent l="0" t="0" r="0" b="0"/>
            <wp:docPr id="48" name="Picture 48" descr="http://2.bp.blogspot.com/-DdZUtafkdKc/VMuCq2GGE3I/AAAAAAAAEWI/o7s6hUCIBGw/s1600/potatos.jpg">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http://2.bp.blogspot.com/-DdZUtafkdKc/VMuCq2GGE3I/AAAAAAAAEWI/o7s6hUCIBGw/s1600/potatos.jpg">
                      <a:hlinkClick r:id="rId230"/>
                    </pic:cNvPr>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009900" cy="3048000"/>
                    </a:xfrm>
                    <a:prstGeom prst="rect">
                      <a:avLst/>
                    </a:prstGeom>
                    <a:noFill/>
                    <a:ln>
                      <a:noFill/>
                    </a:ln>
                  </pic:spPr>
                </pic:pic>
              </a:graphicData>
            </a:graphic>
          </wp:inline>
        </w:drawing>
      </w:r>
    </w:p>
    <w:p w:rsidR="00886081" w:rsidRPr="00886081" w:rsidRDefault="00886081" w:rsidP="00886081">
      <w:pPr>
        <w:spacing w:after="0" w:line="240" w:lineRule="auto"/>
        <w:jc w:val="center"/>
        <w:rPr>
          <w:rFonts w:ascii="Times New Roman" w:eastAsia="Times New Roman" w:hAnsi="Times New Roman" w:cs="Times New Roman"/>
          <w:sz w:val="24"/>
          <w:szCs w:val="24"/>
        </w:rPr>
      </w:pPr>
    </w:p>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Silahkan bunda selamat mencoba kata anak-anakku mantap kriuk" bikn gagal diet saya nih karena emang enak. Resep Potatos murah meriah tidak pakai ribet bun gampang banget. Yuk cobain cara membuat potatoes by bunda fitri.</w:t>
      </w:r>
    </w:p>
    <w:p w:rsidR="00886081" w:rsidRPr="00886081" w:rsidRDefault="00886081" w:rsidP="00886081">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886081">
        <w:rPr>
          <w:rFonts w:ascii="Times New Roman" w:eastAsia="Times New Roman" w:hAnsi="Times New Roman" w:cs="Times New Roman"/>
          <w:b/>
          <w:bCs/>
          <w:color w:val="0000FF"/>
          <w:sz w:val="36"/>
          <w:szCs w:val="36"/>
        </w:rPr>
        <w:t>Bahan Potatoes</w:t>
      </w:r>
    </w:p>
    <w:p w:rsidR="00886081" w:rsidRPr="00886081" w:rsidRDefault="00886081" w:rsidP="00E9656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4 buah besar kentang</w:t>
      </w:r>
    </w:p>
    <w:p w:rsidR="00886081" w:rsidRPr="00886081" w:rsidRDefault="00886081" w:rsidP="00E9656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garam secukupnya</w:t>
      </w:r>
    </w:p>
    <w:p w:rsidR="00886081" w:rsidRPr="00886081" w:rsidRDefault="00886081" w:rsidP="00E9656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satu sendok bp</w:t>
      </w:r>
    </w:p>
    <w:p w:rsidR="00886081" w:rsidRPr="00886081" w:rsidRDefault="00886081" w:rsidP="00E9656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tepung terigu</w:t>
      </w:r>
    </w:p>
    <w:p w:rsidR="00886081" w:rsidRPr="00886081" w:rsidRDefault="00886081" w:rsidP="00886081">
      <w:pPr>
        <w:spacing w:after="0"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Cocolan</w:t>
      </w:r>
    </w:p>
    <w:p w:rsidR="00886081" w:rsidRPr="00886081" w:rsidRDefault="00886081" w:rsidP="00E9656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saos tomat</w:t>
      </w:r>
    </w:p>
    <w:p w:rsidR="00886081" w:rsidRPr="00886081" w:rsidRDefault="00886081" w:rsidP="00E9656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mayones</w:t>
      </w:r>
    </w:p>
    <w:p w:rsidR="00886081" w:rsidRPr="00886081" w:rsidRDefault="00886081" w:rsidP="00886081">
      <w:pPr>
        <w:spacing w:after="0" w:line="240" w:lineRule="auto"/>
        <w:rPr>
          <w:rFonts w:ascii="Times New Roman" w:eastAsia="Times New Roman" w:hAnsi="Times New Roman" w:cs="Times New Roman"/>
          <w:sz w:val="24"/>
          <w:szCs w:val="24"/>
        </w:rPr>
      </w:pPr>
    </w:p>
    <w:p w:rsidR="00886081" w:rsidRPr="00886081" w:rsidRDefault="00886081" w:rsidP="00886081">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886081">
        <w:rPr>
          <w:rFonts w:ascii="Times New Roman" w:eastAsia="Times New Roman" w:hAnsi="Times New Roman" w:cs="Times New Roman"/>
          <w:b/>
          <w:bCs/>
          <w:color w:val="0000FF"/>
          <w:sz w:val="27"/>
          <w:szCs w:val="27"/>
        </w:rPr>
        <w:t>Cara Membuat Potatoes</w:t>
      </w:r>
    </w:p>
    <w:p w:rsidR="00886081" w:rsidRPr="00886081" w:rsidRDefault="00886081" w:rsidP="00E9656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Saya ambil kentang di kupas terus di potong sesuai selera yang tipis biar renyah.</w:t>
      </w:r>
    </w:p>
    <w:p w:rsidR="00886081" w:rsidRPr="00886081" w:rsidRDefault="00886081" w:rsidP="00E9656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Setelah di potong saya cuci bersih lalu saya rebus 5 menit kasih garam lalu buang airnya ganti pakai air dingin.</w:t>
      </w:r>
    </w:p>
    <w:p w:rsidR="00886081" w:rsidRPr="00886081" w:rsidRDefault="00886081" w:rsidP="00E9656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Kasih bp lalu simpan di kulkas semalam saya bikn tadi saya tiriskan.</w:t>
      </w:r>
    </w:p>
    <w:p w:rsidR="00886081" w:rsidRPr="00886081" w:rsidRDefault="00886081" w:rsidP="00E9656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Lalu saya taburi tepung terigu habis itu masukan ke frezer biarkan beku nanti di goreng di minyak yang benar-benar panas sampai warna kuning. Angkat sajikan sama saos tomat atau mayones.</w:t>
      </w:r>
    </w:p>
    <w:p w:rsidR="00886081" w:rsidRPr="00886081" w:rsidRDefault="003A1107" w:rsidP="00886081">
      <w:pPr>
        <w:spacing w:after="0" w:line="240" w:lineRule="auto"/>
        <w:jc w:val="both"/>
        <w:rPr>
          <w:rFonts w:ascii="Times New Roman" w:eastAsia="Times New Roman" w:hAnsi="Times New Roman" w:cs="Times New Roman"/>
          <w:sz w:val="24"/>
          <w:szCs w:val="24"/>
        </w:rPr>
      </w:pPr>
      <w:hyperlink r:id="rId232" w:history="1">
        <w:r w:rsidR="00886081" w:rsidRPr="00886081">
          <w:rPr>
            <w:rFonts w:ascii="Times New Roman" w:eastAsia="Times New Roman" w:hAnsi="Times New Roman" w:cs="Times New Roman"/>
            <w:b/>
            <w:bCs/>
            <w:color w:val="0000FF"/>
            <w:sz w:val="24"/>
            <w:szCs w:val="24"/>
            <w:u w:val="single"/>
          </w:rPr>
          <w:t>eyek kacang plus udang rebon</w:t>
        </w:r>
      </w:hyperlink>
      <w:r w:rsidR="00886081" w:rsidRPr="00886081">
        <w:rPr>
          <w:rFonts w:ascii="Times New Roman" w:eastAsia="Times New Roman" w:hAnsi="Times New Roman" w:cs="Times New Roman"/>
          <w:sz w:val="24"/>
          <w:szCs w:val="24"/>
        </w:rPr>
        <w:t xml:space="preserve"> by bunda arsih mahira asli renyahnya pakai banget. Yang mau resep peyek kacang di bawah ya, baca sendiri aku mau bkin sambel dulu. Ini hasil jadinya banyak sekali, aku biasa kalau malas bikin setengah resep. Lha wong bikin peyek itu lama kayak orang goreng air.</w:t>
      </w:r>
    </w:p>
    <w:p w:rsidR="00886081" w:rsidRPr="00886081" w:rsidRDefault="00886081" w:rsidP="00886081">
      <w:pPr>
        <w:spacing w:after="0" w:line="240" w:lineRule="auto"/>
        <w:jc w:val="both"/>
        <w:rPr>
          <w:rFonts w:ascii="Times New Roman" w:eastAsia="Times New Roman" w:hAnsi="Times New Roman" w:cs="Times New Roman"/>
          <w:sz w:val="24"/>
          <w:szCs w:val="24"/>
        </w:rPr>
      </w:pPr>
    </w:p>
    <w:p w:rsidR="00886081" w:rsidRPr="00886081" w:rsidRDefault="00886081" w:rsidP="0088608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466064C6" wp14:editId="7B06CD2D">
            <wp:extent cx="2543175" cy="3048000"/>
            <wp:effectExtent l="0" t="0" r="9525" b="0"/>
            <wp:docPr id="49" name="Picture 49" descr="Resep Cara Membuat Peyek Kacang dan Udan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Resep Cara Membuat Peyek Kacang dan Udang">
                      <a:hlinkClick r:id="rId233"/>
                    </pic:cNvPr>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2543175" cy="3048000"/>
                    </a:xfrm>
                    <a:prstGeom prst="rect">
                      <a:avLst/>
                    </a:prstGeom>
                    <a:noFill/>
                    <a:ln>
                      <a:noFill/>
                    </a:ln>
                  </pic:spPr>
                </pic:pic>
              </a:graphicData>
            </a:graphic>
          </wp:inline>
        </w:drawing>
      </w:r>
    </w:p>
    <w:p w:rsidR="00886081" w:rsidRPr="00886081" w:rsidRDefault="00886081" w:rsidP="00886081">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886081">
        <w:rPr>
          <w:rFonts w:ascii="Times New Roman" w:eastAsia="Times New Roman" w:hAnsi="Times New Roman" w:cs="Times New Roman"/>
          <w:b/>
          <w:bCs/>
          <w:color w:val="0000FF"/>
          <w:sz w:val="36"/>
          <w:szCs w:val="36"/>
        </w:rPr>
        <w:t>Resep Peyek Kacang Udang</w:t>
      </w:r>
    </w:p>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Bahan</w:t>
      </w:r>
    </w:p>
    <w:p w:rsidR="00886081" w:rsidRPr="00886081" w:rsidRDefault="00886081" w:rsidP="00E9656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3 ons tepung beras (aku pakai merk rose brand)</w:t>
      </w:r>
    </w:p>
    <w:p w:rsidR="00886081" w:rsidRPr="00886081" w:rsidRDefault="00886081" w:rsidP="00E9656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1 ons tapioka/kanji/aci</w:t>
      </w:r>
    </w:p>
    <w:p w:rsidR="00886081" w:rsidRPr="00886081" w:rsidRDefault="00886081" w:rsidP="00E9656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550 ml santan (aku pakai santan kara yang kecil di campur air sampai 550 ml)</w:t>
      </w:r>
    </w:p>
    <w:p w:rsidR="00886081" w:rsidRPr="00886081" w:rsidRDefault="00886081" w:rsidP="00E9656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10 lembar daun jeruk purut di iris iris</w:t>
      </w:r>
    </w:p>
    <w:p w:rsidR="00886081" w:rsidRPr="00886081" w:rsidRDefault="00886081" w:rsidP="00E9656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1 butir telur kocok telur</w:t>
      </w:r>
    </w:p>
    <w:p w:rsidR="00886081" w:rsidRPr="00886081" w:rsidRDefault="00886081" w:rsidP="00E9656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Kacang tanah 250 gr di cincang kecil-kecil</w:t>
      </w:r>
    </w:p>
    <w:p w:rsidR="00886081" w:rsidRPr="00886081" w:rsidRDefault="00886081" w:rsidP="00E9656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lastRenderedPageBreak/>
        <w:t>Udang rebon gak pakai takaran tadi aku beli 3 ribu</w:t>
      </w:r>
    </w:p>
    <w:p w:rsidR="00886081" w:rsidRPr="00886081" w:rsidRDefault="00886081" w:rsidP="00886081">
      <w:pPr>
        <w:spacing w:after="0" w:line="240" w:lineRule="auto"/>
        <w:rPr>
          <w:rFonts w:ascii="Times New Roman" w:eastAsia="Times New Roman" w:hAnsi="Times New Roman" w:cs="Times New Roman"/>
          <w:sz w:val="24"/>
          <w:szCs w:val="24"/>
        </w:rPr>
      </w:pPr>
    </w:p>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Bumbu yang di haluskan</w:t>
      </w:r>
    </w:p>
    <w:p w:rsidR="00886081" w:rsidRPr="00886081" w:rsidRDefault="00886081" w:rsidP="00E9656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5 buah kemiri</w:t>
      </w:r>
    </w:p>
    <w:p w:rsidR="00886081" w:rsidRPr="00886081" w:rsidRDefault="00886081" w:rsidP="00E9656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2 sdm ketumbar</w:t>
      </w:r>
    </w:p>
    <w:p w:rsidR="00886081" w:rsidRPr="00886081" w:rsidRDefault="00886081" w:rsidP="00E9656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6 siung bawang putih</w:t>
      </w:r>
    </w:p>
    <w:p w:rsidR="00886081" w:rsidRPr="00886081" w:rsidRDefault="00886081" w:rsidP="00E9656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6 cm kencur</w:t>
      </w:r>
    </w:p>
    <w:p w:rsidR="00886081" w:rsidRPr="00886081" w:rsidRDefault="00886081" w:rsidP="00E9656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Garam secukupnya</w:t>
      </w:r>
    </w:p>
    <w:p w:rsidR="00886081" w:rsidRPr="00886081" w:rsidRDefault="00886081" w:rsidP="00E9656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Roico(kalau suka)</w:t>
      </w:r>
    </w:p>
    <w:p w:rsidR="00886081" w:rsidRPr="00886081" w:rsidRDefault="00886081" w:rsidP="00886081">
      <w:pPr>
        <w:spacing w:after="0" w:line="240" w:lineRule="auto"/>
        <w:rPr>
          <w:rFonts w:ascii="Times New Roman" w:eastAsia="Times New Roman" w:hAnsi="Times New Roman" w:cs="Times New Roman"/>
          <w:sz w:val="24"/>
          <w:szCs w:val="24"/>
        </w:rPr>
      </w:pPr>
    </w:p>
    <w:p w:rsidR="00886081" w:rsidRPr="00886081" w:rsidRDefault="00886081" w:rsidP="00886081">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886081">
        <w:rPr>
          <w:rFonts w:ascii="Times New Roman" w:eastAsia="Times New Roman" w:hAnsi="Times New Roman" w:cs="Times New Roman"/>
          <w:b/>
          <w:bCs/>
          <w:color w:val="0000FF"/>
          <w:sz w:val="27"/>
          <w:szCs w:val="27"/>
        </w:rPr>
        <w:t>Cara Membuat Rempenyek Kacang</w:t>
      </w:r>
    </w:p>
    <w:p w:rsidR="00886081" w:rsidRPr="00886081" w:rsidRDefault="00886081" w:rsidP="00E9656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Campur tepung beras, tapioka, daun jeruk, telur, bumbu yang di haluskan dan air santan, aduk sampai rata.</w:t>
      </w:r>
    </w:p>
    <w:p w:rsidR="00886081" w:rsidRPr="00886081" w:rsidRDefault="00886081" w:rsidP="00E9656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Panaskan wajan dengan minyak banyak api sedang.</w:t>
      </w:r>
    </w:p>
    <w:p w:rsidR="00886081" w:rsidRPr="00886081" w:rsidRDefault="00886081" w:rsidP="00E9656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Kalau aku cara menggorengnya aku ambil adonan tadi di mangkok kecil, masukin kacang dan rebon lalu goreng di pinggir wajan, siram-siram dengan minyak sampai nglontok sendiri. Goreng sampai matang.</w:t>
      </w:r>
    </w:p>
    <w:p w:rsidR="00886081" w:rsidRPr="00886081" w:rsidRDefault="00886081" w:rsidP="00E9656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Alasan kenapa kacang tidak aku masukkann sekaligus karena biar kalau di goreng tuh kacang gak tenggelam.</w:t>
      </w:r>
    </w:p>
    <w:p w:rsidR="00886081" w:rsidRPr="00886081" w:rsidRDefault="003A1107" w:rsidP="00E9656D">
      <w:pPr>
        <w:numPr>
          <w:ilvl w:val="0"/>
          <w:numId w:val="88"/>
        </w:numPr>
        <w:spacing w:before="100" w:beforeAutospacing="1" w:after="100" w:afterAutospacing="1" w:line="240" w:lineRule="auto"/>
        <w:rPr>
          <w:rFonts w:ascii="Times New Roman" w:eastAsia="Times New Roman" w:hAnsi="Times New Roman" w:cs="Times New Roman"/>
          <w:sz w:val="24"/>
          <w:szCs w:val="24"/>
        </w:rPr>
      </w:pPr>
      <w:hyperlink r:id="rId235" w:history="1">
        <w:r w:rsidR="00886081" w:rsidRPr="00886081">
          <w:rPr>
            <w:rFonts w:ascii="Times New Roman" w:eastAsia="Times New Roman" w:hAnsi="Times New Roman" w:cs="Times New Roman"/>
            <w:color w:val="FFFFFF"/>
            <w:sz w:val="24"/>
            <w:szCs w:val="24"/>
            <w:u w:val="single"/>
            <w:shd w:val="clear" w:color="auto" w:fill="FF0000"/>
          </w:rPr>
          <w:t>Buat Resep</w:t>
        </w:r>
      </w:hyperlink>
    </w:p>
    <w:p w:rsidR="00886081" w:rsidRPr="00886081" w:rsidRDefault="003A1107" w:rsidP="00E9656D">
      <w:pPr>
        <w:numPr>
          <w:ilvl w:val="0"/>
          <w:numId w:val="88"/>
        </w:numPr>
        <w:spacing w:before="100" w:beforeAutospacing="1" w:after="100" w:afterAutospacing="1" w:line="240" w:lineRule="auto"/>
        <w:rPr>
          <w:rFonts w:ascii="Times New Roman" w:eastAsia="Times New Roman" w:hAnsi="Times New Roman" w:cs="Times New Roman"/>
          <w:sz w:val="24"/>
          <w:szCs w:val="24"/>
        </w:rPr>
      </w:pPr>
      <w:hyperlink r:id="rId236" w:history="1">
        <w:r w:rsidR="00886081" w:rsidRPr="00886081">
          <w:rPr>
            <w:rFonts w:ascii="Times New Roman" w:eastAsia="Times New Roman" w:hAnsi="Times New Roman" w:cs="Times New Roman"/>
            <w:color w:val="0000FF"/>
            <w:sz w:val="24"/>
            <w:szCs w:val="24"/>
            <w:u w:val="single"/>
          </w:rPr>
          <w:t>Aneka Kue</w:t>
        </w:r>
      </w:hyperlink>
    </w:p>
    <w:p w:rsidR="00886081" w:rsidRPr="00886081" w:rsidRDefault="003A1107" w:rsidP="00E9656D">
      <w:pPr>
        <w:numPr>
          <w:ilvl w:val="0"/>
          <w:numId w:val="88"/>
        </w:numPr>
        <w:spacing w:before="100" w:beforeAutospacing="1" w:after="100" w:afterAutospacing="1" w:line="240" w:lineRule="auto"/>
        <w:rPr>
          <w:rFonts w:ascii="Times New Roman" w:eastAsia="Times New Roman" w:hAnsi="Times New Roman" w:cs="Times New Roman"/>
          <w:sz w:val="24"/>
          <w:szCs w:val="24"/>
        </w:rPr>
      </w:pPr>
      <w:hyperlink r:id="rId237" w:history="1">
        <w:r w:rsidR="00886081" w:rsidRPr="00886081">
          <w:rPr>
            <w:rFonts w:ascii="Times New Roman" w:eastAsia="Times New Roman" w:hAnsi="Times New Roman" w:cs="Times New Roman"/>
            <w:color w:val="0000FF"/>
            <w:sz w:val="24"/>
            <w:szCs w:val="24"/>
            <w:u w:val="single"/>
          </w:rPr>
          <w:t>Bolu</w:t>
        </w:r>
      </w:hyperlink>
    </w:p>
    <w:p w:rsidR="00886081" w:rsidRPr="00886081" w:rsidRDefault="003A1107" w:rsidP="00E9656D">
      <w:pPr>
        <w:numPr>
          <w:ilvl w:val="0"/>
          <w:numId w:val="88"/>
        </w:numPr>
        <w:spacing w:before="100" w:beforeAutospacing="1" w:after="100" w:afterAutospacing="1" w:line="240" w:lineRule="auto"/>
        <w:rPr>
          <w:rFonts w:ascii="Times New Roman" w:eastAsia="Times New Roman" w:hAnsi="Times New Roman" w:cs="Times New Roman"/>
          <w:sz w:val="24"/>
          <w:szCs w:val="24"/>
        </w:rPr>
      </w:pPr>
      <w:hyperlink r:id="rId238" w:history="1">
        <w:r w:rsidR="00886081" w:rsidRPr="00886081">
          <w:rPr>
            <w:rFonts w:ascii="Times New Roman" w:eastAsia="Times New Roman" w:hAnsi="Times New Roman" w:cs="Times New Roman"/>
            <w:color w:val="0000FF"/>
            <w:sz w:val="24"/>
            <w:szCs w:val="24"/>
            <w:u w:val="single"/>
          </w:rPr>
          <w:t>Camilan</w:t>
        </w:r>
      </w:hyperlink>
    </w:p>
    <w:p w:rsidR="00886081" w:rsidRPr="00886081" w:rsidRDefault="003A1107" w:rsidP="00E9656D">
      <w:pPr>
        <w:numPr>
          <w:ilvl w:val="0"/>
          <w:numId w:val="88"/>
        </w:numPr>
        <w:spacing w:before="100" w:beforeAutospacing="1" w:after="100" w:afterAutospacing="1" w:line="240" w:lineRule="auto"/>
        <w:rPr>
          <w:rFonts w:ascii="Times New Roman" w:eastAsia="Times New Roman" w:hAnsi="Times New Roman" w:cs="Times New Roman"/>
          <w:sz w:val="24"/>
          <w:szCs w:val="24"/>
        </w:rPr>
      </w:pPr>
      <w:hyperlink r:id="rId239" w:history="1">
        <w:r w:rsidR="00886081" w:rsidRPr="00886081">
          <w:rPr>
            <w:rFonts w:ascii="Times New Roman" w:eastAsia="Times New Roman" w:hAnsi="Times New Roman" w:cs="Times New Roman"/>
            <w:color w:val="0000FF"/>
            <w:sz w:val="24"/>
            <w:szCs w:val="24"/>
            <w:u w:val="single"/>
          </w:rPr>
          <w:t>Es Krim</w:t>
        </w:r>
      </w:hyperlink>
    </w:p>
    <w:p w:rsidR="00886081" w:rsidRPr="00886081" w:rsidRDefault="003A1107" w:rsidP="00E9656D">
      <w:pPr>
        <w:numPr>
          <w:ilvl w:val="0"/>
          <w:numId w:val="88"/>
        </w:numPr>
        <w:spacing w:before="100" w:beforeAutospacing="1" w:after="100" w:afterAutospacing="1" w:line="240" w:lineRule="auto"/>
        <w:rPr>
          <w:rFonts w:ascii="Times New Roman" w:eastAsia="Times New Roman" w:hAnsi="Times New Roman" w:cs="Times New Roman"/>
          <w:sz w:val="24"/>
          <w:szCs w:val="24"/>
        </w:rPr>
      </w:pPr>
      <w:hyperlink r:id="rId240" w:history="1">
        <w:r w:rsidR="00886081" w:rsidRPr="00886081">
          <w:rPr>
            <w:rFonts w:ascii="Times New Roman" w:eastAsia="Times New Roman" w:hAnsi="Times New Roman" w:cs="Times New Roman"/>
            <w:color w:val="0000FF"/>
            <w:sz w:val="24"/>
            <w:szCs w:val="24"/>
            <w:u w:val="single"/>
          </w:rPr>
          <w:t>Puding</w:t>
        </w:r>
      </w:hyperlink>
    </w:p>
    <w:p w:rsidR="00886081" w:rsidRPr="00886081" w:rsidRDefault="003A1107" w:rsidP="00E9656D">
      <w:pPr>
        <w:numPr>
          <w:ilvl w:val="0"/>
          <w:numId w:val="88"/>
        </w:numPr>
        <w:spacing w:before="100" w:beforeAutospacing="1" w:after="100" w:afterAutospacing="1" w:line="240" w:lineRule="auto"/>
        <w:rPr>
          <w:rFonts w:ascii="Times New Roman" w:eastAsia="Times New Roman" w:hAnsi="Times New Roman" w:cs="Times New Roman"/>
          <w:sz w:val="24"/>
          <w:szCs w:val="24"/>
        </w:rPr>
      </w:pPr>
      <w:hyperlink r:id="rId241" w:history="1">
        <w:r w:rsidR="00886081" w:rsidRPr="00886081">
          <w:rPr>
            <w:rFonts w:ascii="Times New Roman" w:eastAsia="Times New Roman" w:hAnsi="Times New Roman" w:cs="Times New Roman"/>
            <w:color w:val="0000FF"/>
            <w:sz w:val="24"/>
            <w:szCs w:val="24"/>
            <w:u w:val="single"/>
          </w:rPr>
          <w:t>More Label..</w:t>
        </w:r>
      </w:hyperlink>
      <w:r w:rsidR="00886081" w:rsidRPr="00886081">
        <w:rPr>
          <w:rFonts w:ascii="Times New Roman" w:eastAsia="Times New Roman" w:hAnsi="Times New Roman" w:cs="Times New Roman"/>
          <w:sz w:val="24"/>
          <w:szCs w:val="24"/>
        </w:rPr>
        <w:t xml:space="preserve"> </w:t>
      </w:r>
    </w:p>
    <w:p w:rsidR="00886081" w:rsidRPr="00886081" w:rsidRDefault="003A1107" w:rsidP="00E9656D">
      <w:pPr>
        <w:numPr>
          <w:ilvl w:val="1"/>
          <w:numId w:val="88"/>
        </w:numPr>
        <w:spacing w:before="100" w:beforeAutospacing="1" w:after="100" w:afterAutospacing="1" w:line="240" w:lineRule="auto"/>
        <w:rPr>
          <w:rFonts w:ascii="Times New Roman" w:eastAsia="Times New Roman" w:hAnsi="Times New Roman" w:cs="Times New Roman"/>
          <w:sz w:val="24"/>
          <w:szCs w:val="24"/>
        </w:rPr>
      </w:pPr>
      <w:hyperlink r:id="rId242" w:history="1">
        <w:r w:rsidR="00886081" w:rsidRPr="00886081">
          <w:rPr>
            <w:rFonts w:ascii="Times New Roman" w:eastAsia="Times New Roman" w:hAnsi="Times New Roman" w:cs="Times New Roman"/>
            <w:color w:val="0000FF"/>
            <w:sz w:val="24"/>
            <w:szCs w:val="24"/>
            <w:u w:val="single"/>
          </w:rPr>
          <w:t>Sub Label</w:t>
        </w:r>
      </w:hyperlink>
    </w:p>
    <w:p w:rsidR="00886081" w:rsidRPr="00886081" w:rsidRDefault="003A1107" w:rsidP="00E9656D">
      <w:pPr>
        <w:numPr>
          <w:ilvl w:val="1"/>
          <w:numId w:val="88"/>
        </w:numPr>
        <w:spacing w:before="100" w:beforeAutospacing="1" w:after="100" w:afterAutospacing="1" w:line="240" w:lineRule="auto"/>
        <w:rPr>
          <w:rFonts w:ascii="Times New Roman" w:eastAsia="Times New Roman" w:hAnsi="Times New Roman" w:cs="Times New Roman"/>
          <w:sz w:val="24"/>
          <w:szCs w:val="24"/>
        </w:rPr>
      </w:pPr>
      <w:hyperlink r:id="rId243" w:history="1">
        <w:r w:rsidR="00886081" w:rsidRPr="00886081">
          <w:rPr>
            <w:rFonts w:ascii="Times New Roman" w:eastAsia="Times New Roman" w:hAnsi="Times New Roman" w:cs="Times New Roman"/>
            <w:color w:val="0000FF"/>
            <w:sz w:val="24"/>
            <w:szCs w:val="24"/>
            <w:u w:val="single"/>
          </w:rPr>
          <w:t>Sub Label</w:t>
        </w:r>
      </w:hyperlink>
    </w:p>
    <w:p w:rsidR="00886081" w:rsidRPr="00886081" w:rsidRDefault="003A1107" w:rsidP="00886081">
      <w:pPr>
        <w:spacing w:after="0" w:line="240" w:lineRule="auto"/>
        <w:rPr>
          <w:rFonts w:ascii="Times New Roman" w:eastAsia="Times New Roman" w:hAnsi="Times New Roman" w:cs="Times New Roman"/>
          <w:sz w:val="24"/>
          <w:szCs w:val="24"/>
        </w:rPr>
      </w:pPr>
      <w:hyperlink r:id="rId244" w:history="1">
        <w:r w:rsidR="00886081" w:rsidRPr="00886081">
          <w:rPr>
            <w:rFonts w:ascii="Times New Roman" w:eastAsia="Times New Roman" w:hAnsi="Times New Roman" w:cs="Times New Roman"/>
            <w:color w:val="0000FF"/>
            <w:sz w:val="24"/>
            <w:szCs w:val="24"/>
            <w:u w:val="single"/>
          </w:rPr>
          <w:t>Home</w:t>
        </w:r>
      </w:hyperlink>
      <w:r w:rsidR="00886081" w:rsidRPr="00886081">
        <w:rPr>
          <w:rFonts w:ascii="Times New Roman" w:eastAsia="Times New Roman" w:hAnsi="Times New Roman" w:cs="Times New Roman"/>
          <w:sz w:val="24"/>
          <w:szCs w:val="24"/>
        </w:rPr>
        <w:t xml:space="preserve"> » </w:t>
      </w:r>
      <w:hyperlink r:id="rId245" w:history="1">
        <w:r w:rsidR="00886081" w:rsidRPr="00886081">
          <w:rPr>
            <w:rFonts w:ascii="Times New Roman" w:eastAsia="Times New Roman" w:hAnsi="Times New Roman" w:cs="Times New Roman"/>
            <w:color w:val="0000FF"/>
            <w:sz w:val="24"/>
            <w:szCs w:val="24"/>
            <w:u w:val="single"/>
          </w:rPr>
          <w:t>Kue Kering</w:t>
        </w:r>
      </w:hyperlink>
      <w:r w:rsidR="00886081" w:rsidRPr="00886081">
        <w:rPr>
          <w:rFonts w:ascii="Times New Roman" w:eastAsia="Times New Roman" w:hAnsi="Times New Roman" w:cs="Times New Roman"/>
          <w:sz w:val="24"/>
          <w:szCs w:val="24"/>
        </w:rPr>
        <w:t xml:space="preserve"> » </w:t>
      </w:r>
      <w:hyperlink r:id="rId246" w:history="1">
        <w:r w:rsidR="00886081" w:rsidRPr="00886081">
          <w:rPr>
            <w:rFonts w:ascii="Times New Roman" w:eastAsia="Times New Roman" w:hAnsi="Times New Roman" w:cs="Times New Roman"/>
            <w:color w:val="0000FF"/>
            <w:sz w:val="24"/>
            <w:szCs w:val="24"/>
            <w:u w:val="single"/>
          </w:rPr>
          <w:t>Resep Camilan</w:t>
        </w:r>
      </w:hyperlink>
      <w:r w:rsidR="00886081" w:rsidRPr="00886081">
        <w:rPr>
          <w:rFonts w:ascii="Times New Roman" w:eastAsia="Times New Roman" w:hAnsi="Times New Roman" w:cs="Times New Roman"/>
          <w:sz w:val="24"/>
          <w:szCs w:val="24"/>
        </w:rPr>
        <w:t xml:space="preserve"> » </w:t>
      </w:r>
      <w:hyperlink r:id="rId247" w:history="1">
        <w:r w:rsidR="00886081" w:rsidRPr="00886081">
          <w:rPr>
            <w:rFonts w:ascii="Times New Roman" w:eastAsia="Times New Roman" w:hAnsi="Times New Roman" w:cs="Times New Roman"/>
            <w:color w:val="0000FF"/>
            <w:sz w:val="24"/>
            <w:szCs w:val="24"/>
            <w:u w:val="single"/>
          </w:rPr>
          <w:t>Resep Kue</w:t>
        </w:r>
      </w:hyperlink>
      <w:r w:rsidR="00886081" w:rsidRPr="00886081">
        <w:rPr>
          <w:rFonts w:ascii="Times New Roman" w:eastAsia="Times New Roman" w:hAnsi="Times New Roman" w:cs="Times New Roman"/>
          <w:sz w:val="24"/>
          <w:szCs w:val="24"/>
        </w:rPr>
        <w:t xml:space="preserve"> » Resep Cara Membuat Egg Roll Renyah Untuk di Jual </w:t>
      </w:r>
    </w:p>
    <w:p w:rsidR="00886081" w:rsidRPr="00886081" w:rsidRDefault="00886081" w:rsidP="00886081">
      <w:pPr>
        <w:spacing w:after="0"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b/>
          <w:bCs/>
          <w:sz w:val="24"/>
          <w:szCs w:val="24"/>
        </w:rPr>
        <w:t>Minggu, 28 Desember 2014</w:t>
      </w:r>
      <w:r w:rsidRPr="00886081">
        <w:rPr>
          <w:rFonts w:ascii="Times New Roman" w:eastAsia="Times New Roman" w:hAnsi="Times New Roman" w:cs="Times New Roman"/>
          <w:sz w:val="24"/>
          <w:szCs w:val="24"/>
        </w:rPr>
        <w:t xml:space="preserve"> </w:t>
      </w:r>
    </w:p>
    <w:p w:rsidR="00886081" w:rsidRPr="00886081" w:rsidRDefault="00886081" w:rsidP="00886081">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503" w:name="7482120046467125678"/>
      <w:bookmarkEnd w:id="503"/>
      <w:r w:rsidRPr="00886081">
        <w:rPr>
          <w:rFonts w:ascii="Times New Roman" w:eastAsia="Times New Roman" w:hAnsi="Times New Roman" w:cs="Times New Roman"/>
          <w:b/>
          <w:bCs/>
          <w:kern w:val="36"/>
          <w:sz w:val="48"/>
          <w:szCs w:val="48"/>
        </w:rPr>
        <w:t xml:space="preserve">Resep Cara Membuat Egg Roll Renyah Untuk di Jual </w:t>
      </w:r>
    </w:p>
    <w:p w:rsidR="00886081" w:rsidRPr="00886081" w:rsidRDefault="00886081" w:rsidP="00886081">
      <w:pPr>
        <w:spacing w:after="0" w:line="240" w:lineRule="auto"/>
        <w:jc w:val="both"/>
        <w:rPr>
          <w:ins w:id="504" w:author="Unknown"/>
          <w:rFonts w:ascii="Times New Roman" w:eastAsia="Times New Roman" w:hAnsi="Times New Roman" w:cs="Times New Roman"/>
          <w:sz w:val="24"/>
          <w:szCs w:val="24"/>
        </w:rPr>
      </w:pPr>
      <w:ins w:id="505" w:author="Unknown">
        <w:r w:rsidRPr="00886081">
          <w:rPr>
            <w:rFonts w:ascii="Times New Roman" w:eastAsia="Times New Roman" w:hAnsi="Times New Roman" w:cs="Times New Roman"/>
            <w:sz w:val="24"/>
            <w:szCs w:val="24"/>
          </w:rPr>
          <w:fldChar w:fldCharType="begin"/>
        </w:r>
        <w:r w:rsidRPr="00886081">
          <w:rPr>
            <w:rFonts w:ascii="Times New Roman" w:eastAsia="Times New Roman" w:hAnsi="Times New Roman" w:cs="Times New Roman"/>
            <w:sz w:val="24"/>
            <w:szCs w:val="24"/>
          </w:rPr>
          <w:instrText xml:space="preserve"> HYPERLINK "http://buatresep.blogspot.com/2014/12/resep-cara-membuat-egg-roll-renyah.html" </w:instrText>
        </w:r>
        <w:r w:rsidRPr="00886081">
          <w:rPr>
            <w:rFonts w:ascii="Times New Roman" w:eastAsia="Times New Roman" w:hAnsi="Times New Roman" w:cs="Times New Roman"/>
            <w:sz w:val="24"/>
            <w:szCs w:val="24"/>
          </w:rPr>
          <w:fldChar w:fldCharType="separate"/>
        </w:r>
        <w:proofErr w:type="gramStart"/>
        <w:r w:rsidRPr="00886081">
          <w:rPr>
            <w:rFonts w:ascii="Times New Roman" w:eastAsia="Times New Roman" w:hAnsi="Times New Roman" w:cs="Times New Roman"/>
            <w:b/>
            <w:bCs/>
            <w:color w:val="0000FF"/>
            <w:sz w:val="24"/>
            <w:szCs w:val="24"/>
            <w:u w:val="single"/>
          </w:rPr>
          <w:t>Egg Roll</w:t>
        </w:r>
        <w:r w:rsidRPr="00886081">
          <w:rPr>
            <w:rFonts w:ascii="Times New Roman" w:eastAsia="Times New Roman" w:hAnsi="Times New Roman" w:cs="Times New Roman"/>
            <w:sz w:val="24"/>
            <w:szCs w:val="24"/>
          </w:rPr>
          <w:fldChar w:fldCharType="end"/>
        </w:r>
        <w:r w:rsidRPr="00886081">
          <w:rPr>
            <w:rFonts w:ascii="Times New Roman" w:eastAsia="Times New Roman" w:hAnsi="Times New Roman" w:cs="Times New Roman"/>
            <w:sz w:val="24"/>
            <w:szCs w:val="24"/>
          </w:rPr>
          <w:t xml:space="preserve"> hasil pelatihan di kelurahan.</w:t>
        </w:r>
        <w:proofErr w:type="gramEnd"/>
        <w:r w:rsidRPr="00886081">
          <w:rPr>
            <w:rFonts w:ascii="Times New Roman" w:eastAsia="Times New Roman" w:hAnsi="Times New Roman" w:cs="Times New Roman"/>
            <w:sz w:val="24"/>
            <w:szCs w:val="24"/>
          </w:rPr>
          <w:t xml:space="preserve"> Banyak yang gak ngeh tapi aku langsung beli alatnya dan lansung terima orderan egg roll. Alhamdulillah terima kasih bapak dari dinas apa ya, lupa ups! </w:t>
        </w:r>
        <w:r w:rsidRPr="00886081">
          <w:rPr>
            <w:rFonts w:ascii="Times New Roman" w:eastAsia="Times New Roman" w:hAnsi="Times New Roman" w:cs="Times New Roman"/>
            <w:sz w:val="24"/>
            <w:szCs w:val="24"/>
          </w:rPr>
          <w:lastRenderedPageBreak/>
          <w:t>Bun begini resepnya di gabung-gabung oleh bunda dessy. Hasil wawancara yang buat egg roll yaitu bunda endah rahmawati. Kalau egrolnya sudah dingin langsung masuk toples/plastik. Langsung ditutup/jepit, kalau lama kena angin takut mlempem. Belum pernah tahu egg roll tahan berapa lama. Soalnya kalau ada yang pesan baru buat. Sudah sampai konsumen yang pasti harus toples kedap ya.</w:t>
        </w:r>
      </w:ins>
    </w:p>
    <w:p w:rsidR="00886081" w:rsidRPr="00886081" w:rsidRDefault="00886081" w:rsidP="00886081">
      <w:pPr>
        <w:spacing w:after="0" w:line="240" w:lineRule="auto"/>
        <w:jc w:val="both"/>
        <w:rPr>
          <w:ins w:id="506" w:author="Unknown"/>
          <w:rFonts w:ascii="Times New Roman" w:eastAsia="Times New Roman" w:hAnsi="Times New Roman" w:cs="Times New Roman"/>
          <w:sz w:val="24"/>
          <w:szCs w:val="24"/>
        </w:rPr>
      </w:pPr>
    </w:p>
    <w:p w:rsidR="00886081" w:rsidRPr="00886081" w:rsidRDefault="00886081" w:rsidP="00886081">
      <w:pPr>
        <w:spacing w:after="0" w:line="240" w:lineRule="auto"/>
        <w:jc w:val="center"/>
        <w:rPr>
          <w:ins w:id="507"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4EFA41F7" wp14:editId="71C17BEA">
            <wp:extent cx="2009775" cy="3048000"/>
            <wp:effectExtent l="0" t="0" r="9525" b="0"/>
            <wp:docPr id="51" name="Picture 51" descr="http://1.bp.blogspot.com/-vNhon2AZ8ds/VKAjlOdXe3I/AAAAAAAADtY/mQmWjxkckmQ/s1600/egg%2Brool%2Bq.jpg">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http://1.bp.blogspot.com/-vNhon2AZ8ds/VKAjlOdXe3I/AAAAAAAADtY/mQmWjxkckmQ/s1600/egg%2Brool%2Bq.jpg">
                      <a:hlinkClick r:id="rId248"/>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009775" cy="3048000"/>
                    </a:xfrm>
                    <a:prstGeom prst="rect">
                      <a:avLst/>
                    </a:prstGeom>
                    <a:noFill/>
                    <a:ln>
                      <a:noFill/>
                    </a:ln>
                  </pic:spPr>
                </pic:pic>
              </a:graphicData>
            </a:graphic>
          </wp:inline>
        </w:drawing>
      </w:r>
    </w:p>
    <w:p w:rsidR="00886081" w:rsidRPr="00886081" w:rsidRDefault="00886081" w:rsidP="00886081">
      <w:pPr>
        <w:spacing w:after="0" w:line="240" w:lineRule="auto"/>
        <w:rPr>
          <w:ins w:id="508" w:author="Unknown"/>
          <w:rFonts w:ascii="Times New Roman" w:eastAsia="Times New Roman" w:hAnsi="Times New Roman" w:cs="Times New Roman"/>
          <w:sz w:val="24"/>
          <w:szCs w:val="24"/>
        </w:rPr>
      </w:pPr>
    </w:p>
    <w:p w:rsidR="00886081" w:rsidRPr="00886081" w:rsidRDefault="00886081" w:rsidP="00886081">
      <w:pPr>
        <w:spacing w:after="0" w:line="240" w:lineRule="auto"/>
        <w:jc w:val="center"/>
        <w:rPr>
          <w:ins w:id="509"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26BBC263" wp14:editId="0C1D058B">
            <wp:extent cx="1847850" cy="3048000"/>
            <wp:effectExtent l="0" t="0" r="0" b="0"/>
            <wp:docPr id="50" name="Picture 50" descr="http://4.bp.blogspot.com/-9JPMfeTOpZw/VKAjyWW5wiI/AAAAAAAADtg/ABlK8wc3OqA/s1600/eggroll.jpg">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http://4.bp.blogspot.com/-9JPMfeTOpZw/VKAjyWW5wiI/AAAAAAAADtg/ABlK8wc3OqA/s1600/eggroll.jpg">
                      <a:hlinkClick r:id="rId250"/>
                    </pic:cNvPr>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1847850" cy="3048000"/>
                    </a:xfrm>
                    <a:prstGeom prst="rect">
                      <a:avLst/>
                    </a:prstGeom>
                    <a:noFill/>
                    <a:ln>
                      <a:noFill/>
                    </a:ln>
                  </pic:spPr>
                </pic:pic>
              </a:graphicData>
            </a:graphic>
          </wp:inline>
        </w:drawing>
      </w:r>
    </w:p>
    <w:p w:rsidR="00886081" w:rsidRPr="00886081" w:rsidRDefault="00886081" w:rsidP="00886081">
      <w:pPr>
        <w:spacing w:before="100" w:beforeAutospacing="1" w:after="100" w:afterAutospacing="1" w:line="240" w:lineRule="auto"/>
        <w:outlineLvl w:val="1"/>
        <w:rPr>
          <w:ins w:id="510" w:author="Unknown"/>
          <w:rFonts w:ascii="Times New Roman" w:eastAsia="Times New Roman" w:hAnsi="Times New Roman" w:cs="Times New Roman"/>
          <w:b/>
          <w:bCs/>
          <w:sz w:val="36"/>
          <w:szCs w:val="36"/>
        </w:rPr>
      </w:pPr>
      <w:ins w:id="511" w:author="Unknown">
        <w:r w:rsidRPr="00886081">
          <w:rPr>
            <w:rFonts w:ascii="Times New Roman" w:eastAsia="Times New Roman" w:hAnsi="Times New Roman" w:cs="Times New Roman"/>
            <w:b/>
            <w:bCs/>
            <w:color w:val="0000FF"/>
            <w:sz w:val="36"/>
            <w:szCs w:val="36"/>
          </w:rPr>
          <w:t>Resep Egg Roll</w:t>
        </w:r>
      </w:ins>
    </w:p>
    <w:p w:rsidR="00886081" w:rsidRPr="00886081" w:rsidRDefault="00886081" w:rsidP="00886081">
      <w:pPr>
        <w:spacing w:after="0" w:line="240" w:lineRule="auto"/>
        <w:jc w:val="both"/>
        <w:rPr>
          <w:ins w:id="512" w:author="Unknown"/>
          <w:rFonts w:ascii="Times New Roman" w:eastAsia="Times New Roman" w:hAnsi="Times New Roman" w:cs="Times New Roman"/>
          <w:sz w:val="24"/>
          <w:szCs w:val="24"/>
        </w:rPr>
      </w:pPr>
      <w:ins w:id="513" w:author="Unknown">
        <w:r w:rsidRPr="00886081">
          <w:rPr>
            <w:rFonts w:ascii="Times New Roman" w:eastAsia="Times New Roman" w:hAnsi="Times New Roman" w:cs="Times New Roman"/>
            <w:sz w:val="24"/>
            <w:szCs w:val="24"/>
          </w:rPr>
          <w:t>Bahan</w:t>
        </w:r>
      </w:ins>
    </w:p>
    <w:p w:rsidR="00886081" w:rsidRPr="00886081" w:rsidRDefault="00886081" w:rsidP="00E9656D">
      <w:pPr>
        <w:numPr>
          <w:ilvl w:val="0"/>
          <w:numId w:val="89"/>
        </w:numPr>
        <w:spacing w:before="100" w:beforeAutospacing="1" w:after="100" w:afterAutospacing="1" w:line="240" w:lineRule="auto"/>
        <w:rPr>
          <w:ins w:id="514" w:author="Unknown"/>
          <w:rFonts w:ascii="Times New Roman" w:eastAsia="Times New Roman" w:hAnsi="Times New Roman" w:cs="Times New Roman"/>
          <w:sz w:val="24"/>
          <w:szCs w:val="24"/>
        </w:rPr>
      </w:pPr>
      <w:ins w:id="515" w:author="Unknown">
        <w:r w:rsidRPr="00886081">
          <w:rPr>
            <w:rFonts w:ascii="Times New Roman" w:eastAsia="Times New Roman" w:hAnsi="Times New Roman" w:cs="Times New Roman"/>
            <w:sz w:val="24"/>
            <w:szCs w:val="24"/>
          </w:rPr>
          <w:lastRenderedPageBreak/>
          <w:t>4 butir telur</w:t>
        </w:r>
      </w:ins>
    </w:p>
    <w:p w:rsidR="00886081" w:rsidRPr="00886081" w:rsidRDefault="00886081" w:rsidP="00E9656D">
      <w:pPr>
        <w:numPr>
          <w:ilvl w:val="0"/>
          <w:numId w:val="89"/>
        </w:numPr>
        <w:spacing w:before="100" w:beforeAutospacing="1" w:after="100" w:afterAutospacing="1" w:line="240" w:lineRule="auto"/>
        <w:rPr>
          <w:ins w:id="516" w:author="Unknown"/>
          <w:rFonts w:ascii="Times New Roman" w:eastAsia="Times New Roman" w:hAnsi="Times New Roman" w:cs="Times New Roman"/>
          <w:sz w:val="24"/>
          <w:szCs w:val="24"/>
        </w:rPr>
      </w:pPr>
      <w:ins w:id="517" w:author="Unknown">
        <w:r w:rsidRPr="00886081">
          <w:rPr>
            <w:rFonts w:ascii="Times New Roman" w:eastAsia="Times New Roman" w:hAnsi="Times New Roman" w:cs="Times New Roman"/>
            <w:sz w:val="24"/>
            <w:szCs w:val="24"/>
          </w:rPr>
          <w:t>Gulpas 100 gram, resep asli 150 gram tapi aku kehabisan jadi aku kurangi.</w:t>
        </w:r>
      </w:ins>
    </w:p>
    <w:p w:rsidR="00886081" w:rsidRPr="00886081" w:rsidRDefault="00886081" w:rsidP="00E9656D">
      <w:pPr>
        <w:numPr>
          <w:ilvl w:val="0"/>
          <w:numId w:val="89"/>
        </w:numPr>
        <w:spacing w:before="100" w:beforeAutospacing="1" w:after="100" w:afterAutospacing="1" w:line="240" w:lineRule="auto"/>
        <w:rPr>
          <w:ins w:id="518" w:author="Unknown"/>
          <w:rFonts w:ascii="Times New Roman" w:eastAsia="Times New Roman" w:hAnsi="Times New Roman" w:cs="Times New Roman"/>
          <w:sz w:val="24"/>
          <w:szCs w:val="24"/>
        </w:rPr>
      </w:pPr>
      <w:ins w:id="519" w:author="Unknown">
        <w:r w:rsidRPr="00886081">
          <w:rPr>
            <w:rFonts w:ascii="Times New Roman" w:eastAsia="Times New Roman" w:hAnsi="Times New Roman" w:cs="Times New Roman"/>
            <w:sz w:val="24"/>
            <w:szCs w:val="24"/>
          </w:rPr>
          <w:t>Susu bubuk rasa vanila 1 sdm</w:t>
        </w:r>
      </w:ins>
    </w:p>
    <w:p w:rsidR="00886081" w:rsidRPr="00886081" w:rsidRDefault="00886081" w:rsidP="00E9656D">
      <w:pPr>
        <w:numPr>
          <w:ilvl w:val="0"/>
          <w:numId w:val="89"/>
        </w:numPr>
        <w:spacing w:before="100" w:beforeAutospacing="1" w:after="100" w:afterAutospacing="1" w:line="240" w:lineRule="auto"/>
        <w:rPr>
          <w:ins w:id="520" w:author="Unknown"/>
          <w:rFonts w:ascii="Times New Roman" w:eastAsia="Times New Roman" w:hAnsi="Times New Roman" w:cs="Times New Roman"/>
          <w:sz w:val="24"/>
          <w:szCs w:val="24"/>
        </w:rPr>
      </w:pPr>
      <w:ins w:id="521" w:author="Unknown">
        <w:r w:rsidRPr="00886081">
          <w:rPr>
            <w:rFonts w:ascii="Times New Roman" w:eastAsia="Times New Roman" w:hAnsi="Times New Roman" w:cs="Times New Roman"/>
            <w:sz w:val="24"/>
            <w:szCs w:val="24"/>
          </w:rPr>
          <w:t>Ovalet 1/2 sdt</w:t>
        </w:r>
      </w:ins>
    </w:p>
    <w:p w:rsidR="00886081" w:rsidRPr="00886081" w:rsidRDefault="00886081" w:rsidP="00E9656D">
      <w:pPr>
        <w:numPr>
          <w:ilvl w:val="0"/>
          <w:numId w:val="89"/>
        </w:numPr>
        <w:spacing w:before="100" w:beforeAutospacing="1" w:after="100" w:afterAutospacing="1" w:line="240" w:lineRule="auto"/>
        <w:rPr>
          <w:ins w:id="522" w:author="Unknown"/>
          <w:rFonts w:ascii="Times New Roman" w:eastAsia="Times New Roman" w:hAnsi="Times New Roman" w:cs="Times New Roman"/>
          <w:sz w:val="24"/>
          <w:szCs w:val="24"/>
        </w:rPr>
      </w:pPr>
      <w:ins w:id="523" w:author="Unknown">
        <w:r w:rsidRPr="00886081">
          <w:rPr>
            <w:rFonts w:ascii="Times New Roman" w:eastAsia="Times New Roman" w:hAnsi="Times New Roman" w:cs="Times New Roman"/>
            <w:sz w:val="24"/>
            <w:szCs w:val="24"/>
          </w:rPr>
          <w:t>Garam 1/4 sdt</w:t>
        </w:r>
      </w:ins>
    </w:p>
    <w:p w:rsidR="00886081" w:rsidRPr="00886081" w:rsidRDefault="00886081" w:rsidP="00886081">
      <w:pPr>
        <w:spacing w:after="0" w:line="240" w:lineRule="auto"/>
        <w:jc w:val="both"/>
        <w:rPr>
          <w:ins w:id="524" w:author="Unknown"/>
          <w:rFonts w:ascii="Times New Roman" w:eastAsia="Times New Roman" w:hAnsi="Times New Roman" w:cs="Times New Roman"/>
          <w:sz w:val="24"/>
          <w:szCs w:val="24"/>
        </w:rPr>
      </w:pPr>
      <w:ins w:id="525" w:author="Unknown">
        <w:r w:rsidRPr="00886081">
          <w:rPr>
            <w:rFonts w:ascii="Times New Roman" w:eastAsia="Times New Roman" w:hAnsi="Times New Roman" w:cs="Times New Roman"/>
            <w:sz w:val="24"/>
            <w:szCs w:val="24"/>
          </w:rPr>
          <w:t># Mix kecepatan tinggi sampai putih</w:t>
        </w:r>
      </w:ins>
    </w:p>
    <w:p w:rsidR="00886081" w:rsidRPr="00886081" w:rsidRDefault="00886081" w:rsidP="00886081">
      <w:pPr>
        <w:spacing w:after="0" w:line="240" w:lineRule="auto"/>
        <w:jc w:val="both"/>
        <w:rPr>
          <w:ins w:id="526" w:author="Unknown"/>
          <w:rFonts w:ascii="Times New Roman" w:eastAsia="Times New Roman" w:hAnsi="Times New Roman" w:cs="Times New Roman"/>
          <w:sz w:val="24"/>
          <w:szCs w:val="24"/>
        </w:rPr>
      </w:pPr>
      <w:ins w:id="527" w:author="Unknown">
        <w:r w:rsidRPr="00886081">
          <w:rPr>
            <w:rFonts w:ascii="Times New Roman" w:eastAsia="Times New Roman" w:hAnsi="Times New Roman" w:cs="Times New Roman"/>
            <w:sz w:val="24"/>
            <w:szCs w:val="24"/>
          </w:rPr>
          <w:br/>
          <w:t>Langkah 2</w:t>
        </w:r>
      </w:ins>
    </w:p>
    <w:p w:rsidR="00886081" w:rsidRPr="00886081" w:rsidRDefault="00886081" w:rsidP="00E9656D">
      <w:pPr>
        <w:numPr>
          <w:ilvl w:val="0"/>
          <w:numId w:val="90"/>
        </w:numPr>
        <w:spacing w:before="100" w:beforeAutospacing="1" w:after="100" w:afterAutospacing="1" w:line="240" w:lineRule="auto"/>
        <w:rPr>
          <w:ins w:id="528" w:author="Unknown"/>
          <w:rFonts w:ascii="Times New Roman" w:eastAsia="Times New Roman" w:hAnsi="Times New Roman" w:cs="Times New Roman"/>
          <w:sz w:val="24"/>
          <w:szCs w:val="24"/>
        </w:rPr>
      </w:pPr>
      <w:ins w:id="529" w:author="Unknown">
        <w:r w:rsidRPr="00886081">
          <w:rPr>
            <w:rFonts w:ascii="Times New Roman" w:eastAsia="Times New Roman" w:hAnsi="Times New Roman" w:cs="Times New Roman"/>
            <w:sz w:val="24"/>
            <w:szCs w:val="24"/>
          </w:rPr>
          <w:t>Siapin margarin cair 150 gram</w:t>
        </w:r>
      </w:ins>
    </w:p>
    <w:p w:rsidR="00886081" w:rsidRPr="00886081" w:rsidRDefault="00886081" w:rsidP="00E9656D">
      <w:pPr>
        <w:numPr>
          <w:ilvl w:val="0"/>
          <w:numId w:val="90"/>
        </w:numPr>
        <w:spacing w:before="100" w:beforeAutospacing="1" w:after="100" w:afterAutospacing="1" w:line="240" w:lineRule="auto"/>
        <w:rPr>
          <w:ins w:id="530" w:author="Unknown"/>
          <w:rFonts w:ascii="Times New Roman" w:eastAsia="Times New Roman" w:hAnsi="Times New Roman" w:cs="Times New Roman"/>
          <w:sz w:val="24"/>
          <w:szCs w:val="24"/>
        </w:rPr>
      </w:pPr>
      <w:ins w:id="531" w:author="Unknown">
        <w:r w:rsidRPr="00886081">
          <w:rPr>
            <w:rFonts w:ascii="Times New Roman" w:eastAsia="Times New Roman" w:hAnsi="Times New Roman" w:cs="Times New Roman"/>
            <w:sz w:val="24"/>
            <w:szCs w:val="24"/>
          </w:rPr>
          <w:t>air matang 100 ml</w:t>
        </w:r>
      </w:ins>
    </w:p>
    <w:p w:rsidR="00886081" w:rsidRPr="00886081" w:rsidRDefault="00886081" w:rsidP="00E9656D">
      <w:pPr>
        <w:numPr>
          <w:ilvl w:val="0"/>
          <w:numId w:val="90"/>
        </w:numPr>
        <w:spacing w:before="100" w:beforeAutospacing="1" w:after="100" w:afterAutospacing="1" w:line="240" w:lineRule="auto"/>
        <w:rPr>
          <w:ins w:id="532" w:author="Unknown"/>
          <w:rFonts w:ascii="Times New Roman" w:eastAsia="Times New Roman" w:hAnsi="Times New Roman" w:cs="Times New Roman"/>
          <w:sz w:val="24"/>
          <w:szCs w:val="24"/>
        </w:rPr>
      </w:pPr>
      <w:ins w:id="533" w:author="Unknown">
        <w:r w:rsidRPr="00886081">
          <w:rPr>
            <w:rFonts w:ascii="Times New Roman" w:eastAsia="Times New Roman" w:hAnsi="Times New Roman" w:cs="Times New Roman"/>
            <w:sz w:val="24"/>
            <w:szCs w:val="24"/>
          </w:rPr>
          <w:t>Tepung maizena 50 gram</w:t>
        </w:r>
      </w:ins>
    </w:p>
    <w:p w:rsidR="00886081" w:rsidRPr="00886081" w:rsidRDefault="00886081" w:rsidP="00E9656D">
      <w:pPr>
        <w:numPr>
          <w:ilvl w:val="0"/>
          <w:numId w:val="90"/>
        </w:numPr>
        <w:spacing w:before="100" w:beforeAutospacing="1" w:after="100" w:afterAutospacing="1" w:line="240" w:lineRule="auto"/>
        <w:rPr>
          <w:ins w:id="534" w:author="Unknown"/>
          <w:rFonts w:ascii="Times New Roman" w:eastAsia="Times New Roman" w:hAnsi="Times New Roman" w:cs="Times New Roman"/>
          <w:sz w:val="24"/>
          <w:szCs w:val="24"/>
        </w:rPr>
      </w:pPr>
      <w:ins w:id="535" w:author="Unknown">
        <w:r w:rsidRPr="00886081">
          <w:rPr>
            <w:rFonts w:ascii="Times New Roman" w:eastAsia="Times New Roman" w:hAnsi="Times New Roman" w:cs="Times New Roman"/>
            <w:sz w:val="24"/>
            <w:szCs w:val="24"/>
          </w:rPr>
          <w:t>Tepung terigu segitiga 50 gram</w:t>
        </w:r>
      </w:ins>
    </w:p>
    <w:p w:rsidR="00886081" w:rsidRPr="00886081" w:rsidRDefault="00886081" w:rsidP="00E9656D">
      <w:pPr>
        <w:numPr>
          <w:ilvl w:val="0"/>
          <w:numId w:val="90"/>
        </w:numPr>
        <w:spacing w:before="100" w:beforeAutospacing="1" w:after="100" w:afterAutospacing="1" w:line="240" w:lineRule="auto"/>
        <w:rPr>
          <w:ins w:id="536" w:author="Unknown"/>
          <w:rFonts w:ascii="Times New Roman" w:eastAsia="Times New Roman" w:hAnsi="Times New Roman" w:cs="Times New Roman"/>
          <w:sz w:val="24"/>
          <w:szCs w:val="24"/>
        </w:rPr>
      </w:pPr>
      <w:ins w:id="537" w:author="Unknown">
        <w:r w:rsidRPr="00886081">
          <w:rPr>
            <w:rFonts w:ascii="Times New Roman" w:eastAsia="Times New Roman" w:hAnsi="Times New Roman" w:cs="Times New Roman"/>
            <w:sz w:val="24"/>
            <w:szCs w:val="24"/>
          </w:rPr>
          <w:t>Tepung tapioka 50 gram</w:t>
        </w:r>
      </w:ins>
    </w:p>
    <w:p w:rsidR="00886081" w:rsidRPr="00886081" w:rsidRDefault="00886081" w:rsidP="00886081">
      <w:pPr>
        <w:spacing w:before="100" w:beforeAutospacing="1" w:after="100" w:afterAutospacing="1" w:line="240" w:lineRule="auto"/>
        <w:outlineLvl w:val="2"/>
        <w:rPr>
          <w:ins w:id="538" w:author="Unknown"/>
          <w:rFonts w:ascii="Times New Roman" w:eastAsia="Times New Roman" w:hAnsi="Times New Roman" w:cs="Times New Roman"/>
          <w:b/>
          <w:bCs/>
          <w:sz w:val="27"/>
          <w:szCs w:val="27"/>
        </w:rPr>
      </w:pPr>
      <w:ins w:id="539" w:author="Unknown">
        <w:r w:rsidRPr="00886081">
          <w:rPr>
            <w:rFonts w:ascii="Times New Roman" w:eastAsia="Times New Roman" w:hAnsi="Times New Roman" w:cs="Times New Roman"/>
            <w:b/>
            <w:bCs/>
            <w:color w:val="0000FF"/>
            <w:sz w:val="27"/>
            <w:szCs w:val="27"/>
          </w:rPr>
          <w:t>Cara Membuat Egg Roll</w:t>
        </w:r>
      </w:ins>
    </w:p>
    <w:p w:rsidR="00886081" w:rsidRPr="00886081" w:rsidRDefault="00886081" w:rsidP="00E9656D">
      <w:pPr>
        <w:numPr>
          <w:ilvl w:val="0"/>
          <w:numId w:val="91"/>
        </w:numPr>
        <w:spacing w:before="100" w:beforeAutospacing="1" w:after="100" w:afterAutospacing="1" w:line="240" w:lineRule="auto"/>
        <w:rPr>
          <w:ins w:id="540" w:author="Unknown"/>
          <w:rFonts w:ascii="Times New Roman" w:eastAsia="Times New Roman" w:hAnsi="Times New Roman" w:cs="Times New Roman"/>
          <w:sz w:val="24"/>
          <w:szCs w:val="24"/>
        </w:rPr>
      </w:pPr>
      <w:ins w:id="541" w:author="Unknown">
        <w:r w:rsidRPr="00886081">
          <w:rPr>
            <w:rFonts w:ascii="Times New Roman" w:eastAsia="Times New Roman" w:hAnsi="Times New Roman" w:cs="Times New Roman"/>
            <w:sz w:val="24"/>
            <w:szCs w:val="24"/>
          </w:rPr>
          <w:t>Ganti pengaduk di mixer pakai pencampur (yang spiral), adonan telur yang putih</w:t>
        </w:r>
      </w:ins>
    </w:p>
    <w:p w:rsidR="00886081" w:rsidRPr="00886081" w:rsidRDefault="00886081" w:rsidP="00E9656D">
      <w:pPr>
        <w:numPr>
          <w:ilvl w:val="0"/>
          <w:numId w:val="91"/>
        </w:numPr>
        <w:spacing w:before="100" w:beforeAutospacing="1" w:after="100" w:afterAutospacing="1" w:line="240" w:lineRule="auto"/>
        <w:rPr>
          <w:ins w:id="542" w:author="Unknown"/>
          <w:rFonts w:ascii="Times New Roman" w:eastAsia="Times New Roman" w:hAnsi="Times New Roman" w:cs="Times New Roman"/>
          <w:sz w:val="24"/>
          <w:szCs w:val="24"/>
        </w:rPr>
      </w:pPr>
      <w:ins w:id="543" w:author="Unknown">
        <w:r w:rsidRPr="00886081">
          <w:rPr>
            <w:rFonts w:ascii="Times New Roman" w:eastAsia="Times New Roman" w:hAnsi="Times New Roman" w:cs="Times New Roman"/>
            <w:sz w:val="24"/>
            <w:szCs w:val="24"/>
          </w:rPr>
          <w:t>tadi, masukin semua tepung, arah rata. Masukin air sedikit demi sedikit.</w:t>
        </w:r>
      </w:ins>
    </w:p>
    <w:p w:rsidR="00886081" w:rsidRPr="00886081" w:rsidRDefault="00886081" w:rsidP="00E9656D">
      <w:pPr>
        <w:numPr>
          <w:ilvl w:val="0"/>
          <w:numId w:val="91"/>
        </w:numPr>
        <w:spacing w:before="100" w:beforeAutospacing="1" w:after="100" w:afterAutospacing="1" w:line="240" w:lineRule="auto"/>
        <w:rPr>
          <w:ins w:id="544" w:author="Unknown"/>
          <w:rFonts w:ascii="Times New Roman" w:eastAsia="Times New Roman" w:hAnsi="Times New Roman" w:cs="Times New Roman"/>
          <w:sz w:val="24"/>
          <w:szCs w:val="24"/>
        </w:rPr>
      </w:pPr>
      <w:ins w:id="545" w:author="Unknown">
        <w:r w:rsidRPr="00886081">
          <w:rPr>
            <w:rFonts w:ascii="Times New Roman" w:eastAsia="Times New Roman" w:hAnsi="Times New Roman" w:cs="Times New Roman"/>
            <w:sz w:val="24"/>
            <w:szCs w:val="24"/>
          </w:rPr>
          <w:t>Terakhir margarin cairnya, sedikit2 saja.</w:t>
        </w:r>
      </w:ins>
    </w:p>
    <w:p w:rsidR="00886081" w:rsidRPr="00886081" w:rsidRDefault="00886081" w:rsidP="00E9656D">
      <w:pPr>
        <w:numPr>
          <w:ilvl w:val="0"/>
          <w:numId w:val="91"/>
        </w:numPr>
        <w:spacing w:before="100" w:beforeAutospacing="1" w:after="100" w:afterAutospacing="1" w:line="240" w:lineRule="auto"/>
        <w:rPr>
          <w:ins w:id="546" w:author="Unknown"/>
          <w:rFonts w:ascii="Times New Roman" w:eastAsia="Times New Roman" w:hAnsi="Times New Roman" w:cs="Times New Roman"/>
          <w:sz w:val="24"/>
          <w:szCs w:val="24"/>
        </w:rPr>
      </w:pPr>
      <w:ins w:id="547" w:author="Unknown">
        <w:r w:rsidRPr="00886081">
          <w:rPr>
            <w:rFonts w:ascii="Times New Roman" w:eastAsia="Times New Roman" w:hAnsi="Times New Roman" w:cs="Times New Roman"/>
            <w:sz w:val="24"/>
            <w:szCs w:val="24"/>
          </w:rPr>
          <w:t>Siap cetak dan membangan di aduk-aduk lagi.</w:t>
        </w:r>
      </w:ins>
    </w:p>
    <w:p w:rsidR="00886081" w:rsidRPr="00886081" w:rsidRDefault="00886081" w:rsidP="00886081">
      <w:pPr>
        <w:spacing w:after="0" w:line="240" w:lineRule="auto"/>
        <w:jc w:val="both"/>
        <w:rPr>
          <w:ins w:id="548" w:author="Unknown"/>
          <w:rFonts w:ascii="Times New Roman" w:eastAsia="Times New Roman" w:hAnsi="Times New Roman" w:cs="Times New Roman"/>
          <w:sz w:val="24"/>
          <w:szCs w:val="24"/>
        </w:rPr>
      </w:pPr>
      <w:ins w:id="549" w:author="Unknown">
        <w:r w:rsidRPr="00886081">
          <w:rPr>
            <w:rFonts w:ascii="Times New Roman" w:eastAsia="Times New Roman" w:hAnsi="Times New Roman" w:cs="Times New Roman"/>
            <w:sz w:val="24"/>
            <w:szCs w:val="24"/>
          </w:rPr>
          <w:t xml:space="preserve">Bagi yang belum terlalu paham mengenai cara membuat egg rool lebih lengkapnya sepeti ini. Tepung diaduk pakai mixer yang spiral itu. Setelah itu airnya dan terakhir margarin. Pelan-pelan, sedikit2 dan harus sabar bun. Cara nyetaknya tuang 1 sendok sayur adonan di tengah-tengah alias di cepit pelan-pelan biar tidak luber. Terus di bolak-balik sampai adonan kelihatan rata berubah warna, terus egg roll di gulung. Monggo yang sudah mengerti coba buat bun. </w:t>
        </w:r>
        <w:r w:rsidRPr="00886081">
          <w:rPr>
            <w:rFonts w:ascii="Times New Roman" w:eastAsia="Times New Roman" w:hAnsi="Times New Roman" w:cs="Times New Roman"/>
            <w:sz w:val="24"/>
            <w:szCs w:val="24"/>
          </w:rPr>
          <w:fldChar w:fldCharType="begin"/>
        </w:r>
        <w:r w:rsidRPr="00886081">
          <w:rPr>
            <w:rFonts w:ascii="Times New Roman" w:eastAsia="Times New Roman" w:hAnsi="Times New Roman" w:cs="Times New Roman"/>
            <w:sz w:val="24"/>
            <w:szCs w:val="24"/>
          </w:rPr>
          <w:instrText xml:space="preserve"> HYPERLINK "http://buatresep.blogspot.com/2014/12/resep-cara-membuat-egg-roll-renyah.html" </w:instrText>
        </w:r>
        <w:r w:rsidRPr="00886081">
          <w:rPr>
            <w:rFonts w:ascii="Times New Roman" w:eastAsia="Times New Roman" w:hAnsi="Times New Roman" w:cs="Times New Roman"/>
            <w:sz w:val="24"/>
            <w:szCs w:val="24"/>
          </w:rPr>
          <w:fldChar w:fldCharType="separate"/>
        </w:r>
        <w:proofErr w:type="gramStart"/>
        <w:r w:rsidRPr="00886081">
          <w:rPr>
            <w:rFonts w:ascii="Times New Roman" w:eastAsia="Times New Roman" w:hAnsi="Times New Roman" w:cs="Times New Roman"/>
            <w:b/>
            <w:bCs/>
            <w:color w:val="0000FF"/>
            <w:sz w:val="24"/>
            <w:szCs w:val="24"/>
            <w:u w:val="single"/>
          </w:rPr>
          <w:t>Resep Cara Membuat Egg Roll Renyah Untuk di Jual</w:t>
        </w:r>
        <w:r w:rsidRPr="00886081">
          <w:rPr>
            <w:rFonts w:ascii="Times New Roman" w:eastAsia="Times New Roman" w:hAnsi="Times New Roman" w:cs="Times New Roman"/>
            <w:sz w:val="24"/>
            <w:szCs w:val="24"/>
          </w:rPr>
          <w:fldChar w:fldCharType="end"/>
        </w:r>
        <w:r w:rsidRPr="00886081">
          <w:rPr>
            <w:rFonts w:ascii="Times New Roman" w:eastAsia="Times New Roman" w:hAnsi="Times New Roman" w:cs="Times New Roman"/>
            <w:sz w:val="24"/>
            <w:szCs w:val="24"/>
          </w:rPr>
          <w:t xml:space="preserve"> semoga dapat menginspirasi.</w:t>
        </w:r>
        <w:proofErr w:type="gramEnd"/>
      </w:ins>
    </w:p>
    <w:p w:rsidR="00886081" w:rsidRDefault="00886081"/>
    <w:p w:rsidR="00886081" w:rsidRPr="00886081" w:rsidRDefault="00886081" w:rsidP="00886081">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550" w:name="4172399372138432413"/>
      <w:bookmarkEnd w:id="550"/>
      <w:r w:rsidRPr="00886081">
        <w:rPr>
          <w:rFonts w:ascii="Times New Roman" w:eastAsia="Times New Roman" w:hAnsi="Times New Roman" w:cs="Times New Roman"/>
          <w:b/>
          <w:bCs/>
          <w:kern w:val="36"/>
          <w:sz w:val="48"/>
          <w:szCs w:val="48"/>
        </w:rPr>
        <w:t xml:space="preserve">Cara Membuat Bolu Kukus Dengan Cara yang Sederhana </w:t>
      </w:r>
    </w:p>
    <w:p w:rsidR="00886081" w:rsidRPr="00886081" w:rsidRDefault="00886081" w:rsidP="00886081">
      <w:pPr>
        <w:spacing w:after="0" w:line="240" w:lineRule="auto"/>
        <w:jc w:val="both"/>
        <w:rPr>
          <w:ins w:id="551" w:author="Unknown"/>
          <w:rFonts w:ascii="Times New Roman" w:eastAsia="Times New Roman" w:hAnsi="Times New Roman" w:cs="Times New Roman"/>
          <w:sz w:val="24"/>
          <w:szCs w:val="24"/>
        </w:rPr>
      </w:pPr>
      <w:ins w:id="552" w:author="Unknown">
        <w:r w:rsidRPr="00886081">
          <w:rPr>
            <w:rFonts w:ascii="Times New Roman" w:eastAsia="Times New Roman" w:hAnsi="Times New Roman" w:cs="Times New Roman"/>
            <w:b/>
            <w:bCs/>
            <w:sz w:val="24"/>
            <w:szCs w:val="24"/>
          </w:rPr>
          <w:fldChar w:fldCharType="begin"/>
        </w:r>
        <w:r w:rsidRPr="00886081">
          <w:rPr>
            <w:rFonts w:ascii="Times New Roman" w:eastAsia="Times New Roman" w:hAnsi="Times New Roman" w:cs="Times New Roman"/>
            <w:b/>
            <w:bCs/>
            <w:sz w:val="24"/>
            <w:szCs w:val="24"/>
          </w:rPr>
          <w:instrText xml:space="preserve"> HYPERLINK "http://buatresep.blogspot.com/2015/01/cara-membuat-bolu-kukus-dengan-cara.html" </w:instrText>
        </w:r>
        <w:r w:rsidRPr="00886081">
          <w:rPr>
            <w:rFonts w:ascii="Times New Roman" w:eastAsia="Times New Roman" w:hAnsi="Times New Roman" w:cs="Times New Roman"/>
            <w:b/>
            <w:bCs/>
            <w:sz w:val="24"/>
            <w:szCs w:val="24"/>
          </w:rPr>
          <w:fldChar w:fldCharType="separate"/>
        </w:r>
        <w:proofErr w:type="gramStart"/>
        <w:r w:rsidRPr="00886081">
          <w:rPr>
            <w:rFonts w:ascii="Times New Roman" w:eastAsia="Times New Roman" w:hAnsi="Times New Roman" w:cs="Times New Roman"/>
            <w:b/>
            <w:bCs/>
            <w:color w:val="0000FF"/>
            <w:sz w:val="24"/>
            <w:szCs w:val="24"/>
            <w:u w:val="single"/>
          </w:rPr>
          <w:t>Bolu kukus sederhana</w:t>
        </w:r>
        <w:r w:rsidRPr="00886081">
          <w:rPr>
            <w:rFonts w:ascii="Times New Roman" w:eastAsia="Times New Roman" w:hAnsi="Times New Roman" w:cs="Times New Roman"/>
            <w:b/>
            <w:bCs/>
            <w:sz w:val="24"/>
            <w:szCs w:val="24"/>
          </w:rPr>
          <w:fldChar w:fldCharType="end"/>
        </w:r>
        <w:r w:rsidRPr="00886081">
          <w:rPr>
            <w:rFonts w:ascii="Times New Roman" w:eastAsia="Times New Roman" w:hAnsi="Times New Roman" w:cs="Times New Roman"/>
            <w:sz w:val="24"/>
            <w:szCs w:val="24"/>
          </w:rPr>
          <w:t xml:space="preserve"> buat pak tukang.</w:t>
        </w:r>
        <w:proofErr w:type="gramEnd"/>
        <w:r w:rsidRPr="00886081">
          <w:rPr>
            <w:rFonts w:ascii="Times New Roman" w:eastAsia="Times New Roman" w:hAnsi="Times New Roman" w:cs="Times New Roman"/>
            <w:sz w:val="24"/>
            <w:szCs w:val="24"/>
          </w:rPr>
          <w:t xml:space="preserve"> Dari pada beli bolu mending bikin sendiri. Resepnya sudah wara wiri tapi bolehlah dibagikan lagi. Ini namanya bolu sederhana yang di buat oleh nurul hapsari. Untuk loyang tadi yang aku pakai ukuran 29x10 bunda, kayaknya sih loyang brownies. Ini takaran adonan ya bunda, aku pakai gelas nakarnya. Terus yang bawah adalah hasil bolunya.</w:t>
        </w:r>
      </w:ins>
    </w:p>
    <w:p w:rsidR="00886081" w:rsidRPr="00886081" w:rsidRDefault="00886081" w:rsidP="00886081">
      <w:pPr>
        <w:spacing w:after="0" w:line="240" w:lineRule="auto"/>
        <w:jc w:val="both"/>
        <w:rPr>
          <w:ins w:id="553" w:author="Unknown"/>
          <w:rFonts w:ascii="Times New Roman" w:eastAsia="Times New Roman" w:hAnsi="Times New Roman" w:cs="Times New Roman"/>
          <w:sz w:val="24"/>
          <w:szCs w:val="24"/>
        </w:rPr>
      </w:pPr>
    </w:p>
    <w:p w:rsidR="00886081" w:rsidRPr="00886081" w:rsidRDefault="00886081" w:rsidP="00886081">
      <w:pPr>
        <w:spacing w:after="0" w:line="240" w:lineRule="auto"/>
        <w:jc w:val="center"/>
        <w:rPr>
          <w:ins w:id="554"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506A541A" wp14:editId="1A29428A">
            <wp:extent cx="3048000" cy="2409825"/>
            <wp:effectExtent l="0" t="0" r="0" b="9525"/>
            <wp:docPr id="54" name="Picture 54" descr="http://2.bp.blogspot.com/-7n8OIpGPIhI/VMszjzJJF8I/AAAAAAAAETE/3RDSLTjNyVk/s1600/takaran%2Badonan%2Bbolu.jpg">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http://2.bp.blogspot.com/-7n8OIpGPIhI/VMszjzJJF8I/AAAAAAAAETE/3RDSLTjNyVk/s1600/takaran%2Badonan%2Bbolu.jpg">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48000" cy="2409825"/>
                    </a:xfrm>
                    <a:prstGeom prst="rect">
                      <a:avLst/>
                    </a:prstGeom>
                    <a:noFill/>
                    <a:ln>
                      <a:noFill/>
                    </a:ln>
                  </pic:spPr>
                </pic:pic>
              </a:graphicData>
            </a:graphic>
          </wp:inline>
        </w:drawing>
      </w:r>
    </w:p>
    <w:p w:rsidR="00886081" w:rsidRPr="00886081" w:rsidRDefault="00886081" w:rsidP="00886081">
      <w:pPr>
        <w:spacing w:after="0" w:line="240" w:lineRule="auto"/>
        <w:jc w:val="center"/>
        <w:rPr>
          <w:ins w:id="555" w:author="Unknown"/>
          <w:rFonts w:ascii="Times New Roman" w:eastAsia="Times New Roman" w:hAnsi="Times New Roman" w:cs="Times New Roman"/>
          <w:sz w:val="24"/>
          <w:szCs w:val="24"/>
        </w:rPr>
      </w:pPr>
    </w:p>
    <w:p w:rsidR="00886081" w:rsidRPr="00886081" w:rsidRDefault="00886081" w:rsidP="00886081">
      <w:pPr>
        <w:spacing w:after="0" w:line="240" w:lineRule="auto"/>
        <w:jc w:val="center"/>
        <w:rPr>
          <w:ins w:id="556"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3BEA5A7C" wp14:editId="289E2349">
            <wp:extent cx="3048000" cy="1943100"/>
            <wp:effectExtent l="0" t="0" r="0" b="0"/>
            <wp:docPr id="53" name="Picture 53" descr="http://4.bp.blogspot.com/-dwNybo8y7WM/VMszqfcn56I/AAAAAAAAETM/Udg22qs0PnQ/s1600/bolu%2Bkukus%2Bsederhana.jpg">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http://4.bp.blogspot.com/-dwNybo8y7WM/VMszqfcn56I/AAAAAAAAETM/Udg22qs0PnQ/s1600/bolu%2Bkukus%2Bsederhana.jpg">
                      <a:hlinkClick r:id="rId183"/>
                    </pic:cNvPr>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3048000" cy="1943100"/>
                    </a:xfrm>
                    <a:prstGeom prst="rect">
                      <a:avLst/>
                    </a:prstGeom>
                    <a:noFill/>
                    <a:ln>
                      <a:noFill/>
                    </a:ln>
                  </pic:spPr>
                </pic:pic>
              </a:graphicData>
            </a:graphic>
          </wp:inline>
        </w:drawing>
      </w:r>
    </w:p>
    <w:p w:rsidR="00886081" w:rsidRPr="00886081" w:rsidRDefault="00886081" w:rsidP="00886081">
      <w:pPr>
        <w:spacing w:after="0" w:line="240" w:lineRule="auto"/>
        <w:rPr>
          <w:ins w:id="557" w:author="Unknown"/>
          <w:rFonts w:ascii="Times New Roman" w:eastAsia="Times New Roman" w:hAnsi="Times New Roman" w:cs="Times New Roman"/>
          <w:sz w:val="24"/>
          <w:szCs w:val="24"/>
        </w:rPr>
      </w:pPr>
    </w:p>
    <w:p w:rsidR="00886081" w:rsidRPr="00886081" w:rsidRDefault="00886081" w:rsidP="00886081">
      <w:pPr>
        <w:spacing w:after="0" w:line="240" w:lineRule="auto"/>
        <w:jc w:val="center"/>
        <w:rPr>
          <w:ins w:id="558"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55BC71FF" wp14:editId="396E329B">
            <wp:extent cx="3048000" cy="2009775"/>
            <wp:effectExtent l="0" t="0" r="0" b="9525"/>
            <wp:docPr id="52" name="Picture 52" descr="http://3.bp.blogspot.com/-xDvU2TtlQK0/VMs0D6TwKRI/AAAAAAAAETU/HEJucbTfMC4/s1600/bolu%2Bkukus%2Budah%2Bdi%2Bpotong.jpg">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http://3.bp.blogspot.com/-xDvU2TtlQK0/VMs0D6TwKRI/AAAAAAAAETU/HEJucbTfMC4/s1600/bolu%2Bkukus%2Budah%2Bdi%2Bpotong.jpg">
                      <a:hlinkClick r:id="rId185"/>
                    </pic:cNvPr>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048000" cy="2009775"/>
                    </a:xfrm>
                    <a:prstGeom prst="rect">
                      <a:avLst/>
                    </a:prstGeom>
                    <a:noFill/>
                    <a:ln>
                      <a:noFill/>
                    </a:ln>
                  </pic:spPr>
                </pic:pic>
              </a:graphicData>
            </a:graphic>
          </wp:inline>
        </w:drawing>
      </w:r>
    </w:p>
    <w:p w:rsidR="00886081" w:rsidRPr="00886081" w:rsidRDefault="00886081" w:rsidP="00886081">
      <w:pPr>
        <w:spacing w:before="100" w:beforeAutospacing="1" w:after="100" w:afterAutospacing="1" w:line="240" w:lineRule="auto"/>
        <w:jc w:val="both"/>
        <w:outlineLvl w:val="1"/>
        <w:rPr>
          <w:ins w:id="559" w:author="Unknown"/>
          <w:rFonts w:ascii="Times New Roman" w:eastAsia="Times New Roman" w:hAnsi="Times New Roman" w:cs="Times New Roman"/>
          <w:b/>
          <w:bCs/>
          <w:sz w:val="36"/>
          <w:szCs w:val="36"/>
        </w:rPr>
      </w:pPr>
      <w:ins w:id="560" w:author="Unknown">
        <w:r w:rsidRPr="00886081">
          <w:rPr>
            <w:rFonts w:ascii="Times New Roman" w:eastAsia="Times New Roman" w:hAnsi="Times New Roman" w:cs="Times New Roman"/>
            <w:b/>
            <w:bCs/>
            <w:color w:val="0000FF"/>
            <w:sz w:val="36"/>
            <w:szCs w:val="36"/>
          </w:rPr>
          <w:t>Resep Bolu Sederhana</w:t>
        </w:r>
      </w:ins>
    </w:p>
    <w:p w:rsidR="00886081" w:rsidRPr="00886081" w:rsidRDefault="00886081" w:rsidP="00886081">
      <w:pPr>
        <w:spacing w:after="0" w:line="240" w:lineRule="auto"/>
        <w:jc w:val="both"/>
        <w:rPr>
          <w:ins w:id="561" w:author="Unknown"/>
          <w:rFonts w:ascii="Times New Roman" w:eastAsia="Times New Roman" w:hAnsi="Times New Roman" w:cs="Times New Roman"/>
          <w:sz w:val="24"/>
          <w:szCs w:val="24"/>
        </w:rPr>
      </w:pPr>
      <w:ins w:id="562" w:author="Unknown">
        <w:r w:rsidRPr="00886081">
          <w:rPr>
            <w:rFonts w:ascii="Times New Roman" w:eastAsia="Times New Roman" w:hAnsi="Times New Roman" w:cs="Times New Roman"/>
            <w:sz w:val="24"/>
            <w:szCs w:val="24"/>
          </w:rPr>
          <w:t>bahan 1</w:t>
        </w:r>
      </w:ins>
    </w:p>
    <w:p w:rsidR="00886081" w:rsidRPr="00886081" w:rsidRDefault="00886081" w:rsidP="00E9656D">
      <w:pPr>
        <w:numPr>
          <w:ilvl w:val="0"/>
          <w:numId w:val="92"/>
        </w:numPr>
        <w:spacing w:before="100" w:beforeAutospacing="1" w:after="100" w:afterAutospacing="1" w:line="240" w:lineRule="auto"/>
        <w:rPr>
          <w:ins w:id="563" w:author="Unknown"/>
          <w:rFonts w:ascii="Times New Roman" w:eastAsia="Times New Roman" w:hAnsi="Times New Roman" w:cs="Times New Roman"/>
          <w:sz w:val="24"/>
          <w:szCs w:val="24"/>
        </w:rPr>
      </w:pPr>
      <w:ins w:id="564" w:author="Unknown">
        <w:r w:rsidRPr="00886081">
          <w:rPr>
            <w:rFonts w:ascii="Times New Roman" w:eastAsia="Times New Roman" w:hAnsi="Times New Roman" w:cs="Times New Roman"/>
            <w:sz w:val="24"/>
            <w:szCs w:val="24"/>
          </w:rPr>
          <w:t>1 gelas gulpas ak kurangi 1 sendok</w:t>
        </w:r>
      </w:ins>
    </w:p>
    <w:p w:rsidR="00886081" w:rsidRPr="00886081" w:rsidRDefault="00886081" w:rsidP="00E9656D">
      <w:pPr>
        <w:numPr>
          <w:ilvl w:val="0"/>
          <w:numId w:val="92"/>
        </w:numPr>
        <w:spacing w:before="100" w:beforeAutospacing="1" w:after="100" w:afterAutospacing="1" w:line="240" w:lineRule="auto"/>
        <w:rPr>
          <w:ins w:id="565" w:author="Unknown"/>
          <w:rFonts w:ascii="Times New Roman" w:eastAsia="Times New Roman" w:hAnsi="Times New Roman" w:cs="Times New Roman"/>
          <w:sz w:val="24"/>
          <w:szCs w:val="24"/>
        </w:rPr>
      </w:pPr>
      <w:ins w:id="566" w:author="Unknown">
        <w:r w:rsidRPr="00886081">
          <w:rPr>
            <w:rFonts w:ascii="Times New Roman" w:eastAsia="Times New Roman" w:hAnsi="Times New Roman" w:cs="Times New Roman"/>
            <w:sz w:val="24"/>
            <w:szCs w:val="24"/>
          </w:rPr>
          <w:t>3 telor</w:t>
        </w:r>
      </w:ins>
    </w:p>
    <w:p w:rsidR="00886081" w:rsidRPr="00886081" w:rsidRDefault="00886081" w:rsidP="00E9656D">
      <w:pPr>
        <w:numPr>
          <w:ilvl w:val="0"/>
          <w:numId w:val="92"/>
        </w:numPr>
        <w:spacing w:before="100" w:beforeAutospacing="1" w:after="100" w:afterAutospacing="1" w:line="240" w:lineRule="auto"/>
        <w:rPr>
          <w:ins w:id="567" w:author="Unknown"/>
          <w:rFonts w:ascii="Times New Roman" w:eastAsia="Times New Roman" w:hAnsi="Times New Roman" w:cs="Times New Roman"/>
          <w:sz w:val="24"/>
          <w:szCs w:val="24"/>
        </w:rPr>
      </w:pPr>
      <w:ins w:id="568" w:author="Unknown">
        <w:r w:rsidRPr="00886081">
          <w:rPr>
            <w:rFonts w:ascii="Times New Roman" w:eastAsia="Times New Roman" w:hAnsi="Times New Roman" w:cs="Times New Roman"/>
            <w:sz w:val="24"/>
            <w:szCs w:val="24"/>
          </w:rPr>
          <w:t>1 sdt sp</w:t>
        </w:r>
      </w:ins>
    </w:p>
    <w:p w:rsidR="00886081" w:rsidRPr="00886081" w:rsidRDefault="00886081" w:rsidP="00886081">
      <w:pPr>
        <w:spacing w:after="0" w:line="240" w:lineRule="auto"/>
        <w:rPr>
          <w:ins w:id="569" w:author="Unknown"/>
          <w:rFonts w:ascii="Times New Roman" w:eastAsia="Times New Roman" w:hAnsi="Times New Roman" w:cs="Times New Roman"/>
          <w:sz w:val="24"/>
          <w:szCs w:val="24"/>
        </w:rPr>
      </w:pPr>
    </w:p>
    <w:p w:rsidR="00886081" w:rsidRPr="00886081" w:rsidRDefault="00886081" w:rsidP="00886081">
      <w:pPr>
        <w:spacing w:after="0" w:line="240" w:lineRule="auto"/>
        <w:jc w:val="both"/>
        <w:rPr>
          <w:ins w:id="570" w:author="Unknown"/>
          <w:rFonts w:ascii="Times New Roman" w:eastAsia="Times New Roman" w:hAnsi="Times New Roman" w:cs="Times New Roman"/>
          <w:sz w:val="24"/>
          <w:szCs w:val="24"/>
        </w:rPr>
      </w:pPr>
      <w:ins w:id="571" w:author="Unknown">
        <w:r w:rsidRPr="00886081">
          <w:rPr>
            <w:rFonts w:ascii="Times New Roman" w:eastAsia="Times New Roman" w:hAnsi="Times New Roman" w:cs="Times New Roman"/>
            <w:sz w:val="24"/>
            <w:szCs w:val="24"/>
          </w:rPr>
          <w:t>bahan 2</w:t>
        </w:r>
      </w:ins>
    </w:p>
    <w:p w:rsidR="00886081" w:rsidRPr="00886081" w:rsidRDefault="00886081" w:rsidP="00E9656D">
      <w:pPr>
        <w:numPr>
          <w:ilvl w:val="0"/>
          <w:numId w:val="93"/>
        </w:numPr>
        <w:spacing w:before="100" w:beforeAutospacing="1" w:after="100" w:afterAutospacing="1" w:line="240" w:lineRule="auto"/>
        <w:rPr>
          <w:ins w:id="572" w:author="Unknown"/>
          <w:rFonts w:ascii="Times New Roman" w:eastAsia="Times New Roman" w:hAnsi="Times New Roman" w:cs="Times New Roman"/>
          <w:sz w:val="24"/>
          <w:szCs w:val="24"/>
        </w:rPr>
      </w:pPr>
      <w:ins w:id="573" w:author="Unknown">
        <w:r w:rsidRPr="00886081">
          <w:rPr>
            <w:rFonts w:ascii="Times New Roman" w:eastAsia="Times New Roman" w:hAnsi="Times New Roman" w:cs="Times New Roman"/>
            <w:sz w:val="24"/>
            <w:szCs w:val="24"/>
          </w:rPr>
          <w:t>1 gelas tepung segi 3</w:t>
        </w:r>
      </w:ins>
    </w:p>
    <w:p w:rsidR="00886081" w:rsidRPr="00886081" w:rsidRDefault="00886081" w:rsidP="00E9656D">
      <w:pPr>
        <w:numPr>
          <w:ilvl w:val="0"/>
          <w:numId w:val="93"/>
        </w:numPr>
        <w:spacing w:before="100" w:beforeAutospacing="1" w:after="100" w:afterAutospacing="1" w:line="240" w:lineRule="auto"/>
        <w:rPr>
          <w:ins w:id="574" w:author="Unknown"/>
          <w:rFonts w:ascii="Times New Roman" w:eastAsia="Times New Roman" w:hAnsi="Times New Roman" w:cs="Times New Roman"/>
          <w:sz w:val="24"/>
          <w:szCs w:val="24"/>
        </w:rPr>
      </w:pPr>
      <w:ins w:id="575" w:author="Unknown">
        <w:r w:rsidRPr="00886081">
          <w:rPr>
            <w:rFonts w:ascii="Times New Roman" w:eastAsia="Times New Roman" w:hAnsi="Times New Roman" w:cs="Times New Roman"/>
            <w:sz w:val="24"/>
            <w:szCs w:val="24"/>
          </w:rPr>
          <w:t>3 sdm penuh margarin, di cairkan dulu</w:t>
        </w:r>
      </w:ins>
    </w:p>
    <w:p w:rsidR="00886081" w:rsidRPr="00886081" w:rsidRDefault="00886081" w:rsidP="00E9656D">
      <w:pPr>
        <w:numPr>
          <w:ilvl w:val="0"/>
          <w:numId w:val="93"/>
        </w:numPr>
        <w:spacing w:before="100" w:beforeAutospacing="1" w:after="100" w:afterAutospacing="1" w:line="240" w:lineRule="auto"/>
        <w:rPr>
          <w:ins w:id="576" w:author="Unknown"/>
          <w:rFonts w:ascii="Times New Roman" w:eastAsia="Times New Roman" w:hAnsi="Times New Roman" w:cs="Times New Roman"/>
          <w:sz w:val="24"/>
          <w:szCs w:val="24"/>
        </w:rPr>
      </w:pPr>
      <w:ins w:id="577" w:author="Unknown">
        <w:r w:rsidRPr="00886081">
          <w:rPr>
            <w:rFonts w:ascii="Times New Roman" w:eastAsia="Times New Roman" w:hAnsi="Times New Roman" w:cs="Times New Roman"/>
            <w:sz w:val="24"/>
            <w:szCs w:val="24"/>
          </w:rPr>
          <w:t>1 Skm</w:t>
        </w:r>
      </w:ins>
    </w:p>
    <w:p w:rsidR="00886081" w:rsidRPr="00886081" w:rsidRDefault="00886081" w:rsidP="00E9656D">
      <w:pPr>
        <w:numPr>
          <w:ilvl w:val="0"/>
          <w:numId w:val="93"/>
        </w:numPr>
        <w:spacing w:before="100" w:beforeAutospacing="1" w:after="100" w:afterAutospacing="1" w:line="240" w:lineRule="auto"/>
        <w:rPr>
          <w:ins w:id="578" w:author="Unknown"/>
          <w:rFonts w:ascii="Times New Roman" w:eastAsia="Times New Roman" w:hAnsi="Times New Roman" w:cs="Times New Roman"/>
          <w:sz w:val="24"/>
          <w:szCs w:val="24"/>
        </w:rPr>
      </w:pPr>
      <w:ins w:id="579" w:author="Unknown">
        <w:r w:rsidRPr="00886081">
          <w:rPr>
            <w:rFonts w:ascii="Times New Roman" w:eastAsia="Times New Roman" w:hAnsi="Times New Roman" w:cs="Times New Roman"/>
            <w:sz w:val="24"/>
            <w:szCs w:val="24"/>
          </w:rPr>
          <w:t>1 saset vanili</w:t>
        </w:r>
      </w:ins>
    </w:p>
    <w:p w:rsidR="00886081" w:rsidRPr="00886081" w:rsidRDefault="00886081" w:rsidP="00E9656D">
      <w:pPr>
        <w:numPr>
          <w:ilvl w:val="0"/>
          <w:numId w:val="93"/>
        </w:numPr>
        <w:spacing w:before="100" w:beforeAutospacing="1" w:after="100" w:afterAutospacing="1" w:line="240" w:lineRule="auto"/>
        <w:rPr>
          <w:ins w:id="580" w:author="Unknown"/>
          <w:rFonts w:ascii="Times New Roman" w:eastAsia="Times New Roman" w:hAnsi="Times New Roman" w:cs="Times New Roman"/>
          <w:sz w:val="24"/>
          <w:szCs w:val="24"/>
        </w:rPr>
      </w:pPr>
      <w:ins w:id="581" w:author="Unknown">
        <w:r w:rsidRPr="00886081">
          <w:rPr>
            <w:rFonts w:ascii="Times New Roman" w:eastAsia="Times New Roman" w:hAnsi="Times New Roman" w:cs="Times New Roman"/>
            <w:sz w:val="24"/>
            <w:szCs w:val="24"/>
          </w:rPr>
          <w:t>1 sdm  parutan keju</w:t>
        </w:r>
      </w:ins>
    </w:p>
    <w:p w:rsidR="00886081" w:rsidRPr="00886081" w:rsidRDefault="00886081" w:rsidP="00E9656D">
      <w:pPr>
        <w:numPr>
          <w:ilvl w:val="0"/>
          <w:numId w:val="93"/>
        </w:numPr>
        <w:spacing w:before="100" w:beforeAutospacing="1" w:after="100" w:afterAutospacing="1" w:line="240" w:lineRule="auto"/>
        <w:rPr>
          <w:ins w:id="582" w:author="Unknown"/>
          <w:rFonts w:ascii="Times New Roman" w:eastAsia="Times New Roman" w:hAnsi="Times New Roman" w:cs="Times New Roman"/>
          <w:sz w:val="24"/>
          <w:szCs w:val="24"/>
        </w:rPr>
      </w:pPr>
      <w:ins w:id="583" w:author="Unknown">
        <w:r w:rsidRPr="00886081">
          <w:rPr>
            <w:rFonts w:ascii="Times New Roman" w:eastAsia="Times New Roman" w:hAnsi="Times New Roman" w:cs="Times New Roman"/>
            <w:sz w:val="24"/>
            <w:szCs w:val="24"/>
          </w:rPr>
          <w:t>Pewarna kuning dan merah</w:t>
        </w:r>
      </w:ins>
    </w:p>
    <w:p w:rsidR="00886081" w:rsidRPr="00886081" w:rsidRDefault="00886081" w:rsidP="00886081">
      <w:pPr>
        <w:spacing w:after="0" w:line="240" w:lineRule="auto"/>
        <w:rPr>
          <w:ins w:id="584" w:author="Unknown"/>
          <w:rFonts w:ascii="Times New Roman" w:eastAsia="Times New Roman" w:hAnsi="Times New Roman" w:cs="Times New Roman"/>
          <w:sz w:val="24"/>
          <w:szCs w:val="24"/>
        </w:rPr>
      </w:pPr>
    </w:p>
    <w:p w:rsidR="00886081" w:rsidRPr="00886081" w:rsidRDefault="00886081" w:rsidP="00886081">
      <w:pPr>
        <w:spacing w:before="100" w:beforeAutospacing="1" w:after="100" w:afterAutospacing="1" w:line="240" w:lineRule="auto"/>
        <w:jc w:val="both"/>
        <w:outlineLvl w:val="2"/>
        <w:rPr>
          <w:ins w:id="585" w:author="Unknown"/>
          <w:rFonts w:ascii="Times New Roman" w:eastAsia="Times New Roman" w:hAnsi="Times New Roman" w:cs="Times New Roman"/>
          <w:b/>
          <w:bCs/>
          <w:sz w:val="27"/>
          <w:szCs w:val="27"/>
        </w:rPr>
      </w:pPr>
      <w:ins w:id="586" w:author="Unknown">
        <w:r w:rsidRPr="00886081">
          <w:rPr>
            <w:rFonts w:ascii="Times New Roman" w:eastAsia="Times New Roman" w:hAnsi="Times New Roman" w:cs="Times New Roman"/>
            <w:b/>
            <w:bCs/>
            <w:color w:val="0000FF"/>
            <w:sz w:val="27"/>
            <w:szCs w:val="27"/>
          </w:rPr>
          <w:t>Membuat Bolu dengan Cara Sederhana </w:t>
        </w:r>
      </w:ins>
    </w:p>
    <w:p w:rsidR="00886081" w:rsidRPr="00886081" w:rsidRDefault="00886081" w:rsidP="00E9656D">
      <w:pPr>
        <w:numPr>
          <w:ilvl w:val="0"/>
          <w:numId w:val="94"/>
        </w:numPr>
        <w:spacing w:before="100" w:beforeAutospacing="1" w:after="100" w:afterAutospacing="1" w:line="240" w:lineRule="auto"/>
        <w:rPr>
          <w:ins w:id="587" w:author="Unknown"/>
          <w:rFonts w:ascii="Times New Roman" w:eastAsia="Times New Roman" w:hAnsi="Times New Roman" w:cs="Times New Roman"/>
          <w:sz w:val="24"/>
          <w:szCs w:val="24"/>
        </w:rPr>
      </w:pPr>
      <w:ins w:id="588" w:author="Unknown">
        <w:r w:rsidRPr="00886081">
          <w:rPr>
            <w:rFonts w:ascii="Times New Roman" w:eastAsia="Times New Roman" w:hAnsi="Times New Roman" w:cs="Times New Roman"/>
            <w:sz w:val="24"/>
            <w:szCs w:val="24"/>
          </w:rPr>
          <w:t>Mix bahan 1 kurang lebih 1/4 jam, dah mengental tuang margarin, keju, skm dan vanili.</w:t>
        </w:r>
      </w:ins>
    </w:p>
    <w:p w:rsidR="00886081" w:rsidRPr="00886081" w:rsidRDefault="00886081" w:rsidP="00E9656D">
      <w:pPr>
        <w:numPr>
          <w:ilvl w:val="0"/>
          <w:numId w:val="94"/>
        </w:numPr>
        <w:spacing w:before="100" w:beforeAutospacing="1" w:after="100" w:afterAutospacing="1" w:line="240" w:lineRule="auto"/>
        <w:rPr>
          <w:ins w:id="589" w:author="Unknown"/>
          <w:rFonts w:ascii="Times New Roman" w:eastAsia="Times New Roman" w:hAnsi="Times New Roman" w:cs="Times New Roman"/>
          <w:sz w:val="24"/>
          <w:szCs w:val="24"/>
        </w:rPr>
      </w:pPr>
      <w:ins w:id="590" w:author="Unknown">
        <w:r w:rsidRPr="00886081">
          <w:rPr>
            <w:rFonts w:ascii="Times New Roman" w:eastAsia="Times New Roman" w:hAnsi="Times New Roman" w:cs="Times New Roman"/>
            <w:sz w:val="24"/>
            <w:szCs w:val="24"/>
          </w:rPr>
          <w:t>Sudah tercampur tuang ke loyang. Kukus jadi deh, moga bermanfaat.</w:t>
        </w:r>
      </w:ins>
    </w:p>
    <w:p w:rsidR="00886081" w:rsidRDefault="00886081"/>
    <w:p w:rsidR="00886081" w:rsidRPr="00886081" w:rsidRDefault="00886081" w:rsidP="00886081">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591" w:name="5848705203218113782"/>
      <w:bookmarkEnd w:id="591"/>
      <w:r w:rsidRPr="00886081">
        <w:rPr>
          <w:rFonts w:ascii="Times New Roman" w:eastAsia="Times New Roman" w:hAnsi="Times New Roman" w:cs="Times New Roman"/>
          <w:b/>
          <w:bCs/>
          <w:kern w:val="36"/>
          <w:sz w:val="48"/>
          <w:szCs w:val="48"/>
        </w:rPr>
        <w:t xml:space="preserve">Cara Membuat Kue Lapis Modal 10 Ribu </w:t>
      </w:r>
    </w:p>
    <w:p w:rsidR="00886081" w:rsidRPr="00886081" w:rsidRDefault="00886081" w:rsidP="00886081">
      <w:pPr>
        <w:spacing w:after="0" w:line="240" w:lineRule="auto"/>
        <w:jc w:val="both"/>
        <w:rPr>
          <w:ins w:id="592" w:author="Unknown"/>
          <w:rFonts w:ascii="Times New Roman" w:eastAsia="Times New Roman" w:hAnsi="Times New Roman" w:cs="Times New Roman"/>
          <w:sz w:val="24"/>
          <w:szCs w:val="24"/>
        </w:rPr>
      </w:pPr>
      <w:proofErr w:type="gramStart"/>
      <w:ins w:id="593" w:author="Unknown">
        <w:r w:rsidRPr="00886081">
          <w:rPr>
            <w:rFonts w:ascii="Times New Roman" w:eastAsia="Times New Roman" w:hAnsi="Times New Roman" w:cs="Times New Roman"/>
            <w:sz w:val="24"/>
            <w:szCs w:val="24"/>
          </w:rPr>
          <w:t xml:space="preserve">Hore saya berhasil juga bikin </w:t>
        </w:r>
        <w:r w:rsidRPr="00886081">
          <w:rPr>
            <w:rFonts w:ascii="Times New Roman" w:eastAsia="Times New Roman" w:hAnsi="Times New Roman" w:cs="Times New Roman"/>
            <w:b/>
            <w:bCs/>
            <w:sz w:val="24"/>
            <w:szCs w:val="24"/>
          </w:rPr>
          <w:fldChar w:fldCharType="begin"/>
        </w:r>
        <w:r w:rsidRPr="00886081">
          <w:rPr>
            <w:rFonts w:ascii="Times New Roman" w:eastAsia="Times New Roman" w:hAnsi="Times New Roman" w:cs="Times New Roman"/>
            <w:b/>
            <w:bCs/>
            <w:sz w:val="24"/>
            <w:szCs w:val="24"/>
          </w:rPr>
          <w:instrText xml:space="preserve"> HYPERLINK "http://buatresep.blogspot.com/2015/02/cara-membuat-kue-lapis-modal-10-ribu.html" </w:instrText>
        </w:r>
        <w:r w:rsidRPr="00886081">
          <w:rPr>
            <w:rFonts w:ascii="Times New Roman" w:eastAsia="Times New Roman" w:hAnsi="Times New Roman" w:cs="Times New Roman"/>
            <w:b/>
            <w:bCs/>
            <w:sz w:val="24"/>
            <w:szCs w:val="24"/>
          </w:rPr>
          <w:fldChar w:fldCharType="separate"/>
        </w:r>
        <w:r w:rsidRPr="00886081">
          <w:rPr>
            <w:rFonts w:ascii="Times New Roman" w:eastAsia="Times New Roman" w:hAnsi="Times New Roman" w:cs="Times New Roman"/>
            <w:b/>
            <w:bCs/>
            <w:color w:val="0000FF"/>
            <w:sz w:val="24"/>
            <w:szCs w:val="24"/>
            <w:u w:val="single"/>
          </w:rPr>
          <w:t>kue lapis</w:t>
        </w:r>
        <w:r w:rsidRPr="00886081">
          <w:rPr>
            <w:rFonts w:ascii="Times New Roman" w:eastAsia="Times New Roman" w:hAnsi="Times New Roman" w:cs="Times New Roman"/>
            <w:b/>
            <w:bCs/>
            <w:sz w:val="24"/>
            <w:szCs w:val="24"/>
          </w:rPr>
          <w:fldChar w:fldCharType="end"/>
        </w:r>
        <w:r w:rsidRPr="00886081">
          <w:rPr>
            <w:rFonts w:ascii="Times New Roman" w:eastAsia="Times New Roman" w:hAnsi="Times New Roman" w:cs="Times New Roman"/>
            <w:sz w:val="24"/>
            <w:szCs w:val="24"/>
          </w:rPr>
          <w:t>.</w:t>
        </w:r>
        <w:proofErr w:type="gramEnd"/>
        <w:r w:rsidRPr="00886081">
          <w:rPr>
            <w:rFonts w:ascii="Times New Roman" w:eastAsia="Times New Roman" w:hAnsi="Times New Roman" w:cs="Times New Roman"/>
            <w:sz w:val="24"/>
            <w:szCs w:val="24"/>
          </w:rPr>
          <w:t xml:space="preserve"> Jangan di bully ya ibu-ibu masih belajar jadi lapisannya nggak rata. Karena nggak punya loyang jadi pakai yang ada aja. Alhamdulillah nggak mleot modalnya yang cuma 10 ribu aja. Karena saya baru pertama bikin kue lapis dan karena takut gagal jadi bikin cuma sedikit sekarang malah udah bisa mau bikin yang banyak hehehe.</w:t>
        </w:r>
      </w:ins>
    </w:p>
    <w:p w:rsidR="00886081" w:rsidRPr="00886081" w:rsidRDefault="00886081" w:rsidP="00886081">
      <w:pPr>
        <w:spacing w:after="0" w:line="240" w:lineRule="auto"/>
        <w:jc w:val="both"/>
        <w:rPr>
          <w:ins w:id="594" w:author="Unknown"/>
          <w:rFonts w:ascii="Times New Roman" w:eastAsia="Times New Roman" w:hAnsi="Times New Roman" w:cs="Times New Roman"/>
          <w:sz w:val="24"/>
          <w:szCs w:val="24"/>
        </w:rPr>
      </w:pPr>
    </w:p>
    <w:p w:rsidR="00886081" w:rsidRPr="00886081" w:rsidRDefault="00886081" w:rsidP="00886081">
      <w:pPr>
        <w:spacing w:after="0" w:line="240" w:lineRule="auto"/>
        <w:jc w:val="center"/>
        <w:rPr>
          <w:ins w:id="595"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53983E85" wp14:editId="12A368D5">
            <wp:extent cx="3048000" cy="2286000"/>
            <wp:effectExtent l="0" t="0" r="0" b="0"/>
            <wp:docPr id="55" name="Picture 55" descr="Cara Membuat Kue Lapis Modal 10 Ribu">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Cara Membuat Kue Lapis Modal 10 Ribu">
                      <a:hlinkClick r:id="rId252"/>
                    </pic:cNvPr>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886081" w:rsidRPr="00886081" w:rsidRDefault="00886081" w:rsidP="00886081">
      <w:pPr>
        <w:spacing w:after="0" w:line="240" w:lineRule="auto"/>
        <w:jc w:val="both"/>
        <w:rPr>
          <w:ins w:id="596" w:author="Unknown"/>
          <w:rFonts w:ascii="Times New Roman" w:eastAsia="Times New Roman" w:hAnsi="Times New Roman" w:cs="Times New Roman"/>
          <w:sz w:val="24"/>
          <w:szCs w:val="24"/>
        </w:rPr>
      </w:pPr>
    </w:p>
    <w:p w:rsidR="00886081" w:rsidRPr="00886081" w:rsidRDefault="00886081" w:rsidP="00886081">
      <w:pPr>
        <w:spacing w:after="0" w:line="240" w:lineRule="auto"/>
        <w:jc w:val="both"/>
        <w:rPr>
          <w:ins w:id="597" w:author="Unknown"/>
          <w:rFonts w:ascii="Times New Roman" w:eastAsia="Times New Roman" w:hAnsi="Times New Roman" w:cs="Times New Roman"/>
          <w:sz w:val="24"/>
          <w:szCs w:val="24"/>
        </w:rPr>
      </w:pPr>
      <w:ins w:id="598" w:author="Unknown">
        <w:r w:rsidRPr="00886081">
          <w:rPr>
            <w:rFonts w:ascii="Times New Roman" w:eastAsia="Times New Roman" w:hAnsi="Times New Roman" w:cs="Times New Roman"/>
            <w:sz w:val="24"/>
            <w:szCs w:val="24"/>
          </w:rPr>
          <w:t>Kenapa saya bilang modalnya cuma 10 ribu karena emang bener ini saya kasih tau bahannya.</w:t>
        </w:r>
      </w:ins>
    </w:p>
    <w:p w:rsidR="00886081" w:rsidRPr="00886081" w:rsidRDefault="00886081" w:rsidP="00886081">
      <w:pPr>
        <w:spacing w:after="0" w:line="240" w:lineRule="auto"/>
        <w:jc w:val="both"/>
        <w:rPr>
          <w:ins w:id="599" w:author="Unknown"/>
          <w:rFonts w:ascii="Times New Roman" w:eastAsia="Times New Roman" w:hAnsi="Times New Roman" w:cs="Times New Roman"/>
          <w:sz w:val="24"/>
          <w:szCs w:val="24"/>
        </w:rPr>
      </w:pPr>
    </w:p>
    <w:p w:rsidR="00886081" w:rsidRPr="00886081" w:rsidRDefault="00886081" w:rsidP="00886081">
      <w:pPr>
        <w:spacing w:after="0" w:line="240" w:lineRule="auto"/>
        <w:jc w:val="both"/>
        <w:rPr>
          <w:ins w:id="600" w:author="Unknown"/>
          <w:rFonts w:ascii="Times New Roman" w:eastAsia="Times New Roman" w:hAnsi="Times New Roman" w:cs="Times New Roman"/>
          <w:sz w:val="24"/>
          <w:szCs w:val="24"/>
        </w:rPr>
      </w:pPr>
      <w:ins w:id="601" w:author="Unknown">
        <w:r w:rsidRPr="00886081">
          <w:rPr>
            <w:rFonts w:ascii="Times New Roman" w:eastAsia="Times New Roman" w:hAnsi="Times New Roman" w:cs="Times New Roman"/>
            <w:sz w:val="24"/>
            <w:szCs w:val="24"/>
          </w:rPr>
          <w:t>Bahan:</w:t>
        </w:r>
      </w:ins>
    </w:p>
    <w:p w:rsidR="00886081" w:rsidRPr="00886081" w:rsidRDefault="00886081" w:rsidP="00E9656D">
      <w:pPr>
        <w:numPr>
          <w:ilvl w:val="0"/>
          <w:numId w:val="95"/>
        </w:numPr>
        <w:spacing w:before="100" w:beforeAutospacing="1" w:after="100" w:afterAutospacing="1" w:line="240" w:lineRule="auto"/>
        <w:rPr>
          <w:ins w:id="602" w:author="Unknown"/>
          <w:rFonts w:ascii="Times New Roman" w:eastAsia="Times New Roman" w:hAnsi="Times New Roman" w:cs="Times New Roman"/>
          <w:sz w:val="24"/>
          <w:szCs w:val="24"/>
        </w:rPr>
      </w:pPr>
      <w:ins w:id="603" w:author="Unknown">
        <w:r w:rsidRPr="00886081">
          <w:rPr>
            <w:rFonts w:ascii="Times New Roman" w:eastAsia="Times New Roman" w:hAnsi="Times New Roman" w:cs="Times New Roman"/>
            <w:sz w:val="24"/>
            <w:szCs w:val="24"/>
          </w:rPr>
          <w:t>1/4 sagu Rp 2000 </w:t>
        </w:r>
      </w:ins>
    </w:p>
    <w:p w:rsidR="00886081" w:rsidRPr="00886081" w:rsidRDefault="00886081" w:rsidP="00E9656D">
      <w:pPr>
        <w:numPr>
          <w:ilvl w:val="0"/>
          <w:numId w:val="95"/>
        </w:numPr>
        <w:spacing w:before="100" w:beforeAutospacing="1" w:after="100" w:afterAutospacing="1" w:line="240" w:lineRule="auto"/>
        <w:rPr>
          <w:ins w:id="604" w:author="Unknown"/>
          <w:rFonts w:ascii="Times New Roman" w:eastAsia="Times New Roman" w:hAnsi="Times New Roman" w:cs="Times New Roman"/>
          <w:sz w:val="24"/>
          <w:szCs w:val="24"/>
        </w:rPr>
      </w:pPr>
      <w:ins w:id="605" w:author="Unknown">
        <w:r w:rsidRPr="00886081">
          <w:rPr>
            <w:rFonts w:ascii="Times New Roman" w:eastAsia="Times New Roman" w:hAnsi="Times New Roman" w:cs="Times New Roman"/>
            <w:sz w:val="24"/>
            <w:szCs w:val="24"/>
          </w:rPr>
          <w:lastRenderedPageBreak/>
          <w:t>1/4 tepung beras Rp 3000</w:t>
        </w:r>
      </w:ins>
    </w:p>
    <w:p w:rsidR="00886081" w:rsidRPr="00886081" w:rsidRDefault="00886081" w:rsidP="00E9656D">
      <w:pPr>
        <w:numPr>
          <w:ilvl w:val="0"/>
          <w:numId w:val="95"/>
        </w:numPr>
        <w:spacing w:before="100" w:beforeAutospacing="1" w:after="100" w:afterAutospacing="1" w:line="240" w:lineRule="auto"/>
        <w:rPr>
          <w:ins w:id="606" w:author="Unknown"/>
          <w:rFonts w:ascii="Times New Roman" w:eastAsia="Times New Roman" w:hAnsi="Times New Roman" w:cs="Times New Roman"/>
          <w:sz w:val="24"/>
          <w:szCs w:val="24"/>
        </w:rPr>
      </w:pPr>
      <w:ins w:id="607" w:author="Unknown">
        <w:r w:rsidRPr="00886081">
          <w:rPr>
            <w:rFonts w:ascii="Times New Roman" w:eastAsia="Times New Roman" w:hAnsi="Times New Roman" w:cs="Times New Roman"/>
            <w:sz w:val="24"/>
            <w:szCs w:val="24"/>
          </w:rPr>
          <w:t>Santan kara kecil Rp 2.500</w:t>
        </w:r>
      </w:ins>
    </w:p>
    <w:p w:rsidR="00886081" w:rsidRPr="00886081" w:rsidRDefault="00886081" w:rsidP="00E9656D">
      <w:pPr>
        <w:numPr>
          <w:ilvl w:val="0"/>
          <w:numId w:val="95"/>
        </w:numPr>
        <w:spacing w:before="100" w:beforeAutospacing="1" w:after="100" w:afterAutospacing="1" w:line="240" w:lineRule="auto"/>
        <w:rPr>
          <w:ins w:id="608" w:author="Unknown"/>
          <w:rFonts w:ascii="Times New Roman" w:eastAsia="Times New Roman" w:hAnsi="Times New Roman" w:cs="Times New Roman"/>
          <w:sz w:val="24"/>
          <w:szCs w:val="24"/>
        </w:rPr>
      </w:pPr>
      <w:ins w:id="609" w:author="Unknown">
        <w:r w:rsidRPr="00886081">
          <w:rPr>
            <w:rFonts w:ascii="Times New Roman" w:eastAsia="Times New Roman" w:hAnsi="Times New Roman" w:cs="Times New Roman"/>
            <w:sz w:val="24"/>
            <w:szCs w:val="24"/>
          </w:rPr>
          <w:t>2 sanchez skm coklat 2.500. Pas kan 10 ribu.</w:t>
        </w:r>
      </w:ins>
    </w:p>
    <w:p w:rsidR="00886081" w:rsidRPr="00886081" w:rsidRDefault="00886081" w:rsidP="00886081">
      <w:pPr>
        <w:spacing w:after="0" w:line="240" w:lineRule="auto"/>
        <w:rPr>
          <w:ins w:id="610" w:author="Unknown"/>
          <w:rFonts w:ascii="Times New Roman" w:eastAsia="Times New Roman" w:hAnsi="Times New Roman" w:cs="Times New Roman"/>
          <w:sz w:val="24"/>
          <w:szCs w:val="24"/>
        </w:rPr>
      </w:pPr>
    </w:p>
    <w:p w:rsidR="00886081" w:rsidRPr="00886081" w:rsidRDefault="00886081" w:rsidP="00886081">
      <w:pPr>
        <w:spacing w:before="100" w:beforeAutospacing="1" w:after="100" w:afterAutospacing="1" w:line="240" w:lineRule="auto"/>
        <w:jc w:val="both"/>
        <w:outlineLvl w:val="1"/>
        <w:rPr>
          <w:ins w:id="611" w:author="Unknown"/>
          <w:rFonts w:ascii="Times New Roman" w:eastAsia="Times New Roman" w:hAnsi="Times New Roman" w:cs="Times New Roman"/>
          <w:b/>
          <w:bCs/>
          <w:sz w:val="36"/>
          <w:szCs w:val="36"/>
        </w:rPr>
      </w:pPr>
      <w:ins w:id="612" w:author="Unknown">
        <w:r w:rsidRPr="00886081">
          <w:rPr>
            <w:rFonts w:ascii="Times New Roman" w:eastAsia="Times New Roman" w:hAnsi="Times New Roman" w:cs="Times New Roman"/>
            <w:b/>
            <w:bCs/>
            <w:color w:val="0000FF"/>
            <w:sz w:val="36"/>
            <w:szCs w:val="36"/>
          </w:rPr>
          <w:t>Resep Kue Lapis</w:t>
        </w:r>
      </w:ins>
    </w:p>
    <w:p w:rsidR="00886081" w:rsidRPr="00886081" w:rsidRDefault="00886081" w:rsidP="00886081">
      <w:pPr>
        <w:spacing w:after="0" w:line="240" w:lineRule="auto"/>
        <w:jc w:val="both"/>
        <w:rPr>
          <w:ins w:id="613" w:author="Unknown"/>
          <w:rFonts w:ascii="Times New Roman" w:eastAsia="Times New Roman" w:hAnsi="Times New Roman" w:cs="Times New Roman"/>
          <w:sz w:val="24"/>
          <w:szCs w:val="24"/>
        </w:rPr>
      </w:pPr>
      <w:ins w:id="614" w:author="Unknown">
        <w:r w:rsidRPr="00886081">
          <w:rPr>
            <w:rFonts w:ascii="Times New Roman" w:eastAsia="Times New Roman" w:hAnsi="Times New Roman" w:cs="Times New Roman"/>
            <w:sz w:val="24"/>
            <w:szCs w:val="24"/>
          </w:rPr>
          <w:t>Bahan:</w:t>
        </w:r>
      </w:ins>
    </w:p>
    <w:p w:rsidR="00886081" w:rsidRPr="00886081" w:rsidRDefault="00886081" w:rsidP="00E9656D">
      <w:pPr>
        <w:numPr>
          <w:ilvl w:val="0"/>
          <w:numId w:val="96"/>
        </w:numPr>
        <w:spacing w:before="100" w:beforeAutospacing="1" w:after="100" w:afterAutospacing="1" w:line="240" w:lineRule="auto"/>
        <w:rPr>
          <w:ins w:id="615" w:author="Unknown"/>
          <w:rFonts w:ascii="Times New Roman" w:eastAsia="Times New Roman" w:hAnsi="Times New Roman" w:cs="Times New Roman"/>
          <w:sz w:val="24"/>
          <w:szCs w:val="24"/>
        </w:rPr>
      </w:pPr>
      <w:ins w:id="616" w:author="Unknown">
        <w:r w:rsidRPr="00886081">
          <w:rPr>
            <w:rFonts w:ascii="Times New Roman" w:eastAsia="Times New Roman" w:hAnsi="Times New Roman" w:cs="Times New Roman"/>
            <w:sz w:val="24"/>
            <w:szCs w:val="24"/>
          </w:rPr>
          <w:t>8 sdm tepung beras</w:t>
        </w:r>
      </w:ins>
    </w:p>
    <w:p w:rsidR="00886081" w:rsidRPr="00886081" w:rsidRDefault="00886081" w:rsidP="00E9656D">
      <w:pPr>
        <w:numPr>
          <w:ilvl w:val="0"/>
          <w:numId w:val="96"/>
        </w:numPr>
        <w:spacing w:before="100" w:beforeAutospacing="1" w:after="100" w:afterAutospacing="1" w:line="240" w:lineRule="auto"/>
        <w:rPr>
          <w:ins w:id="617" w:author="Unknown"/>
          <w:rFonts w:ascii="Times New Roman" w:eastAsia="Times New Roman" w:hAnsi="Times New Roman" w:cs="Times New Roman"/>
          <w:sz w:val="24"/>
          <w:szCs w:val="24"/>
        </w:rPr>
      </w:pPr>
      <w:ins w:id="618" w:author="Unknown">
        <w:r w:rsidRPr="00886081">
          <w:rPr>
            <w:rFonts w:ascii="Times New Roman" w:eastAsia="Times New Roman" w:hAnsi="Times New Roman" w:cs="Times New Roman"/>
            <w:sz w:val="24"/>
            <w:szCs w:val="24"/>
          </w:rPr>
          <w:t>8 sdm tepung sagu</w:t>
        </w:r>
      </w:ins>
    </w:p>
    <w:p w:rsidR="00886081" w:rsidRPr="00886081" w:rsidRDefault="00886081" w:rsidP="00E9656D">
      <w:pPr>
        <w:numPr>
          <w:ilvl w:val="0"/>
          <w:numId w:val="96"/>
        </w:numPr>
        <w:spacing w:before="100" w:beforeAutospacing="1" w:after="100" w:afterAutospacing="1" w:line="240" w:lineRule="auto"/>
        <w:rPr>
          <w:ins w:id="619" w:author="Unknown"/>
          <w:rFonts w:ascii="Times New Roman" w:eastAsia="Times New Roman" w:hAnsi="Times New Roman" w:cs="Times New Roman"/>
          <w:sz w:val="24"/>
          <w:szCs w:val="24"/>
        </w:rPr>
      </w:pPr>
      <w:ins w:id="620" w:author="Unknown">
        <w:r w:rsidRPr="00886081">
          <w:rPr>
            <w:rFonts w:ascii="Times New Roman" w:eastAsia="Times New Roman" w:hAnsi="Times New Roman" w:cs="Times New Roman"/>
            <w:sz w:val="24"/>
            <w:szCs w:val="24"/>
          </w:rPr>
          <w:t>300 ml air</w:t>
        </w:r>
      </w:ins>
    </w:p>
    <w:p w:rsidR="00886081" w:rsidRPr="00886081" w:rsidRDefault="00886081" w:rsidP="00E9656D">
      <w:pPr>
        <w:numPr>
          <w:ilvl w:val="0"/>
          <w:numId w:val="96"/>
        </w:numPr>
        <w:spacing w:before="100" w:beforeAutospacing="1" w:after="100" w:afterAutospacing="1" w:line="240" w:lineRule="auto"/>
        <w:rPr>
          <w:ins w:id="621" w:author="Unknown"/>
          <w:rFonts w:ascii="Times New Roman" w:eastAsia="Times New Roman" w:hAnsi="Times New Roman" w:cs="Times New Roman"/>
          <w:sz w:val="24"/>
          <w:szCs w:val="24"/>
        </w:rPr>
      </w:pPr>
      <w:ins w:id="622" w:author="Unknown">
        <w:r w:rsidRPr="00886081">
          <w:rPr>
            <w:rFonts w:ascii="Times New Roman" w:eastAsia="Times New Roman" w:hAnsi="Times New Roman" w:cs="Times New Roman"/>
            <w:sz w:val="24"/>
            <w:szCs w:val="24"/>
          </w:rPr>
          <w:t>1 bungkus santan kara yang 2500 itu</w:t>
        </w:r>
      </w:ins>
    </w:p>
    <w:p w:rsidR="00886081" w:rsidRPr="00886081" w:rsidRDefault="00886081" w:rsidP="00E9656D">
      <w:pPr>
        <w:numPr>
          <w:ilvl w:val="0"/>
          <w:numId w:val="96"/>
        </w:numPr>
        <w:spacing w:before="100" w:beforeAutospacing="1" w:after="100" w:afterAutospacing="1" w:line="240" w:lineRule="auto"/>
        <w:rPr>
          <w:ins w:id="623" w:author="Unknown"/>
          <w:rFonts w:ascii="Times New Roman" w:eastAsia="Times New Roman" w:hAnsi="Times New Roman" w:cs="Times New Roman"/>
          <w:sz w:val="24"/>
          <w:szCs w:val="24"/>
        </w:rPr>
      </w:pPr>
      <w:ins w:id="624" w:author="Unknown">
        <w:r w:rsidRPr="00886081">
          <w:rPr>
            <w:rFonts w:ascii="Times New Roman" w:eastAsia="Times New Roman" w:hAnsi="Times New Roman" w:cs="Times New Roman"/>
            <w:sz w:val="24"/>
            <w:szCs w:val="24"/>
          </w:rPr>
          <w:t>2 sachet susu coklat</w:t>
        </w:r>
      </w:ins>
    </w:p>
    <w:p w:rsidR="00886081" w:rsidRPr="00886081" w:rsidRDefault="00886081" w:rsidP="00E9656D">
      <w:pPr>
        <w:numPr>
          <w:ilvl w:val="0"/>
          <w:numId w:val="96"/>
        </w:numPr>
        <w:spacing w:before="100" w:beforeAutospacing="1" w:after="100" w:afterAutospacing="1" w:line="240" w:lineRule="auto"/>
        <w:rPr>
          <w:ins w:id="625" w:author="Unknown"/>
          <w:rFonts w:ascii="Times New Roman" w:eastAsia="Times New Roman" w:hAnsi="Times New Roman" w:cs="Times New Roman"/>
          <w:sz w:val="24"/>
          <w:szCs w:val="24"/>
        </w:rPr>
      </w:pPr>
      <w:ins w:id="626" w:author="Unknown">
        <w:r w:rsidRPr="00886081">
          <w:rPr>
            <w:rFonts w:ascii="Times New Roman" w:eastAsia="Times New Roman" w:hAnsi="Times New Roman" w:cs="Times New Roman"/>
            <w:sz w:val="24"/>
            <w:szCs w:val="24"/>
          </w:rPr>
          <w:t>5 sdm gula pasir boleh tambah kalau suka manis</w:t>
        </w:r>
      </w:ins>
    </w:p>
    <w:p w:rsidR="00886081" w:rsidRPr="00886081" w:rsidRDefault="00886081" w:rsidP="00886081">
      <w:pPr>
        <w:spacing w:after="0" w:line="240" w:lineRule="auto"/>
        <w:rPr>
          <w:ins w:id="627" w:author="Unknown"/>
          <w:rFonts w:ascii="Times New Roman" w:eastAsia="Times New Roman" w:hAnsi="Times New Roman" w:cs="Times New Roman"/>
          <w:sz w:val="24"/>
          <w:szCs w:val="24"/>
        </w:rPr>
      </w:pPr>
    </w:p>
    <w:p w:rsidR="00886081" w:rsidRPr="00886081" w:rsidRDefault="00886081" w:rsidP="00886081">
      <w:pPr>
        <w:spacing w:before="100" w:beforeAutospacing="1" w:after="100" w:afterAutospacing="1" w:line="240" w:lineRule="auto"/>
        <w:jc w:val="both"/>
        <w:outlineLvl w:val="2"/>
        <w:rPr>
          <w:ins w:id="628" w:author="Unknown"/>
          <w:rFonts w:ascii="Times New Roman" w:eastAsia="Times New Roman" w:hAnsi="Times New Roman" w:cs="Times New Roman"/>
          <w:b/>
          <w:bCs/>
          <w:sz w:val="27"/>
          <w:szCs w:val="27"/>
        </w:rPr>
      </w:pPr>
      <w:ins w:id="629" w:author="Unknown">
        <w:r w:rsidRPr="00886081">
          <w:rPr>
            <w:rFonts w:ascii="Times New Roman" w:eastAsia="Times New Roman" w:hAnsi="Times New Roman" w:cs="Times New Roman"/>
            <w:b/>
            <w:bCs/>
            <w:color w:val="0000FF"/>
            <w:sz w:val="27"/>
            <w:szCs w:val="27"/>
          </w:rPr>
          <w:t>Cara Membuat Kue Lapis</w:t>
        </w:r>
      </w:ins>
    </w:p>
    <w:p w:rsidR="00886081" w:rsidRPr="00886081" w:rsidRDefault="00886081" w:rsidP="00E9656D">
      <w:pPr>
        <w:numPr>
          <w:ilvl w:val="0"/>
          <w:numId w:val="97"/>
        </w:numPr>
        <w:spacing w:before="100" w:beforeAutospacing="1" w:after="100" w:afterAutospacing="1" w:line="240" w:lineRule="auto"/>
        <w:rPr>
          <w:ins w:id="630" w:author="Unknown"/>
          <w:rFonts w:ascii="Times New Roman" w:eastAsia="Times New Roman" w:hAnsi="Times New Roman" w:cs="Times New Roman"/>
          <w:sz w:val="24"/>
          <w:szCs w:val="24"/>
        </w:rPr>
      </w:pPr>
      <w:ins w:id="631" w:author="Unknown">
        <w:r w:rsidRPr="00886081">
          <w:rPr>
            <w:rFonts w:ascii="Times New Roman" w:eastAsia="Times New Roman" w:hAnsi="Times New Roman" w:cs="Times New Roman"/>
            <w:sz w:val="24"/>
            <w:szCs w:val="24"/>
          </w:rPr>
          <w:t>Rebus air bersama gula pasir sampai mendidih.</w:t>
        </w:r>
      </w:ins>
    </w:p>
    <w:p w:rsidR="00886081" w:rsidRPr="00886081" w:rsidRDefault="00886081" w:rsidP="00E9656D">
      <w:pPr>
        <w:numPr>
          <w:ilvl w:val="0"/>
          <w:numId w:val="97"/>
        </w:numPr>
        <w:spacing w:before="100" w:beforeAutospacing="1" w:after="100" w:afterAutospacing="1" w:line="240" w:lineRule="auto"/>
        <w:rPr>
          <w:ins w:id="632" w:author="Unknown"/>
          <w:rFonts w:ascii="Times New Roman" w:eastAsia="Times New Roman" w:hAnsi="Times New Roman" w:cs="Times New Roman"/>
          <w:sz w:val="24"/>
          <w:szCs w:val="24"/>
        </w:rPr>
      </w:pPr>
      <w:ins w:id="633" w:author="Unknown">
        <w:r w:rsidRPr="00886081">
          <w:rPr>
            <w:rFonts w:ascii="Times New Roman" w:eastAsia="Times New Roman" w:hAnsi="Times New Roman" w:cs="Times New Roman"/>
            <w:sz w:val="24"/>
            <w:szCs w:val="24"/>
          </w:rPr>
          <w:t>Lalu angkat dan tunggu sampai hangat-hangat kuku.</w:t>
        </w:r>
      </w:ins>
    </w:p>
    <w:p w:rsidR="00886081" w:rsidRPr="00886081" w:rsidRDefault="00886081" w:rsidP="00E9656D">
      <w:pPr>
        <w:numPr>
          <w:ilvl w:val="0"/>
          <w:numId w:val="97"/>
        </w:numPr>
        <w:spacing w:before="100" w:beforeAutospacing="1" w:after="100" w:afterAutospacing="1" w:line="240" w:lineRule="auto"/>
        <w:rPr>
          <w:ins w:id="634" w:author="Unknown"/>
          <w:rFonts w:ascii="Times New Roman" w:eastAsia="Times New Roman" w:hAnsi="Times New Roman" w:cs="Times New Roman"/>
          <w:sz w:val="24"/>
          <w:szCs w:val="24"/>
        </w:rPr>
      </w:pPr>
      <w:ins w:id="635" w:author="Unknown">
        <w:r w:rsidRPr="00886081">
          <w:rPr>
            <w:rFonts w:ascii="Times New Roman" w:eastAsia="Times New Roman" w:hAnsi="Times New Roman" w:cs="Times New Roman"/>
            <w:sz w:val="24"/>
            <w:szCs w:val="24"/>
          </w:rPr>
          <w:t>Jangan panas-panas campur tepung nanti menggumpal.</w:t>
        </w:r>
      </w:ins>
    </w:p>
    <w:p w:rsidR="00886081" w:rsidRPr="00886081" w:rsidRDefault="00886081" w:rsidP="00E9656D">
      <w:pPr>
        <w:numPr>
          <w:ilvl w:val="0"/>
          <w:numId w:val="97"/>
        </w:numPr>
        <w:spacing w:before="100" w:beforeAutospacing="1" w:after="100" w:afterAutospacing="1" w:line="240" w:lineRule="auto"/>
        <w:rPr>
          <w:ins w:id="636" w:author="Unknown"/>
          <w:rFonts w:ascii="Times New Roman" w:eastAsia="Times New Roman" w:hAnsi="Times New Roman" w:cs="Times New Roman"/>
          <w:sz w:val="24"/>
          <w:szCs w:val="24"/>
        </w:rPr>
      </w:pPr>
      <w:ins w:id="637" w:author="Unknown">
        <w:r w:rsidRPr="00886081">
          <w:rPr>
            <w:rFonts w:ascii="Times New Roman" w:eastAsia="Times New Roman" w:hAnsi="Times New Roman" w:cs="Times New Roman"/>
            <w:sz w:val="24"/>
            <w:szCs w:val="24"/>
          </w:rPr>
          <w:t>Kalau sudah hangat campur tepung dan air aduk sampai rata.</w:t>
        </w:r>
      </w:ins>
    </w:p>
    <w:p w:rsidR="00886081" w:rsidRPr="00886081" w:rsidRDefault="00886081" w:rsidP="00E9656D">
      <w:pPr>
        <w:numPr>
          <w:ilvl w:val="0"/>
          <w:numId w:val="97"/>
        </w:numPr>
        <w:spacing w:before="100" w:beforeAutospacing="1" w:after="100" w:afterAutospacing="1" w:line="240" w:lineRule="auto"/>
        <w:rPr>
          <w:ins w:id="638" w:author="Unknown"/>
          <w:rFonts w:ascii="Times New Roman" w:eastAsia="Times New Roman" w:hAnsi="Times New Roman" w:cs="Times New Roman"/>
          <w:sz w:val="24"/>
          <w:szCs w:val="24"/>
        </w:rPr>
      </w:pPr>
      <w:ins w:id="639" w:author="Unknown">
        <w:r w:rsidRPr="00886081">
          <w:rPr>
            <w:rFonts w:ascii="Times New Roman" w:eastAsia="Times New Roman" w:hAnsi="Times New Roman" w:cs="Times New Roman"/>
            <w:sz w:val="24"/>
            <w:szCs w:val="24"/>
          </w:rPr>
          <w:t>Bagi dua bagian yang 1 pakai susu coklat yang 1 pakai santan kara.</w:t>
        </w:r>
      </w:ins>
    </w:p>
    <w:p w:rsidR="00886081" w:rsidRPr="00886081" w:rsidRDefault="00886081" w:rsidP="00E9656D">
      <w:pPr>
        <w:numPr>
          <w:ilvl w:val="0"/>
          <w:numId w:val="97"/>
        </w:numPr>
        <w:spacing w:before="100" w:beforeAutospacing="1" w:after="100" w:afterAutospacing="1" w:line="240" w:lineRule="auto"/>
        <w:rPr>
          <w:ins w:id="640" w:author="Unknown"/>
          <w:rFonts w:ascii="Times New Roman" w:eastAsia="Times New Roman" w:hAnsi="Times New Roman" w:cs="Times New Roman"/>
          <w:sz w:val="24"/>
          <w:szCs w:val="24"/>
        </w:rPr>
      </w:pPr>
      <w:ins w:id="641" w:author="Unknown">
        <w:r w:rsidRPr="00886081">
          <w:rPr>
            <w:rFonts w:ascii="Times New Roman" w:eastAsia="Times New Roman" w:hAnsi="Times New Roman" w:cs="Times New Roman"/>
            <w:sz w:val="24"/>
            <w:szCs w:val="24"/>
          </w:rPr>
          <w:t>Panaskan dandang untuk mengukus olesi cetakan dengan minyak supaya tidak lengket.</w:t>
        </w:r>
      </w:ins>
    </w:p>
    <w:p w:rsidR="00886081" w:rsidRPr="00886081" w:rsidRDefault="00886081" w:rsidP="00E9656D">
      <w:pPr>
        <w:numPr>
          <w:ilvl w:val="0"/>
          <w:numId w:val="97"/>
        </w:numPr>
        <w:spacing w:before="100" w:beforeAutospacing="1" w:after="100" w:afterAutospacing="1" w:line="240" w:lineRule="auto"/>
        <w:rPr>
          <w:ins w:id="642" w:author="Unknown"/>
          <w:rFonts w:ascii="Times New Roman" w:eastAsia="Times New Roman" w:hAnsi="Times New Roman" w:cs="Times New Roman"/>
          <w:sz w:val="24"/>
          <w:szCs w:val="24"/>
        </w:rPr>
      </w:pPr>
      <w:ins w:id="643" w:author="Unknown">
        <w:r w:rsidRPr="00886081">
          <w:rPr>
            <w:rFonts w:ascii="Times New Roman" w:eastAsia="Times New Roman" w:hAnsi="Times New Roman" w:cs="Times New Roman"/>
            <w:sz w:val="24"/>
            <w:szCs w:val="24"/>
          </w:rPr>
          <w:t>Kukus adonan pertama selama 5 menit trus seperti itu bergantian sampai habis. Terakhir kukus selama 30 menit. Tutup panci di bungsu pakai lap saya tidak basah.</w:t>
        </w:r>
      </w:ins>
    </w:p>
    <w:p w:rsidR="00886081" w:rsidRPr="00886081" w:rsidRDefault="00886081" w:rsidP="00E9656D">
      <w:pPr>
        <w:numPr>
          <w:ilvl w:val="0"/>
          <w:numId w:val="97"/>
        </w:numPr>
        <w:spacing w:before="100" w:beforeAutospacing="1" w:after="100" w:afterAutospacing="1" w:line="240" w:lineRule="auto"/>
        <w:rPr>
          <w:ins w:id="644" w:author="Unknown"/>
          <w:rFonts w:ascii="Times New Roman" w:eastAsia="Times New Roman" w:hAnsi="Times New Roman" w:cs="Times New Roman"/>
          <w:sz w:val="24"/>
          <w:szCs w:val="24"/>
        </w:rPr>
      </w:pPr>
      <w:ins w:id="645" w:author="Unknown">
        <w:r w:rsidRPr="00886081">
          <w:rPr>
            <w:rFonts w:ascii="Times New Roman" w:eastAsia="Times New Roman" w:hAnsi="Times New Roman" w:cs="Times New Roman"/>
            <w:sz w:val="24"/>
            <w:szCs w:val="24"/>
          </w:rPr>
          <w:t>Jangan lupa cek air dalam dandang takut kehabisan.</w:t>
        </w:r>
      </w:ins>
    </w:p>
    <w:p w:rsidR="00886081" w:rsidRDefault="00886081"/>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 xml:space="preserve">Malem bunda saya baru selesai bikin </w:t>
      </w:r>
      <w:hyperlink r:id="rId254" w:history="1">
        <w:r w:rsidRPr="00886081">
          <w:rPr>
            <w:rFonts w:ascii="Times New Roman" w:eastAsia="Times New Roman" w:hAnsi="Times New Roman" w:cs="Times New Roman"/>
            <w:b/>
            <w:bCs/>
            <w:color w:val="0000FF"/>
            <w:sz w:val="24"/>
            <w:szCs w:val="24"/>
            <w:u w:val="single"/>
          </w:rPr>
          <w:t>kue lidah kucing</w:t>
        </w:r>
      </w:hyperlink>
      <w:r w:rsidRPr="00886081">
        <w:rPr>
          <w:rFonts w:ascii="Times New Roman" w:eastAsia="Times New Roman" w:hAnsi="Times New Roman" w:cs="Times New Roman"/>
          <w:sz w:val="24"/>
          <w:szCs w:val="24"/>
        </w:rPr>
        <w:t>. Mulai dari habis magrib. Lumayan cepek pinggangnya. Tapi terobati karena si lidah kucing endes nikmat sekali, renyah dan langsung lumer dimulut. Rasanya tidak kalah dengan buatan toko kue. Asilnya mau buat kue lidah kucing motif pelangi lumayan ribet ngerjainnya, gak keburu. Memang lumayan capek nunggu kue lidah kucing matang semua tapi senang karena hasilnya bagus dan enak. Ini adalah tampilan kue lidah kucing yang sudah matang fresh from oven.</w:t>
      </w:r>
    </w:p>
    <w:p w:rsidR="00886081" w:rsidRPr="00886081" w:rsidRDefault="00886081" w:rsidP="00886081">
      <w:pPr>
        <w:spacing w:after="0" w:line="240" w:lineRule="auto"/>
        <w:jc w:val="both"/>
        <w:rPr>
          <w:rFonts w:ascii="Times New Roman" w:eastAsia="Times New Roman" w:hAnsi="Times New Roman" w:cs="Times New Roman"/>
          <w:sz w:val="24"/>
          <w:szCs w:val="24"/>
        </w:rPr>
      </w:pPr>
    </w:p>
    <w:p w:rsidR="00886081" w:rsidRPr="00886081" w:rsidRDefault="00886081" w:rsidP="0088608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21F9782A" wp14:editId="7A83B35A">
            <wp:extent cx="2819400" cy="2114550"/>
            <wp:effectExtent l="0" t="0" r="0" b="0"/>
            <wp:docPr id="57" name="Picture 57" descr="http://3.bp.blogspot.com/-qeRCdIhUW7I/VFMluKeMf7I/AAAAAAAABdA/Vg6a5vY2tbs/s1600/kue%2Blidah%2B1.jpg">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http://3.bp.blogspot.com/-qeRCdIhUW7I/VFMluKeMf7I/AAAAAAAABdA/Vg6a5vY2tbs/s1600/kue%2Blidah%2B1.jpg">
                      <a:hlinkClick r:id="rId255"/>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819400" cy="2114550"/>
                    </a:xfrm>
                    <a:prstGeom prst="rect">
                      <a:avLst/>
                    </a:prstGeom>
                    <a:noFill/>
                    <a:ln>
                      <a:noFill/>
                    </a:ln>
                  </pic:spPr>
                </pic:pic>
              </a:graphicData>
            </a:graphic>
          </wp:inline>
        </w:drawing>
      </w:r>
    </w:p>
    <w:p w:rsidR="00886081" w:rsidRPr="00886081" w:rsidRDefault="00886081" w:rsidP="00886081">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886081">
        <w:rPr>
          <w:rFonts w:ascii="Times New Roman" w:eastAsia="Times New Roman" w:hAnsi="Times New Roman" w:cs="Times New Roman"/>
          <w:b/>
          <w:bCs/>
          <w:color w:val="0000FF"/>
          <w:sz w:val="36"/>
          <w:szCs w:val="36"/>
        </w:rPr>
        <w:t>Resep Kue Lidah Kucing</w:t>
      </w:r>
    </w:p>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Bahan</w:t>
      </w:r>
    </w:p>
    <w:p w:rsidR="00886081" w:rsidRPr="00886081" w:rsidRDefault="00886081" w:rsidP="00E9656D">
      <w:pPr>
        <w:numPr>
          <w:ilvl w:val="0"/>
          <w:numId w:val="98"/>
        </w:numPr>
        <w:spacing w:before="100" w:beforeAutospacing="1" w:after="100" w:afterAutospacing="1"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250 gr margarine, saya pakai blueband</w:t>
      </w:r>
    </w:p>
    <w:p w:rsidR="00886081" w:rsidRPr="00886081" w:rsidRDefault="00886081" w:rsidP="00E9656D">
      <w:pPr>
        <w:numPr>
          <w:ilvl w:val="0"/>
          <w:numId w:val="98"/>
        </w:numPr>
        <w:spacing w:before="100" w:beforeAutospacing="1" w:after="100" w:afterAutospacing="1"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250 gr butter/mentega, aku gunain wysman</w:t>
      </w:r>
    </w:p>
    <w:p w:rsidR="00886081" w:rsidRPr="00886081" w:rsidRDefault="00886081" w:rsidP="00E9656D">
      <w:pPr>
        <w:numPr>
          <w:ilvl w:val="0"/>
          <w:numId w:val="98"/>
        </w:numPr>
        <w:spacing w:before="100" w:beforeAutospacing="1" w:after="100" w:afterAutospacing="1"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300 gr gula halus</w:t>
      </w:r>
    </w:p>
    <w:p w:rsidR="00886081" w:rsidRPr="00886081" w:rsidRDefault="00886081" w:rsidP="00E9656D">
      <w:pPr>
        <w:numPr>
          <w:ilvl w:val="0"/>
          <w:numId w:val="98"/>
        </w:numPr>
        <w:spacing w:before="100" w:beforeAutospacing="1" w:after="100" w:afterAutospacing="1"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5 kuning telur + 3 putih telur</w:t>
      </w:r>
    </w:p>
    <w:p w:rsidR="00886081" w:rsidRPr="00886081" w:rsidRDefault="00886081" w:rsidP="00E9656D">
      <w:pPr>
        <w:numPr>
          <w:ilvl w:val="0"/>
          <w:numId w:val="98"/>
        </w:numPr>
        <w:spacing w:before="100" w:beforeAutospacing="1" w:after="100" w:afterAutospacing="1"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Terigu secukupnya</w:t>
      </w:r>
    </w:p>
    <w:p w:rsidR="00886081" w:rsidRPr="00886081" w:rsidRDefault="00886081" w:rsidP="00886081">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886081">
        <w:rPr>
          <w:rFonts w:ascii="Times New Roman" w:eastAsia="Times New Roman" w:hAnsi="Times New Roman" w:cs="Times New Roman"/>
          <w:b/>
          <w:bCs/>
          <w:color w:val="0000FF"/>
          <w:sz w:val="27"/>
          <w:szCs w:val="27"/>
        </w:rPr>
        <w:t>Cara Membuat Kue Lidah Kucing</w:t>
      </w:r>
    </w:p>
    <w:p w:rsidR="00886081" w:rsidRPr="00886081" w:rsidRDefault="00886081" w:rsidP="00E9656D">
      <w:pPr>
        <w:numPr>
          <w:ilvl w:val="0"/>
          <w:numId w:val="99"/>
        </w:numPr>
        <w:spacing w:before="100" w:beforeAutospacing="1" w:after="100" w:afterAutospacing="1"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Kocok margarine, butter, gula halus sampai putih.</w:t>
      </w:r>
    </w:p>
    <w:p w:rsidR="00886081" w:rsidRPr="00886081" w:rsidRDefault="00886081" w:rsidP="00E9656D">
      <w:pPr>
        <w:numPr>
          <w:ilvl w:val="0"/>
          <w:numId w:val="99"/>
        </w:numPr>
        <w:spacing w:before="100" w:beforeAutospacing="1" w:after="100" w:afterAutospacing="1"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Lalu masukan telur satu persatu hingga tercampur rata dan adonan agak mengembang.</w:t>
      </w:r>
    </w:p>
    <w:p w:rsidR="00886081" w:rsidRPr="00886081" w:rsidRDefault="00886081" w:rsidP="00E9656D">
      <w:pPr>
        <w:numPr>
          <w:ilvl w:val="0"/>
          <w:numId w:val="99"/>
        </w:numPr>
        <w:spacing w:before="100" w:beforeAutospacing="1" w:after="100" w:afterAutospacing="1"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Masukan terigu sedikit demi sedikit sampai adonan kental dan bisa disemprit.</w:t>
      </w:r>
    </w:p>
    <w:p w:rsidR="00886081" w:rsidRPr="00886081" w:rsidRDefault="00886081" w:rsidP="00E9656D">
      <w:pPr>
        <w:numPr>
          <w:ilvl w:val="0"/>
          <w:numId w:val="99"/>
        </w:numPr>
        <w:spacing w:before="100" w:beforeAutospacing="1" w:after="100" w:afterAutospacing="1"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Panaskan oven dengan api kecil, setelah panas masukan loyang berisi adonan yang sudah disemprit. Api tetap kecil sampai kue matang.</w:t>
      </w:r>
    </w:p>
    <w:p w:rsidR="00886081" w:rsidRPr="00886081" w:rsidRDefault="00886081" w:rsidP="00E9656D">
      <w:pPr>
        <w:numPr>
          <w:ilvl w:val="0"/>
          <w:numId w:val="99"/>
        </w:numPr>
        <w:spacing w:before="100" w:beforeAutospacing="1" w:after="100" w:afterAutospacing="1"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Loyang lidah kucing harus diolesi margarin, agar kue tidak lengket saat sudah matang.</w:t>
      </w:r>
    </w:p>
    <w:p w:rsidR="00886081" w:rsidRPr="00886081" w:rsidRDefault="00886081" w:rsidP="00E9656D">
      <w:pPr>
        <w:numPr>
          <w:ilvl w:val="0"/>
          <w:numId w:val="99"/>
        </w:numPr>
        <w:spacing w:before="100" w:beforeAutospacing="1" w:after="100" w:afterAutospacing="1"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Panggang adonan sampai kue berwarna kuning keemasan.</w:t>
      </w:r>
    </w:p>
    <w:p w:rsidR="00886081" w:rsidRPr="00886081" w:rsidRDefault="00886081" w:rsidP="00E9656D">
      <w:pPr>
        <w:numPr>
          <w:ilvl w:val="0"/>
          <w:numId w:val="99"/>
        </w:numPr>
        <w:spacing w:before="100" w:beforeAutospacing="1" w:after="100" w:afterAutospacing="1"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Kue dikeluarkan dari cetakan setelah loyang dingin agar tidak hancur.</w:t>
      </w:r>
    </w:p>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Loyang cetakannya seperti di foto, banyak yang jual di pasar. Loyangnya harus dioles margarine tiap kali mau cetak dan panggang. Terus kue lidah kucing dilepas dari cetakan setelah loyang dingin, biar tidak hancur.</w:t>
      </w:r>
    </w:p>
    <w:p w:rsidR="00886081" w:rsidRPr="00886081" w:rsidRDefault="00886081" w:rsidP="00886081">
      <w:pPr>
        <w:spacing w:after="0" w:line="240" w:lineRule="auto"/>
        <w:jc w:val="both"/>
        <w:rPr>
          <w:rFonts w:ascii="Times New Roman" w:eastAsia="Times New Roman" w:hAnsi="Times New Roman" w:cs="Times New Roman"/>
          <w:sz w:val="24"/>
          <w:szCs w:val="24"/>
        </w:rPr>
      </w:pPr>
    </w:p>
    <w:p w:rsidR="00886081" w:rsidRPr="00886081" w:rsidRDefault="00886081" w:rsidP="0088608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29848A91" wp14:editId="5CC4B4B7">
            <wp:extent cx="3048000" cy="2276475"/>
            <wp:effectExtent l="0" t="0" r="0" b="9525"/>
            <wp:docPr id="56" name="Picture 56" descr="http://3.bp.blogspot.com/-c-NswNiF9cY/VFMmB7I7FjI/AAAAAAAABdI/IyDmnRYikz0/s1600/kue%2Blidah.jpg">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descr="http://3.bp.blogspot.com/-c-NswNiF9cY/VFMmB7I7FjI/AAAAAAAABdI/IyDmnRYikz0/s1600/kue%2Blidah.jpg">
                      <a:hlinkClick r:id="rId257"/>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048000" cy="2276475"/>
                    </a:xfrm>
                    <a:prstGeom prst="rect">
                      <a:avLst/>
                    </a:prstGeom>
                    <a:noFill/>
                    <a:ln>
                      <a:noFill/>
                    </a:ln>
                  </pic:spPr>
                </pic:pic>
              </a:graphicData>
            </a:graphic>
          </wp:inline>
        </w:drawing>
      </w:r>
    </w:p>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br/>
        <w:t>Penting!!! Terigunya kira-kira 100 - 150 gram, saya tulis secukunya karena tadi tidak saya timbang sebelum membuat kue lidah kucing. Intinya menggunakan tepung terigu sampai adonan kue lidah kucing agak kental dan bertekstur ketika disemprit. Adonan jangan terlalu kental nanti tidak meleleh pas dipanggang. Agar renyah jangan terlalu banyak terigu. Cetak adonan menggunakan spluit di atas loyang khusus lidah kucing.</w:t>
      </w:r>
    </w:p>
    <w:p w:rsidR="00886081" w:rsidRDefault="00886081"/>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 xml:space="preserve">Langit mendung terus sore-sore makan </w:t>
      </w:r>
      <w:hyperlink r:id="rId259" w:history="1">
        <w:r w:rsidRPr="00886081">
          <w:rPr>
            <w:rFonts w:ascii="Times New Roman" w:eastAsia="Times New Roman" w:hAnsi="Times New Roman" w:cs="Times New Roman"/>
            <w:b/>
            <w:bCs/>
            <w:color w:val="0000FF"/>
            <w:sz w:val="24"/>
            <w:szCs w:val="24"/>
            <w:u w:val="single"/>
          </w:rPr>
          <w:t>pisang goreng crispy</w:t>
        </w:r>
      </w:hyperlink>
      <w:r w:rsidRPr="00886081">
        <w:rPr>
          <w:rFonts w:ascii="Times New Roman" w:eastAsia="Times New Roman" w:hAnsi="Times New Roman" w:cs="Times New Roman"/>
          <w:sz w:val="24"/>
          <w:szCs w:val="24"/>
        </w:rPr>
        <w:t xml:space="preserve"> dengan secangkir teh hangat plus cemilan ini enak kali ya. Sisa pisang di rumah tinggal 6 biji bisa jadi 24 buah pisang goreng lumayan. Manteb dah saat di gigit teksturnya crispy. Kalau gula selera bisa ditambahkan juga. Aku kurang suka manis jadi tidak pakai apalagi pisang raja sudah manis. Cara membuat pisang goreng ini dipersembahkan oleh yuan duarsa, yuk intik proses pembuatanya.</w:t>
      </w:r>
    </w:p>
    <w:p w:rsidR="00886081" w:rsidRPr="00886081" w:rsidRDefault="00886081" w:rsidP="00886081">
      <w:pPr>
        <w:spacing w:after="0" w:line="240" w:lineRule="auto"/>
        <w:jc w:val="both"/>
        <w:rPr>
          <w:rFonts w:ascii="Times New Roman" w:eastAsia="Times New Roman" w:hAnsi="Times New Roman" w:cs="Times New Roman"/>
          <w:sz w:val="24"/>
          <w:szCs w:val="24"/>
        </w:rPr>
      </w:pPr>
    </w:p>
    <w:p w:rsidR="00886081" w:rsidRPr="00886081" w:rsidRDefault="00886081" w:rsidP="0088608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0155BABC" wp14:editId="50E96123">
            <wp:extent cx="3048000" cy="2181225"/>
            <wp:effectExtent l="0" t="0" r="0" b="9525"/>
            <wp:docPr id="58" name="Picture 58" descr="Resep Cara Membuat Pisang Goreng Crispy Manis">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descr="Resep Cara Membuat Pisang Goreng Crispy Manis">
                      <a:hlinkClick r:id="rId260"/>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048000" cy="2181225"/>
                    </a:xfrm>
                    <a:prstGeom prst="rect">
                      <a:avLst/>
                    </a:prstGeom>
                    <a:noFill/>
                    <a:ln>
                      <a:noFill/>
                    </a:ln>
                  </pic:spPr>
                </pic:pic>
              </a:graphicData>
            </a:graphic>
          </wp:inline>
        </w:drawing>
      </w:r>
    </w:p>
    <w:p w:rsidR="00886081" w:rsidRPr="00886081" w:rsidRDefault="00886081" w:rsidP="00886081">
      <w:pPr>
        <w:spacing w:before="100" w:beforeAutospacing="1" w:after="100" w:afterAutospacing="1" w:line="240" w:lineRule="auto"/>
        <w:outlineLvl w:val="1"/>
        <w:rPr>
          <w:rFonts w:ascii="Times New Roman" w:eastAsia="Times New Roman" w:hAnsi="Times New Roman" w:cs="Times New Roman"/>
          <w:b/>
          <w:bCs/>
          <w:sz w:val="36"/>
          <w:szCs w:val="36"/>
        </w:rPr>
      </w:pPr>
      <w:r w:rsidRPr="00886081">
        <w:rPr>
          <w:rFonts w:ascii="Times New Roman" w:eastAsia="Times New Roman" w:hAnsi="Times New Roman" w:cs="Times New Roman"/>
          <w:b/>
          <w:bCs/>
          <w:color w:val="0000FF"/>
          <w:sz w:val="36"/>
          <w:szCs w:val="36"/>
        </w:rPr>
        <w:t>Resep Pisang Goreng Crispy</w:t>
      </w:r>
    </w:p>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Bahan:</w:t>
      </w:r>
    </w:p>
    <w:p w:rsidR="00886081" w:rsidRPr="00886081" w:rsidRDefault="00886081" w:rsidP="00E9656D">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6 buah pisang raja , 1 buah pisang belah jadi 4 sehingga dapat jumlah 24 buah</w:t>
      </w:r>
    </w:p>
    <w:p w:rsidR="00886081" w:rsidRPr="00886081" w:rsidRDefault="00886081" w:rsidP="00E9656D">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6 sdm tepung terigu serbaguna/protein sedang</w:t>
      </w:r>
    </w:p>
    <w:p w:rsidR="00886081" w:rsidRPr="00886081" w:rsidRDefault="00886081" w:rsidP="00E9656D">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lastRenderedPageBreak/>
        <w:t>1 butir telur (aku pakai telur ayam kampung)</w:t>
      </w:r>
    </w:p>
    <w:p w:rsidR="00886081" w:rsidRPr="00886081" w:rsidRDefault="00886081" w:rsidP="00E9656D">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tepung roti secukupnya untuk baluran</w:t>
      </w:r>
    </w:p>
    <w:p w:rsidR="00886081" w:rsidRPr="00886081" w:rsidRDefault="00886081" w:rsidP="00E9656D">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1/4 sdt garam</w:t>
      </w:r>
    </w:p>
    <w:p w:rsidR="00886081" w:rsidRPr="00886081" w:rsidRDefault="00886081" w:rsidP="00E9656D">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1/4 sdt vanili</w:t>
      </w:r>
    </w:p>
    <w:p w:rsidR="00886081" w:rsidRPr="00886081" w:rsidRDefault="00886081" w:rsidP="00E9656D">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air secukupnya</w:t>
      </w:r>
    </w:p>
    <w:p w:rsidR="00886081" w:rsidRPr="00886081" w:rsidRDefault="00886081" w:rsidP="00E9656D">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minyak goreng</w:t>
      </w:r>
    </w:p>
    <w:p w:rsidR="00886081" w:rsidRPr="00886081" w:rsidRDefault="00886081" w:rsidP="00886081">
      <w:pPr>
        <w:spacing w:before="100" w:beforeAutospacing="1" w:after="100" w:afterAutospacing="1" w:line="240" w:lineRule="auto"/>
        <w:outlineLvl w:val="2"/>
        <w:rPr>
          <w:rFonts w:ascii="Times New Roman" w:eastAsia="Times New Roman" w:hAnsi="Times New Roman" w:cs="Times New Roman"/>
          <w:b/>
          <w:bCs/>
          <w:sz w:val="27"/>
          <w:szCs w:val="27"/>
        </w:rPr>
      </w:pPr>
      <w:r w:rsidRPr="00886081">
        <w:rPr>
          <w:rFonts w:ascii="Times New Roman" w:eastAsia="Times New Roman" w:hAnsi="Times New Roman" w:cs="Times New Roman"/>
          <w:b/>
          <w:bCs/>
          <w:color w:val="0000FF"/>
          <w:sz w:val="27"/>
          <w:szCs w:val="27"/>
        </w:rPr>
        <w:t>Cara Membuat Pisang Goreng Crispy</w:t>
      </w:r>
    </w:p>
    <w:p w:rsidR="00886081" w:rsidRPr="00886081" w:rsidRDefault="00886081" w:rsidP="00E9656D">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Campur semua bahan adonan sampai jadi adonan yang bisa untuk dicelup.</w:t>
      </w:r>
    </w:p>
    <w:p w:rsidR="00886081" w:rsidRPr="00886081" w:rsidRDefault="00886081" w:rsidP="00E9656D">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Ambil satu persatu pisang celupkan ke adonan. gulirkan ke tepung roti sampai tertutup merata</w:t>
      </w:r>
    </w:p>
    <w:p w:rsidR="00886081" w:rsidRPr="00886081" w:rsidRDefault="00886081" w:rsidP="00E9656D">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Panaskan minyak dihasilkan dari api kecil. Goreng hingga kuning angkat dan tiriskan.</w:t>
      </w:r>
    </w:p>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 xml:space="preserve">Pisangnya terserah buibu yang ada saja di rumah. Resep pisang goreng crispy disesuaikan ya. Cuma </w:t>
      </w:r>
      <w:hyperlink r:id="rId262" w:history="1">
        <w:r w:rsidRPr="00886081">
          <w:rPr>
            <w:rFonts w:ascii="Times New Roman" w:eastAsia="Times New Roman" w:hAnsi="Times New Roman" w:cs="Times New Roman"/>
            <w:b/>
            <w:bCs/>
            <w:color w:val="0000FF"/>
            <w:sz w:val="24"/>
            <w:szCs w:val="24"/>
            <w:u w:val="single"/>
          </w:rPr>
          <w:t>cara membuat pisang goreng crispy</w:t>
        </w:r>
      </w:hyperlink>
      <w:r w:rsidRPr="00886081">
        <w:rPr>
          <w:rFonts w:ascii="Times New Roman" w:eastAsia="Times New Roman" w:hAnsi="Times New Roman" w:cs="Times New Roman"/>
          <w:sz w:val="24"/>
          <w:szCs w:val="24"/>
        </w:rPr>
        <w:t xml:space="preserve"> kan resep remeh. Pakai saja tepung terigu serbaguna atau protein sedang contoh segitiga biru. Menggunakan tepung curah ya bisa saja, wes pokoknya suka suka.</w:t>
      </w:r>
    </w:p>
    <w:p w:rsidR="00886081" w:rsidRDefault="00886081"/>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 xml:space="preserve">Percobaan ke 2 </w:t>
      </w:r>
      <w:hyperlink r:id="rId263" w:history="1">
        <w:r w:rsidRPr="00886081">
          <w:rPr>
            <w:rFonts w:ascii="Times New Roman" w:eastAsia="Times New Roman" w:hAnsi="Times New Roman" w:cs="Times New Roman"/>
            <w:b/>
            <w:bCs/>
            <w:color w:val="0000FF"/>
            <w:sz w:val="24"/>
            <w:szCs w:val="24"/>
            <w:u w:val="single"/>
          </w:rPr>
          <w:t>membuat martabak manis tanpa mixer</w:t>
        </w:r>
      </w:hyperlink>
      <w:r w:rsidRPr="00886081">
        <w:rPr>
          <w:rFonts w:ascii="Times New Roman" w:eastAsia="Times New Roman" w:hAnsi="Times New Roman" w:cs="Times New Roman"/>
          <w:sz w:val="24"/>
          <w:szCs w:val="24"/>
        </w:rPr>
        <w:t xml:space="preserve"> alhamdulillah berhasil. Yang pertama buat pakai mentega malah gosong. Ini gak aku kasih mentega tidak gosong. Ekonomis lagi tadi buatnya tidak memakai mixer. Biasanya saat pertama buat martabak bentuknya berantakan. Jika masih kurang sempurna bentuknya bikin lagi tambah bagus deh. Cepatkan jadinya buat camilan tahun baru juga oke. Yuk cuzz bunda lihat resep cara membuat martabak manis ala qiqi kumala, selamat mencoba.</w:t>
      </w:r>
    </w:p>
    <w:p w:rsidR="00886081" w:rsidRPr="00886081" w:rsidRDefault="00886081" w:rsidP="00886081">
      <w:pPr>
        <w:spacing w:after="0" w:line="240" w:lineRule="auto"/>
        <w:jc w:val="both"/>
        <w:rPr>
          <w:rFonts w:ascii="Times New Roman" w:eastAsia="Times New Roman" w:hAnsi="Times New Roman" w:cs="Times New Roman"/>
          <w:sz w:val="24"/>
          <w:szCs w:val="24"/>
        </w:rPr>
      </w:pPr>
    </w:p>
    <w:p w:rsidR="00886081" w:rsidRPr="00886081" w:rsidRDefault="00886081" w:rsidP="0088608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24406751" wp14:editId="55C84712">
            <wp:extent cx="3048000" cy="2571750"/>
            <wp:effectExtent l="0" t="0" r="0" b="0"/>
            <wp:docPr id="59" name="Picture 59" descr="Resep Cara Membuat Martabak Manis Mixer">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descr="Resep Cara Membuat Martabak Manis Mixer">
                      <a:hlinkClick r:id="rId264"/>
                    </pic:cNvPr>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3048000" cy="2571750"/>
                    </a:xfrm>
                    <a:prstGeom prst="rect">
                      <a:avLst/>
                    </a:prstGeom>
                    <a:noFill/>
                    <a:ln>
                      <a:noFill/>
                    </a:ln>
                  </pic:spPr>
                </pic:pic>
              </a:graphicData>
            </a:graphic>
          </wp:inline>
        </w:drawing>
      </w:r>
    </w:p>
    <w:p w:rsidR="00886081" w:rsidRPr="00886081" w:rsidRDefault="00886081" w:rsidP="00886081">
      <w:pPr>
        <w:spacing w:before="100" w:beforeAutospacing="1" w:after="100" w:afterAutospacing="1" w:line="240" w:lineRule="auto"/>
        <w:outlineLvl w:val="1"/>
        <w:rPr>
          <w:rFonts w:ascii="Times New Roman" w:eastAsia="Times New Roman" w:hAnsi="Times New Roman" w:cs="Times New Roman"/>
          <w:b/>
          <w:bCs/>
          <w:sz w:val="36"/>
          <w:szCs w:val="36"/>
        </w:rPr>
      </w:pPr>
      <w:r w:rsidRPr="00886081">
        <w:rPr>
          <w:rFonts w:ascii="Times New Roman" w:eastAsia="Times New Roman" w:hAnsi="Times New Roman" w:cs="Times New Roman"/>
          <w:b/>
          <w:bCs/>
          <w:color w:val="0000FF"/>
          <w:sz w:val="36"/>
          <w:szCs w:val="36"/>
        </w:rPr>
        <w:t>Resep Martabak Manis</w:t>
      </w:r>
    </w:p>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Bahan</w:t>
      </w:r>
    </w:p>
    <w:p w:rsidR="00886081" w:rsidRPr="00886081" w:rsidRDefault="00886081" w:rsidP="00E9656D">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lastRenderedPageBreak/>
        <w:t>1/4 kg tepung terigu</w:t>
      </w:r>
    </w:p>
    <w:p w:rsidR="00886081" w:rsidRPr="00886081" w:rsidRDefault="00886081" w:rsidP="00E9656D">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1 butir telor</w:t>
      </w:r>
    </w:p>
    <w:p w:rsidR="00886081" w:rsidRPr="00886081" w:rsidRDefault="00886081" w:rsidP="00E9656D">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4 sdm gula pasir</w:t>
      </w:r>
    </w:p>
    <w:p w:rsidR="00886081" w:rsidRPr="00886081" w:rsidRDefault="00886081" w:rsidP="00E9656D">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1 sdt fermipan ( larutkan dalam air hangat 1 sdm, diamkan 5 menit)</w:t>
      </w:r>
    </w:p>
    <w:p w:rsidR="00886081" w:rsidRPr="00886081" w:rsidRDefault="00886081" w:rsidP="00E9656D">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1 sdt soda kue ( masukkan terakir pada saat adonan akan di tuang ke teflon)</w:t>
      </w:r>
    </w:p>
    <w:p w:rsidR="00886081" w:rsidRPr="00886081" w:rsidRDefault="00886081" w:rsidP="00E9656D">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air secukupnya</w:t>
      </w:r>
    </w:p>
    <w:p w:rsidR="00886081" w:rsidRPr="00886081" w:rsidRDefault="00886081" w:rsidP="00886081">
      <w:pPr>
        <w:spacing w:after="0" w:line="240" w:lineRule="auto"/>
        <w:jc w:val="both"/>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bahan pelengkap ( terserah selera bunda)</w:t>
      </w:r>
    </w:p>
    <w:p w:rsidR="00886081" w:rsidRPr="00886081" w:rsidRDefault="00886081" w:rsidP="00E9656D">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mentega</w:t>
      </w:r>
    </w:p>
    <w:p w:rsidR="00886081" w:rsidRPr="00886081" w:rsidRDefault="00886081" w:rsidP="00E9656D">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keju</w:t>
      </w:r>
    </w:p>
    <w:p w:rsidR="00886081" w:rsidRPr="00886081" w:rsidRDefault="00886081" w:rsidP="00E9656D">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susu kental manis</w:t>
      </w:r>
    </w:p>
    <w:p w:rsidR="00886081" w:rsidRPr="00886081" w:rsidRDefault="00886081" w:rsidP="00886081">
      <w:pPr>
        <w:spacing w:before="100" w:beforeAutospacing="1" w:after="100" w:afterAutospacing="1" w:line="240" w:lineRule="auto"/>
        <w:outlineLvl w:val="2"/>
        <w:rPr>
          <w:rFonts w:ascii="Times New Roman" w:eastAsia="Times New Roman" w:hAnsi="Times New Roman" w:cs="Times New Roman"/>
          <w:b/>
          <w:bCs/>
          <w:sz w:val="27"/>
          <w:szCs w:val="27"/>
        </w:rPr>
      </w:pPr>
      <w:r w:rsidRPr="00886081">
        <w:rPr>
          <w:rFonts w:ascii="Times New Roman" w:eastAsia="Times New Roman" w:hAnsi="Times New Roman" w:cs="Times New Roman"/>
          <w:b/>
          <w:bCs/>
          <w:color w:val="0000FF"/>
          <w:sz w:val="27"/>
          <w:szCs w:val="27"/>
        </w:rPr>
        <w:t>Cara Membuat Martabak Manis</w:t>
      </w:r>
    </w:p>
    <w:p w:rsidR="00886081" w:rsidRPr="00886081" w:rsidRDefault="00886081" w:rsidP="00E9656D">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Kocok lepas telor dan gula.</w:t>
      </w:r>
    </w:p>
    <w:p w:rsidR="00886081" w:rsidRPr="00886081" w:rsidRDefault="00886081" w:rsidP="00E9656D">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Masukan tepung dan air sedikit demi sedikit, aduk smpai merata, halus dan tidak bergerindil. Adonan harus kental tapi masih bisa dituang.</w:t>
      </w:r>
    </w:p>
    <w:p w:rsidR="00886081" w:rsidRPr="00886081" w:rsidRDefault="00886081" w:rsidP="00E9656D">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Kemudian terakhir masukan fermipan tadi, aduk rata dan tutup selama 25 menit.</w:t>
      </w:r>
    </w:p>
    <w:p w:rsidR="00886081" w:rsidRPr="00886081" w:rsidRDefault="00886081" w:rsidP="00E9656D">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 xml:space="preserve">Panaskan telfon dengan api kecil ( gak usah pakai mentega). </w:t>
      </w:r>
      <w:dir w:val="ltr">
        <w:r w:rsidRPr="00886081">
          <w:rPr>
            <w:rFonts w:ascii="Times New Roman" w:eastAsia="Times New Roman" w:hAnsi="Times New Roman" w:cs="Times New Roman"/>
            <w:sz w:val="24"/>
            <w:szCs w:val="24"/>
          </w:rPr>
          <w:t>Beri</w:t>
        </w:r>
        <w:r w:rsidRPr="00886081">
          <w:rPr>
            <w:rFonts w:ascii="Times New Roman" w:eastAsia="Times New Roman" w:hAnsi="Times New Roman" w:cs="Times New Roman"/>
            <w:sz w:val="24"/>
            <w:szCs w:val="24"/>
          </w:rPr>
          <w:t>‬ soda kue ke dalam adonan dan aduk rata.</w:t>
        </w:r>
        <w:r w:rsidR="00D33F22">
          <w:t>‬</w:t>
        </w:r>
        <w:r w:rsidR="003A1107">
          <w:t>‬</w:t>
        </w:r>
      </w:dir>
    </w:p>
    <w:p w:rsidR="00886081" w:rsidRPr="00886081" w:rsidRDefault="00886081" w:rsidP="00E9656D">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Kemudian tuang ke teflon dan ratakan dan tutup dengan penutup teflon.</w:t>
      </w:r>
    </w:p>
    <w:p w:rsidR="00886081" w:rsidRPr="00886081" w:rsidRDefault="00886081" w:rsidP="00E9656D">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Tunggu sampai permukaan berpori lalu beri susu kental manis, keju meses dll. lalu angkat.</w:t>
      </w:r>
    </w:p>
    <w:p w:rsidR="00886081" w:rsidRPr="00886081" w:rsidRDefault="00886081" w:rsidP="00E9656D">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886081">
        <w:rPr>
          <w:rFonts w:ascii="Times New Roman" w:eastAsia="Times New Roman" w:hAnsi="Times New Roman" w:cs="Times New Roman"/>
          <w:sz w:val="24"/>
          <w:szCs w:val="24"/>
        </w:rPr>
        <w:t>Sebelum di potong-potong olesi martabak dengan mentega di atasnya.</w:t>
      </w:r>
    </w:p>
    <w:p w:rsidR="00886081" w:rsidRPr="00886081" w:rsidRDefault="00886081" w:rsidP="00886081">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646" w:name="6292519991827687279"/>
      <w:bookmarkEnd w:id="646"/>
      <w:r w:rsidRPr="00886081">
        <w:rPr>
          <w:rFonts w:ascii="Times New Roman" w:eastAsia="Times New Roman" w:hAnsi="Times New Roman" w:cs="Times New Roman"/>
          <w:b/>
          <w:bCs/>
          <w:kern w:val="36"/>
          <w:sz w:val="48"/>
          <w:szCs w:val="48"/>
        </w:rPr>
        <w:t xml:space="preserve">Cara Membuat Kue Kuping Gajah Manis Renyah </w:t>
      </w:r>
    </w:p>
    <w:p w:rsidR="00886081" w:rsidRPr="00886081" w:rsidRDefault="00886081" w:rsidP="00886081">
      <w:pPr>
        <w:spacing w:after="0" w:line="240" w:lineRule="auto"/>
        <w:jc w:val="both"/>
        <w:rPr>
          <w:ins w:id="647" w:author="Unknown"/>
          <w:rFonts w:ascii="Times New Roman" w:eastAsia="Times New Roman" w:hAnsi="Times New Roman" w:cs="Times New Roman"/>
          <w:sz w:val="24"/>
          <w:szCs w:val="24"/>
        </w:rPr>
      </w:pPr>
      <w:ins w:id="648" w:author="Unknown">
        <w:r w:rsidRPr="00886081">
          <w:rPr>
            <w:rFonts w:ascii="Times New Roman" w:eastAsia="Times New Roman" w:hAnsi="Times New Roman" w:cs="Times New Roman"/>
            <w:sz w:val="24"/>
            <w:szCs w:val="24"/>
          </w:rPr>
          <w:fldChar w:fldCharType="begin"/>
        </w:r>
        <w:r w:rsidRPr="00886081">
          <w:rPr>
            <w:rFonts w:ascii="Times New Roman" w:eastAsia="Times New Roman" w:hAnsi="Times New Roman" w:cs="Times New Roman"/>
            <w:sz w:val="24"/>
            <w:szCs w:val="24"/>
          </w:rPr>
          <w:instrText xml:space="preserve"> HYPERLINK "http://buatresep.blogspot.com/2014/10/cara-membuat-kue-kuping-gajah-manis.html" </w:instrText>
        </w:r>
        <w:r w:rsidRPr="00886081">
          <w:rPr>
            <w:rFonts w:ascii="Times New Roman" w:eastAsia="Times New Roman" w:hAnsi="Times New Roman" w:cs="Times New Roman"/>
            <w:sz w:val="24"/>
            <w:szCs w:val="24"/>
          </w:rPr>
          <w:fldChar w:fldCharType="separate"/>
        </w:r>
        <w:proofErr w:type="gramStart"/>
        <w:r w:rsidRPr="00886081">
          <w:rPr>
            <w:rFonts w:ascii="Times New Roman" w:eastAsia="Times New Roman" w:hAnsi="Times New Roman" w:cs="Times New Roman"/>
            <w:b/>
            <w:bCs/>
            <w:color w:val="0000FF"/>
            <w:sz w:val="24"/>
            <w:szCs w:val="24"/>
            <w:u w:val="single"/>
          </w:rPr>
          <w:t>Kue kuping gajah</w:t>
        </w:r>
        <w:r w:rsidRPr="00886081">
          <w:rPr>
            <w:rFonts w:ascii="Times New Roman" w:eastAsia="Times New Roman" w:hAnsi="Times New Roman" w:cs="Times New Roman"/>
            <w:sz w:val="24"/>
            <w:szCs w:val="24"/>
          </w:rPr>
          <w:fldChar w:fldCharType="end"/>
        </w:r>
        <w:r w:rsidRPr="00886081">
          <w:rPr>
            <w:rFonts w:ascii="Times New Roman" w:eastAsia="Times New Roman" w:hAnsi="Times New Roman" w:cs="Times New Roman"/>
            <w:sz w:val="24"/>
            <w:szCs w:val="24"/>
          </w:rPr>
          <w:t xml:space="preserve"> adalah Jajanan masa kecil sampai saat ini masih kusuka.</w:t>
        </w:r>
        <w:proofErr w:type="gramEnd"/>
        <w:r w:rsidRPr="00886081">
          <w:rPr>
            <w:rFonts w:ascii="Times New Roman" w:eastAsia="Times New Roman" w:hAnsi="Times New Roman" w:cs="Times New Roman"/>
            <w:sz w:val="24"/>
            <w:szCs w:val="24"/>
          </w:rPr>
          <w:t xml:space="preserve"> Apalagi sekarang bisa bikin sendiri. Kunci pentingnya adalah sabar dan telaten. Aku dulu juga tidak bisa bikin apa-apa tapi alhamdulillah berkat belajar terus aku bisa buat kue sendiri termasuk kuping gajah. Oh ya dalam membuat kue kuping gajah santan yang digunakan hanya 5 sdm. Itu cukup kok buat adonan kue kuping gajah terigu sebanyak ini. Cuman memakai sedikit karena nanti kalau lembek sulit menggulungnya.</w:t>
        </w:r>
      </w:ins>
    </w:p>
    <w:p w:rsidR="00886081" w:rsidRPr="00886081" w:rsidRDefault="00886081" w:rsidP="00886081">
      <w:pPr>
        <w:spacing w:after="0" w:line="240" w:lineRule="auto"/>
        <w:jc w:val="both"/>
        <w:rPr>
          <w:ins w:id="649" w:author="Unknown"/>
          <w:rFonts w:ascii="Times New Roman" w:eastAsia="Times New Roman" w:hAnsi="Times New Roman" w:cs="Times New Roman"/>
          <w:sz w:val="24"/>
          <w:szCs w:val="24"/>
        </w:rPr>
      </w:pPr>
      <w:ins w:id="650" w:author="Unknown">
        <w:r w:rsidRPr="00886081">
          <w:rPr>
            <w:rFonts w:ascii="Times New Roman" w:eastAsia="Times New Roman" w:hAnsi="Times New Roman" w:cs="Times New Roman"/>
            <w:sz w:val="24"/>
            <w:szCs w:val="24"/>
          </w:rPr>
          <w:t> </w:t>
        </w:r>
      </w:ins>
    </w:p>
    <w:p w:rsidR="00886081" w:rsidRPr="00886081" w:rsidRDefault="00886081" w:rsidP="00886081">
      <w:pPr>
        <w:spacing w:after="0" w:line="240" w:lineRule="auto"/>
        <w:jc w:val="center"/>
        <w:rPr>
          <w:ins w:id="651"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7F5B63AA" wp14:editId="700B60B3">
            <wp:extent cx="2286000" cy="3048000"/>
            <wp:effectExtent l="0" t="0" r="0" b="0"/>
            <wp:docPr id="60" name="Picture 60" descr="http://3.bp.blogspot.com/-49sMYyL8TL4/VFOLOY8iGFI/AAAAAAAABeo/VmWTvqmEmQ0/s1600/jajanan%2Bkuping.jpg">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descr="http://3.bp.blogspot.com/-49sMYyL8TL4/VFOLOY8iGFI/AAAAAAAABeo/VmWTvqmEmQ0/s1600/jajanan%2Bkuping.jpg">
                      <a:hlinkClick r:id="rId266"/>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886081" w:rsidRPr="00886081" w:rsidRDefault="00886081" w:rsidP="00886081">
      <w:pPr>
        <w:spacing w:before="100" w:beforeAutospacing="1" w:after="100" w:afterAutospacing="1" w:line="240" w:lineRule="auto"/>
        <w:jc w:val="both"/>
        <w:outlineLvl w:val="1"/>
        <w:rPr>
          <w:ins w:id="652" w:author="Unknown"/>
          <w:rFonts w:ascii="Times New Roman" w:eastAsia="Times New Roman" w:hAnsi="Times New Roman" w:cs="Times New Roman"/>
          <w:b/>
          <w:bCs/>
          <w:sz w:val="36"/>
          <w:szCs w:val="36"/>
        </w:rPr>
      </w:pPr>
      <w:ins w:id="653" w:author="Unknown">
        <w:r w:rsidRPr="00886081">
          <w:rPr>
            <w:rFonts w:ascii="Times New Roman" w:eastAsia="Times New Roman" w:hAnsi="Times New Roman" w:cs="Times New Roman"/>
            <w:b/>
            <w:bCs/>
            <w:color w:val="0000FF"/>
            <w:sz w:val="36"/>
            <w:szCs w:val="36"/>
          </w:rPr>
          <w:t>Resep Kuping Gajah</w:t>
        </w:r>
      </w:ins>
    </w:p>
    <w:p w:rsidR="00886081" w:rsidRPr="00886081" w:rsidRDefault="00886081" w:rsidP="00886081">
      <w:pPr>
        <w:spacing w:after="0" w:line="240" w:lineRule="auto"/>
        <w:jc w:val="both"/>
        <w:rPr>
          <w:ins w:id="654" w:author="Unknown"/>
          <w:rFonts w:ascii="Times New Roman" w:eastAsia="Times New Roman" w:hAnsi="Times New Roman" w:cs="Times New Roman"/>
          <w:sz w:val="24"/>
          <w:szCs w:val="24"/>
        </w:rPr>
      </w:pPr>
      <w:ins w:id="655" w:author="Unknown">
        <w:r w:rsidRPr="00886081">
          <w:rPr>
            <w:rFonts w:ascii="Times New Roman" w:eastAsia="Times New Roman" w:hAnsi="Times New Roman" w:cs="Times New Roman"/>
            <w:sz w:val="24"/>
            <w:szCs w:val="24"/>
          </w:rPr>
          <w:t>Bahan</w:t>
        </w:r>
      </w:ins>
    </w:p>
    <w:p w:rsidR="00886081" w:rsidRPr="00886081" w:rsidRDefault="00886081" w:rsidP="00E9656D">
      <w:pPr>
        <w:numPr>
          <w:ilvl w:val="0"/>
          <w:numId w:val="105"/>
        </w:numPr>
        <w:spacing w:before="100" w:beforeAutospacing="1" w:after="100" w:afterAutospacing="1" w:line="240" w:lineRule="auto"/>
        <w:jc w:val="both"/>
        <w:rPr>
          <w:ins w:id="656" w:author="Unknown"/>
          <w:rFonts w:ascii="Times New Roman" w:eastAsia="Times New Roman" w:hAnsi="Times New Roman" w:cs="Times New Roman"/>
          <w:sz w:val="24"/>
          <w:szCs w:val="24"/>
        </w:rPr>
      </w:pPr>
      <w:ins w:id="657" w:author="Unknown">
        <w:r w:rsidRPr="00886081">
          <w:rPr>
            <w:rFonts w:ascii="Times New Roman" w:eastAsia="Times New Roman" w:hAnsi="Times New Roman" w:cs="Times New Roman"/>
            <w:sz w:val="24"/>
            <w:szCs w:val="24"/>
          </w:rPr>
          <w:t>300 g tepung trigu</w:t>
        </w:r>
      </w:ins>
    </w:p>
    <w:p w:rsidR="00886081" w:rsidRPr="00886081" w:rsidRDefault="00886081" w:rsidP="00E9656D">
      <w:pPr>
        <w:numPr>
          <w:ilvl w:val="0"/>
          <w:numId w:val="105"/>
        </w:numPr>
        <w:spacing w:before="100" w:beforeAutospacing="1" w:after="100" w:afterAutospacing="1" w:line="240" w:lineRule="auto"/>
        <w:jc w:val="both"/>
        <w:rPr>
          <w:ins w:id="658" w:author="Unknown"/>
          <w:rFonts w:ascii="Times New Roman" w:eastAsia="Times New Roman" w:hAnsi="Times New Roman" w:cs="Times New Roman"/>
          <w:sz w:val="24"/>
          <w:szCs w:val="24"/>
        </w:rPr>
      </w:pPr>
      <w:ins w:id="659" w:author="Unknown">
        <w:r w:rsidRPr="00886081">
          <w:rPr>
            <w:rFonts w:ascii="Times New Roman" w:eastAsia="Times New Roman" w:hAnsi="Times New Roman" w:cs="Times New Roman"/>
            <w:sz w:val="24"/>
            <w:szCs w:val="24"/>
          </w:rPr>
          <w:t>60 g gula bubuk</w:t>
        </w:r>
      </w:ins>
    </w:p>
    <w:p w:rsidR="00886081" w:rsidRPr="00886081" w:rsidRDefault="00886081" w:rsidP="00E9656D">
      <w:pPr>
        <w:numPr>
          <w:ilvl w:val="0"/>
          <w:numId w:val="105"/>
        </w:numPr>
        <w:spacing w:before="100" w:beforeAutospacing="1" w:after="100" w:afterAutospacing="1" w:line="240" w:lineRule="auto"/>
        <w:jc w:val="both"/>
        <w:rPr>
          <w:ins w:id="660" w:author="Unknown"/>
          <w:rFonts w:ascii="Times New Roman" w:eastAsia="Times New Roman" w:hAnsi="Times New Roman" w:cs="Times New Roman"/>
          <w:sz w:val="24"/>
          <w:szCs w:val="24"/>
        </w:rPr>
      </w:pPr>
      <w:ins w:id="661" w:author="Unknown">
        <w:r w:rsidRPr="00886081">
          <w:rPr>
            <w:rFonts w:ascii="Times New Roman" w:eastAsia="Times New Roman" w:hAnsi="Times New Roman" w:cs="Times New Roman"/>
            <w:sz w:val="24"/>
            <w:szCs w:val="24"/>
          </w:rPr>
          <w:t>1 buter telur</w:t>
        </w:r>
      </w:ins>
    </w:p>
    <w:p w:rsidR="00886081" w:rsidRPr="00886081" w:rsidRDefault="00886081" w:rsidP="00E9656D">
      <w:pPr>
        <w:numPr>
          <w:ilvl w:val="0"/>
          <w:numId w:val="105"/>
        </w:numPr>
        <w:spacing w:before="100" w:beforeAutospacing="1" w:after="100" w:afterAutospacing="1" w:line="240" w:lineRule="auto"/>
        <w:jc w:val="both"/>
        <w:rPr>
          <w:ins w:id="662" w:author="Unknown"/>
          <w:rFonts w:ascii="Times New Roman" w:eastAsia="Times New Roman" w:hAnsi="Times New Roman" w:cs="Times New Roman"/>
          <w:sz w:val="24"/>
          <w:szCs w:val="24"/>
        </w:rPr>
      </w:pPr>
      <w:ins w:id="663" w:author="Unknown">
        <w:r w:rsidRPr="00886081">
          <w:rPr>
            <w:rFonts w:ascii="Times New Roman" w:eastAsia="Times New Roman" w:hAnsi="Times New Roman" w:cs="Times New Roman"/>
            <w:sz w:val="24"/>
            <w:szCs w:val="24"/>
          </w:rPr>
          <w:t>5 sdm santan</w:t>
        </w:r>
      </w:ins>
    </w:p>
    <w:p w:rsidR="00886081" w:rsidRPr="00886081" w:rsidRDefault="00886081" w:rsidP="00E9656D">
      <w:pPr>
        <w:numPr>
          <w:ilvl w:val="0"/>
          <w:numId w:val="105"/>
        </w:numPr>
        <w:spacing w:before="100" w:beforeAutospacing="1" w:after="100" w:afterAutospacing="1" w:line="240" w:lineRule="auto"/>
        <w:jc w:val="both"/>
        <w:rPr>
          <w:ins w:id="664" w:author="Unknown"/>
          <w:rFonts w:ascii="Times New Roman" w:eastAsia="Times New Roman" w:hAnsi="Times New Roman" w:cs="Times New Roman"/>
          <w:sz w:val="24"/>
          <w:szCs w:val="24"/>
        </w:rPr>
      </w:pPr>
      <w:ins w:id="665" w:author="Unknown">
        <w:r w:rsidRPr="00886081">
          <w:rPr>
            <w:rFonts w:ascii="Times New Roman" w:eastAsia="Times New Roman" w:hAnsi="Times New Roman" w:cs="Times New Roman"/>
            <w:sz w:val="24"/>
            <w:szCs w:val="24"/>
          </w:rPr>
          <w:t>3 sdm margarin</w:t>
        </w:r>
      </w:ins>
    </w:p>
    <w:p w:rsidR="00886081" w:rsidRPr="00886081" w:rsidRDefault="00886081" w:rsidP="00E9656D">
      <w:pPr>
        <w:numPr>
          <w:ilvl w:val="0"/>
          <w:numId w:val="105"/>
        </w:numPr>
        <w:spacing w:before="100" w:beforeAutospacing="1" w:after="100" w:afterAutospacing="1" w:line="240" w:lineRule="auto"/>
        <w:jc w:val="both"/>
        <w:rPr>
          <w:ins w:id="666" w:author="Unknown"/>
          <w:rFonts w:ascii="Times New Roman" w:eastAsia="Times New Roman" w:hAnsi="Times New Roman" w:cs="Times New Roman"/>
          <w:sz w:val="24"/>
          <w:szCs w:val="24"/>
        </w:rPr>
      </w:pPr>
      <w:ins w:id="667" w:author="Unknown">
        <w:r w:rsidRPr="00886081">
          <w:rPr>
            <w:rFonts w:ascii="Times New Roman" w:eastAsia="Times New Roman" w:hAnsi="Times New Roman" w:cs="Times New Roman"/>
            <w:sz w:val="24"/>
            <w:szCs w:val="24"/>
          </w:rPr>
          <w:t>1/2 sdt garam</w:t>
        </w:r>
      </w:ins>
    </w:p>
    <w:p w:rsidR="00886081" w:rsidRPr="00886081" w:rsidRDefault="00886081" w:rsidP="00E9656D">
      <w:pPr>
        <w:numPr>
          <w:ilvl w:val="0"/>
          <w:numId w:val="105"/>
        </w:numPr>
        <w:spacing w:before="100" w:beforeAutospacing="1" w:after="100" w:afterAutospacing="1" w:line="240" w:lineRule="auto"/>
        <w:jc w:val="both"/>
        <w:rPr>
          <w:ins w:id="668" w:author="Unknown"/>
          <w:rFonts w:ascii="Times New Roman" w:eastAsia="Times New Roman" w:hAnsi="Times New Roman" w:cs="Times New Roman"/>
          <w:sz w:val="24"/>
          <w:szCs w:val="24"/>
        </w:rPr>
      </w:pPr>
      <w:ins w:id="669" w:author="Unknown">
        <w:r w:rsidRPr="00886081">
          <w:rPr>
            <w:rFonts w:ascii="Times New Roman" w:eastAsia="Times New Roman" w:hAnsi="Times New Roman" w:cs="Times New Roman"/>
            <w:sz w:val="24"/>
            <w:szCs w:val="24"/>
          </w:rPr>
          <w:t>1/2 sdt vanili</w:t>
        </w:r>
      </w:ins>
    </w:p>
    <w:p w:rsidR="00886081" w:rsidRPr="00886081" w:rsidRDefault="00886081" w:rsidP="00E9656D">
      <w:pPr>
        <w:numPr>
          <w:ilvl w:val="0"/>
          <w:numId w:val="105"/>
        </w:numPr>
        <w:spacing w:before="100" w:beforeAutospacing="1" w:after="100" w:afterAutospacing="1" w:line="240" w:lineRule="auto"/>
        <w:jc w:val="both"/>
        <w:rPr>
          <w:ins w:id="670" w:author="Unknown"/>
          <w:rFonts w:ascii="Times New Roman" w:eastAsia="Times New Roman" w:hAnsi="Times New Roman" w:cs="Times New Roman"/>
          <w:sz w:val="24"/>
          <w:szCs w:val="24"/>
        </w:rPr>
      </w:pPr>
      <w:ins w:id="671" w:author="Unknown">
        <w:r w:rsidRPr="00886081">
          <w:rPr>
            <w:rFonts w:ascii="Times New Roman" w:eastAsia="Times New Roman" w:hAnsi="Times New Roman" w:cs="Times New Roman"/>
            <w:sz w:val="24"/>
            <w:szCs w:val="24"/>
          </w:rPr>
          <w:t>3 tetes pewarna merah/coklat</w:t>
        </w:r>
      </w:ins>
    </w:p>
    <w:p w:rsidR="00886081" w:rsidRPr="00886081" w:rsidRDefault="00886081" w:rsidP="00E9656D">
      <w:pPr>
        <w:numPr>
          <w:ilvl w:val="0"/>
          <w:numId w:val="105"/>
        </w:numPr>
        <w:spacing w:before="100" w:beforeAutospacing="1" w:after="100" w:afterAutospacing="1" w:line="240" w:lineRule="auto"/>
        <w:jc w:val="both"/>
        <w:rPr>
          <w:ins w:id="672" w:author="Unknown"/>
          <w:rFonts w:ascii="Times New Roman" w:eastAsia="Times New Roman" w:hAnsi="Times New Roman" w:cs="Times New Roman"/>
          <w:sz w:val="24"/>
          <w:szCs w:val="24"/>
        </w:rPr>
      </w:pPr>
      <w:ins w:id="673" w:author="Unknown">
        <w:r w:rsidRPr="00886081">
          <w:rPr>
            <w:rFonts w:ascii="Times New Roman" w:eastAsia="Times New Roman" w:hAnsi="Times New Roman" w:cs="Times New Roman"/>
            <w:sz w:val="24"/>
            <w:szCs w:val="24"/>
          </w:rPr>
          <w:t>minyak untuk menggoreng.</w:t>
        </w:r>
      </w:ins>
    </w:p>
    <w:p w:rsidR="00886081" w:rsidRPr="00886081" w:rsidRDefault="00886081" w:rsidP="00886081">
      <w:pPr>
        <w:spacing w:after="0" w:line="240" w:lineRule="auto"/>
        <w:jc w:val="both"/>
        <w:rPr>
          <w:ins w:id="674" w:author="Unknown"/>
          <w:rFonts w:ascii="Times New Roman" w:eastAsia="Times New Roman" w:hAnsi="Times New Roman" w:cs="Times New Roman"/>
          <w:sz w:val="24"/>
          <w:szCs w:val="24"/>
        </w:rPr>
      </w:pPr>
      <w:ins w:id="675" w:author="Unknown">
        <w:r w:rsidRPr="00886081">
          <w:rPr>
            <w:rFonts w:ascii="Times New Roman" w:eastAsia="Times New Roman" w:hAnsi="Times New Roman" w:cs="Times New Roman"/>
            <w:sz w:val="24"/>
            <w:szCs w:val="24"/>
          </w:rPr>
          <w:t>Cara Membuat Kue Kuping Gajah</w:t>
        </w:r>
      </w:ins>
    </w:p>
    <w:p w:rsidR="00886081" w:rsidRPr="00886081" w:rsidRDefault="00886081" w:rsidP="00E9656D">
      <w:pPr>
        <w:numPr>
          <w:ilvl w:val="0"/>
          <w:numId w:val="106"/>
        </w:numPr>
        <w:spacing w:before="100" w:beforeAutospacing="1" w:after="100" w:afterAutospacing="1" w:line="240" w:lineRule="auto"/>
        <w:jc w:val="both"/>
        <w:rPr>
          <w:ins w:id="676" w:author="Unknown"/>
          <w:rFonts w:ascii="Times New Roman" w:eastAsia="Times New Roman" w:hAnsi="Times New Roman" w:cs="Times New Roman"/>
          <w:sz w:val="24"/>
          <w:szCs w:val="24"/>
        </w:rPr>
      </w:pPr>
      <w:ins w:id="677" w:author="Unknown">
        <w:r w:rsidRPr="00886081">
          <w:rPr>
            <w:rFonts w:ascii="Times New Roman" w:eastAsia="Times New Roman" w:hAnsi="Times New Roman" w:cs="Times New Roman"/>
            <w:sz w:val="24"/>
            <w:szCs w:val="24"/>
          </w:rPr>
          <w:t>Campur semua bahan kecuali pewarna dan minyak goreng, uleni sampai adonan kalis lalu bagi jadi 2, yang 1 biar kuning  dan satunya lagi kasih pewarna coklat atau merah.</w:t>
        </w:r>
      </w:ins>
    </w:p>
    <w:p w:rsidR="00886081" w:rsidRPr="00886081" w:rsidRDefault="00886081" w:rsidP="00E9656D">
      <w:pPr>
        <w:numPr>
          <w:ilvl w:val="0"/>
          <w:numId w:val="106"/>
        </w:numPr>
        <w:spacing w:before="100" w:beforeAutospacing="1" w:after="100" w:afterAutospacing="1" w:line="240" w:lineRule="auto"/>
        <w:jc w:val="both"/>
        <w:rPr>
          <w:ins w:id="678" w:author="Unknown"/>
          <w:rFonts w:ascii="Times New Roman" w:eastAsia="Times New Roman" w:hAnsi="Times New Roman" w:cs="Times New Roman"/>
          <w:sz w:val="24"/>
          <w:szCs w:val="24"/>
        </w:rPr>
      </w:pPr>
      <w:ins w:id="679" w:author="Unknown">
        <w:r w:rsidRPr="00886081">
          <w:rPr>
            <w:rFonts w:ascii="Times New Roman" w:eastAsia="Times New Roman" w:hAnsi="Times New Roman" w:cs="Times New Roman"/>
            <w:sz w:val="24"/>
            <w:szCs w:val="24"/>
          </w:rPr>
          <w:t>Kemudian masing-masing adonan giles dengan rolling pin supaya tipis (1cm), lalu tumpuk adonan yang sudah tipis (kuning di bawah merah di atas) lalu gulung padatkan lalu taruh di kulkas.</w:t>
        </w:r>
      </w:ins>
    </w:p>
    <w:p w:rsidR="00886081" w:rsidRPr="00886081" w:rsidRDefault="00886081" w:rsidP="00E9656D">
      <w:pPr>
        <w:numPr>
          <w:ilvl w:val="0"/>
          <w:numId w:val="106"/>
        </w:numPr>
        <w:spacing w:before="100" w:beforeAutospacing="1" w:after="100" w:afterAutospacing="1" w:line="240" w:lineRule="auto"/>
        <w:jc w:val="both"/>
        <w:rPr>
          <w:ins w:id="680" w:author="Unknown"/>
          <w:rFonts w:ascii="Times New Roman" w:eastAsia="Times New Roman" w:hAnsi="Times New Roman" w:cs="Times New Roman"/>
          <w:sz w:val="24"/>
          <w:szCs w:val="24"/>
        </w:rPr>
      </w:pPr>
      <w:ins w:id="681" w:author="Unknown">
        <w:r w:rsidRPr="00886081">
          <w:rPr>
            <w:rFonts w:ascii="Times New Roman" w:eastAsia="Times New Roman" w:hAnsi="Times New Roman" w:cs="Times New Roman"/>
            <w:sz w:val="24"/>
            <w:szCs w:val="24"/>
          </w:rPr>
          <w:t>Setelah keras iris tipis dan giles lagi kemudian goreng di minyak panas api sedang.</w:t>
        </w:r>
      </w:ins>
    </w:p>
    <w:p w:rsidR="00886081" w:rsidRPr="00886081" w:rsidRDefault="00886081" w:rsidP="00886081">
      <w:pPr>
        <w:spacing w:after="0" w:line="240" w:lineRule="auto"/>
        <w:jc w:val="both"/>
        <w:rPr>
          <w:ins w:id="682" w:author="Unknown"/>
          <w:rFonts w:ascii="Times New Roman" w:eastAsia="Times New Roman" w:hAnsi="Times New Roman" w:cs="Times New Roman"/>
          <w:sz w:val="24"/>
          <w:szCs w:val="24"/>
        </w:rPr>
      </w:pPr>
      <w:ins w:id="683" w:author="Unknown">
        <w:r w:rsidRPr="00886081">
          <w:rPr>
            <w:rFonts w:ascii="Times New Roman" w:eastAsia="Times New Roman" w:hAnsi="Times New Roman" w:cs="Times New Roman"/>
            <w:sz w:val="24"/>
            <w:szCs w:val="24"/>
          </w:rPr>
          <w:t xml:space="preserve">Adonanya wajib dimasukkan kulkas terlebih dahulu. Jika tidak di taruh kulkas adonan jadi lembek sulit buat motongnya. Cara ngirisnya mudah yaitu saat adonannya kan udah keras agar lebih mudah memotong dan bisa tipis. Selanjutnya potong pakai pisau lalu aku giles lagi dengan ulek-ulek. Setelah di iris aku tekan dengan ulek-ulek, nanti cekung dengan sendirinya. Ditekan </w:t>
        </w:r>
        <w:r w:rsidRPr="00886081">
          <w:rPr>
            <w:rFonts w:ascii="Times New Roman" w:eastAsia="Times New Roman" w:hAnsi="Times New Roman" w:cs="Times New Roman"/>
            <w:sz w:val="24"/>
            <w:szCs w:val="24"/>
          </w:rPr>
          <w:lastRenderedPageBreak/>
          <w:t>menggunakan ulek pakai yang tumpul, di tekan-tekan biar kue kuping gajah tipisnya sama. Kalau kayak ngulek sambel hancur dong kuping gajahnya.</w:t>
        </w:r>
      </w:ins>
    </w:p>
    <w:p w:rsidR="00886081" w:rsidRDefault="00886081"/>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Ini bunda lumayan buat cemilan. Kalau di daerah aku namanya biji ketapang. Nih bun resep biji ketapang dari bunda  evrita yasai.</w:t>
      </w:r>
    </w:p>
    <w:p w:rsidR="00E30B8B" w:rsidRPr="00E30B8B" w:rsidRDefault="00E30B8B" w:rsidP="00E30B8B">
      <w:pPr>
        <w:spacing w:after="0" w:line="240" w:lineRule="auto"/>
        <w:jc w:val="both"/>
        <w:rPr>
          <w:rFonts w:ascii="Times New Roman" w:eastAsia="Times New Roman" w:hAnsi="Times New Roman" w:cs="Times New Roman"/>
          <w:sz w:val="24"/>
          <w:szCs w:val="24"/>
        </w:rPr>
      </w:pP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7F899B19" wp14:editId="5D1019D2">
            <wp:extent cx="2762250" cy="2105025"/>
            <wp:effectExtent l="0" t="0" r="0" b="9525"/>
            <wp:docPr id="61" name="Picture 61" descr="http://2.bp.blogspot.com/-TCoAnA7CJ5I/VMxniNCAXGI/AAAAAAAAEYY/g-albAs_4mQ/s1600/biji%2Bketapang%2Brenyah.jpg">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http://2.bp.blogspot.com/-TCoAnA7CJ5I/VMxniNCAXGI/AAAAAAAAEYY/g-albAs_4mQ/s1600/biji%2Bketapang%2Brenyah.jpg">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762250" cy="2105025"/>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color w:val="0000FF"/>
          <w:sz w:val="36"/>
          <w:szCs w:val="36"/>
        </w:rPr>
        <w:t>Resep Biji Ketapang</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w:t>
      </w:r>
    </w:p>
    <w:p w:rsidR="00E30B8B" w:rsidRPr="00E30B8B" w:rsidRDefault="00E30B8B" w:rsidP="00E9656D">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1/4 terigu biasa</w:t>
      </w:r>
    </w:p>
    <w:p w:rsidR="00E30B8B" w:rsidRPr="00E30B8B" w:rsidRDefault="00E30B8B" w:rsidP="00E9656D">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3 sendok makan margarin</w:t>
      </w:r>
    </w:p>
    <w:p w:rsidR="00E30B8B" w:rsidRPr="00E30B8B" w:rsidRDefault="00E30B8B" w:rsidP="00E9656D">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1/2 sendok makan sp (pengembang)</w:t>
      </w:r>
    </w:p>
    <w:p w:rsidR="00E30B8B" w:rsidRPr="00E30B8B" w:rsidRDefault="00E30B8B" w:rsidP="00E9656D">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4 sendok makan gula/sesuai selera</w:t>
      </w:r>
    </w:p>
    <w:p w:rsidR="00E30B8B" w:rsidRPr="00E30B8B" w:rsidRDefault="00E30B8B" w:rsidP="00E9656D">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butir telur.</w:t>
      </w:r>
    </w:p>
    <w:p w:rsidR="00E30B8B" w:rsidRPr="00E30B8B" w:rsidRDefault="00E30B8B" w:rsidP="00E9656D">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Garam sedikit saja</w:t>
      </w:r>
    </w:p>
    <w:p w:rsidR="00E30B8B" w:rsidRPr="00E30B8B" w:rsidRDefault="00E30B8B" w:rsidP="00E30B8B">
      <w:pPr>
        <w:spacing w:after="0" w:line="240" w:lineRule="auto"/>
        <w:rPr>
          <w:rFonts w:ascii="Times New Roman" w:eastAsia="Times New Roman" w:hAnsi="Times New Roman" w:cs="Times New Roman"/>
          <w:sz w:val="24"/>
          <w:szCs w:val="24"/>
        </w:rPr>
      </w:pPr>
    </w:p>
    <w:p w:rsidR="00E30B8B" w:rsidRPr="00E30B8B" w:rsidRDefault="00E30B8B" w:rsidP="00E30B8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Cara Membuat Biji Ketapang</w:t>
      </w:r>
    </w:p>
    <w:p w:rsidR="00E30B8B" w:rsidRPr="00E30B8B" w:rsidRDefault="00E30B8B" w:rsidP="00E9656D">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Kocok telur, sp, gula dan margarin.</w:t>
      </w:r>
    </w:p>
    <w:p w:rsidR="00E30B8B" w:rsidRPr="00E30B8B" w:rsidRDefault="00E30B8B" w:rsidP="00E9656D">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Kemudian masukan terigu sedikit demi sedikit, aduk dan uleni sampai kalis.</w:t>
      </w:r>
    </w:p>
    <w:p w:rsidR="00E30B8B" w:rsidRPr="00E30B8B" w:rsidRDefault="00E30B8B" w:rsidP="00E9656D">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Setelah kalis ambil sedikit adonan kemudian plintir di tangan setelah berbentuk panjang gunting kecil-kecil pakai gunting.</w:t>
      </w:r>
    </w:p>
    <w:p w:rsidR="00E30B8B" w:rsidRPr="00E30B8B" w:rsidRDefault="00E30B8B" w:rsidP="00E9656D">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Goreng dalam api sedang, jadi deh.</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Ini bunda </w:t>
      </w:r>
      <w:hyperlink r:id="rId270" w:history="1">
        <w:r w:rsidRPr="00E30B8B">
          <w:rPr>
            <w:rFonts w:ascii="Times New Roman" w:eastAsia="Times New Roman" w:hAnsi="Times New Roman" w:cs="Times New Roman"/>
            <w:b/>
            <w:bCs/>
            <w:color w:val="0000FF"/>
            <w:sz w:val="24"/>
            <w:szCs w:val="24"/>
            <w:u w:val="single"/>
          </w:rPr>
          <w:t>keripik kentang</w:t>
        </w:r>
      </w:hyperlink>
      <w:r w:rsidRPr="00E30B8B">
        <w:rPr>
          <w:rFonts w:ascii="Times New Roman" w:eastAsia="Times New Roman" w:hAnsi="Times New Roman" w:cs="Times New Roman"/>
          <w:sz w:val="24"/>
          <w:szCs w:val="24"/>
        </w:rPr>
        <w:t xml:space="preserve"> makanan ringan sederhana. Aku rendamnya pakai air biasa. Takut asin kalau pakai garam. Kalau kentang goreng biasa baru aku rendam pakai garam. Biasanya untuk taburan keripik kentang adalah bumbu bubuk. Kaya rasa balado, bbq, keju, sesuai selera. Aku biasa pakai yang dari merk indofood. Tapi foto diatas itu bumbu beli di pasar karena di rumah habis. Mari yang ingin coba resepnya bunda yuni aris.</w:t>
      </w:r>
    </w:p>
    <w:p w:rsidR="00E30B8B" w:rsidRPr="00E30B8B" w:rsidRDefault="00E30B8B" w:rsidP="00E30B8B">
      <w:pPr>
        <w:spacing w:after="0" w:line="240" w:lineRule="auto"/>
        <w:jc w:val="both"/>
        <w:rPr>
          <w:rFonts w:ascii="Times New Roman" w:eastAsia="Times New Roman" w:hAnsi="Times New Roman" w:cs="Times New Roman"/>
          <w:sz w:val="24"/>
          <w:szCs w:val="24"/>
        </w:rPr>
      </w:pP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4DBB8459" wp14:editId="2DD13C39">
            <wp:extent cx="1905000" cy="3028950"/>
            <wp:effectExtent l="0" t="0" r="0" b="0"/>
            <wp:docPr id="62" name="Picture 62" descr="http://1.bp.blogspot.com/-FT-Ncy2idj8/VKEaXjBXZ9I/AAAAAAAADuQ/k-tmNgQ4rjo/s1600/kripik%2Bkentang.jpg">
              <a:hlinkClick xmlns:a="http://schemas.openxmlformats.org/drawingml/2006/main" r:id="rId2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descr="http://1.bp.blogspot.com/-FT-Ncy2idj8/VKEaXjBXZ9I/AAAAAAAADuQ/k-tmNgQ4rjo/s1600/kripik%2Bkentang.jpg">
                      <a:hlinkClick r:id="rId271"/>
                    </pic:cNvPr>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905000" cy="3028950"/>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color w:val="0000FF"/>
          <w:sz w:val="36"/>
          <w:szCs w:val="36"/>
        </w:rPr>
        <w:t>Resep Keripik Kentang</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w:t>
      </w:r>
    </w:p>
    <w:p w:rsidR="00E30B8B" w:rsidRPr="00E30B8B" w:rsidRDefault="00E30B8B" w:rsidP="00E9656D">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kentang</w:t>
      </w:r>
    </w:p>
    <w:p w:rsidR="00E30B8B" w:rsidRPr="00E30B8B" w:rsidRDefault="00E30B8B" w:rsidP="00E9656D">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minyak</w:t>
      </w:r>
    </w:p>
    <w:p w:rsidR="00E30B8B" w:rsidRPr="00E30B8B" w:rsidRDefault="00E30B8B" w:rsidP="00E9656D">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Bumbu bubuk rasa apa aja</w:t>
      </w:r>
    </w:p>
    <w:p w:rsidR="00E30B8B" w:rsidRPr="00E30B8B" w:rsidRDefault="00E30B8B" w:rsidP="00E30B8B">
      <w:pPr>
        <w:spacing w:before="100" w:beforeAutospacing="1" w:after="100" w:afterAutospacing="1" w:line="240" w:lineRule="auto"/>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Cara Membuat Keripik Kentang</w:t>
      </w:r>
    </w:p>
    <w:p w:rsidR="00E30B8B" w:rsidRPr="00E30B8B" w:rsidRDefault="00E30B8B" w:rsidP="00E9656D">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Kupas kentang iris tipis-tipis lalu cuci bersih.</w:t>
      </w:r>
    </w:p>
    <w:p w:rsidR="00E30B8B" w:rsidRPr="00E30B8B" w:rsidRDefault="00E30B8B" w:rsidP="00E9656D">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Goreng dalam minyak banyak dan api kecil. Goreng sampai kering, tiriskan.</w:t>
      </w:r>
    </w:p>
    <w:p w:rsidR="00E30B8B" w:rsidRPr="00E30B8B" w:rsidRDefault="00E30B8B" w:rsidP="00E9656D">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Taburi bumbu sesuai selera.</w:t>
      </w:r>
    </w:p>
    <w:p w:rsidR="00E30B8B" w:rsidRDefault="00E30B8B" w:rsidP="00E30B8B">
      <w:pPr>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Bagi yang ingin membuat bumbu tabur sendiri bisa melihat di </w:t>
      </w:r>
      <w:hyperlink r:id="rId273" w:history="1">
        <w:r w:rsidRPr="00E30B8B">
          <w:rPr>
            <w:rFonts w:ascii="Times New Roman" w:eastAsia="Times New Roman" w:hAnsi="Times New Roman" w:cs="Times New Roman"/>
            <w:b/>
            <w:bCs/>
            <w:color w:val="0000FF"/>
            <w:sz w:val="24"/>
            <w:szCs w:val="24"/>
            <w:u w:val="single"/>
          </w:rPr>
          <w:t>Cara Membuat  Keripik Kentang Bumbu Tabur Sendiri</w:t>
        </w:r>
      </w:hyperlink>
      <w:r w:rsidRPr="00E30B8B">
        <w:rPr>
          <w:rFonts w:ascii="Times New Roman" w:eastAsia="Times New Roman" w:hAnsi="Times New Roman" w:cs="Times New Roman"/>
          <w:sz w:val="24"/>
          <w:szCs w:val="24"/>
        </w:rPr>
        <w:t>.</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Selamat bermasak masak ria bunda cantik. Akuu mau setor nich </w:t>
      </w:r>
      <w:hyperlink r:id="rId274" w:history="1">
        <w:r w:rsidRPr="00E30B8B">
          <w:rPr>
            <w:rFonts w:ascii="Times New Roman" w:eastAsia="Times New Roman" w:hAnsi="Times New Roman" w:cs="Times New Roman"/>
            <w:b/>
            <w:bCs/>
            <w:color w:val="0000FF"/>
            <w:sz w:val="24"/>
            <w:szCs w:val="24"/>
            <w:u w:val="single"/>
          </w:rPr>
          <w:t>cupcake</w:t>
        </w:r>
      </w:hyperlink>
      <w:r w:rsidRPr="00E30B8B">
        <w:rPr>
          <w:rFonts w:ascii="Times New Roman" w:eastAsia="Times New Roman" w:hAnsi="Times New Roman" w:cs="Times New Roman"/>
          <w:sz w:val="24"/>
          <w:szCs w:val="24"/>
        </w:rPr>
        <w:t xml:space="preserve"> ukuran kecil mungil bersama pie susu plus karamel. Resep cupcake ukuran kecil ini berhasil hasil kerja praktek Mamah Ebod yang kemudian di bagikan kepada pengunjung setia </w:t>
      </w:r>
      <w:hyperlink r:id="rId275" w:history="1">
        <w:r w:rsidRPr="00E30B8B">
          <w:rPr>
            <w:rFonts w:ascii="Times New Roman" w:eastAsia="Times New Roman" w:hAnsi="Times New Roman" w:cs="Times New Roman"/>
            <w:b/>
            <w:bCs/>
            <w:color w:val="0000FF"/>
            <w:sz w:val="24"/>
            <w:szCs w:val="24"/>
            <w:u w:val="single"/>
          </w:rPr>
          <w:t>buat resep</w:t>
        </w:r>
      </w:hyperlink>
      <w:r w:rsidRPr="00E30B8B">
        <w:rPr>
          <w:rFonts w:ascii="Times New Roman" w:eastAsia="Times New Roman" w:hAnsi="Times New Roman" w:cs="Times New Roman"/>
          <w:sz w:val="24"/>
          <w:szCs w:val="24"/>
        </w:rPr>
        <w:t>.</w:t>
      </w:r>
    </w:p>
    <w:p w:rsidR="00E30B8B" w:rsidRPr="00E30B8B" w:rsidRDefault="00E30B8B" w:rsidP="00E30B8B">
      <w:pPr>
        <w:spacing w:after="0" w:line="240" w:lineRule="auto"/>
        <w:jc w:val="both"/>
        <w:rPr>
          <w:rFonts w:ascii="Times New Roman" w:eastAsia="Times New Roman" w:hAnsi="Times New Roman" w:cs="Times New Roman"/>
          <w:sz w:val="24"/>
          <w:szCs w:val="24"/>
        </w:rPr>
      </w:pP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4F003424" wp14:editId="55DD3653">
            <wp:extent cx="3048000" cy="2266950"/>
            <wp:effectExtent l="0" t="0" r="0" b="0"/>
            <wp:docPr id="63" name="Picture 63" descr="http://3.bp.blogspot.com/-0kfPeFrlAEc/VFQ3hNq_bKI/AAAAAAAABfQ/WcRBvTjZgaA/s1600/cupcake%2Bmini.jpg">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http://3.bp.blogspot.com/-0kfPeFrlAEc/VFQ3hNq_bKI/AAAAAAAABfQ/WcRBvTjZgaA/s1600/cupcake%2Bmini.jpg">
                      <a:hlinkClick r:id="rId276"/>
                    </pic:cNvP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048000" cy="2266950"/>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Resep Cupcake Pie Susu</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 cupcake</w:t>
      </w:r>
    </w:p>
    <w:p w:rsidR="00E30B8B" w:rsidRPr="00E30B8B" w:rsidRDefault="00E30B8B" w:rsidP="00E9656D">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3 telur ayam</w:t>
      </w:r>
    </w:p>
    <w:p w:rsidR="00E30B8B" w:rsidRPr="00E30B8B" w:rsidRDefault="00E30B8B" w:rsidP="00E9656D">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1/2 gls minyak goreng</w:t>
      </w:r>
    </w:p>
    <w:p w:rsidR="00E30B8B" w:rsidRPr="00E30B8B" w:rsidRDefault="00E30B8B" w:rsidP="00E9656D">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gelas susu segar</w:t>
      </w:r>
    </w:p>
    <w:p w:rsidR="00E30B8B" w:rsidRPr="00E30B8B" w:rsidRDefault="00E30B8B" w:rsidP="00E9656D">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1/2 gls tepung terigu</w:t>
      </w:r>
    </w:p>
    <w:p w:rsidR="00E30B8B" w:rsidRPr="00E30B8B" w:rsidRDefault="00E30B8B" w:rsidP="00E9656D">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gls gula pasir</w:t>
      </w:r>
    </w:p>
    <w:p w:rsidR="00E30B8B" w:rsidRPr="00E30B8B" w:rsidRDefault="00E30B8B" w:rsidP="00E9656D">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 sdt vanilla</w:t>
      </w:r>
    </w:p>
    <w:p w:rsidR="00E30B8B" w:rsidRPr="00E30B8B" w:rsidRDefault="00E30B8B" w:rsidP="00E9656D">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3 sdt baking powder</w:t>
      </w:r>
    </w:p>
    <w:p w:rsidR="00E30B8B" w:rsidRPr="00E30B8B" w:rsidRDefault="00E30B8B" w:rsidP="00E30B8B">
      <w:pPr>
        <w:spacing w:before="100" w:beforeAutospacing="1" w:after="100" w:afterAutospacing="1" w:line="240" w:lineRule="auto"/>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color w:val="0000FF"/>
          <w:sz w:val="36"/>
          <w:szCs w:val="36"/>
        </w:rPr>
        <w:t>Cara Membuat Cupcake</w:t>
      </w:r>
    </w:p>
    <w:p w:rsidR="00E30B8B" w:rsidRPr="00E30B8B" w:rsidRDefault="00E30B8B" w:rsidP="00E9656D">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Pertama panaskan oven trlebih dahulu dengan suhu 160 cc.</w:t>
      </w:r>
    </w:p>
    <w:p w:rsidR="00E30B8B" w:rsidRPr="00E30B8B" w:rsidRDefault="00E30B8B" w:rsidP="00E9656D">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Siapkan cetakan cupcake berisi keretas cake mini.</w:t>
      </w:r>
    </w:p>
    <w:p w:rsidR="00E30B8B" w:rsidRPr="00E30B8B" w:rsidRDefault="00E30B8B" w:rsidP="00E9656D">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Kocok telur bersama gula sampai berbusa terus campurkan minyak kocok rata campurkan vanilla, baking powder dan terigu yang sudah diayak terlebih dahulu, kocok perlahan lahan sambil menuangkan susu sedikit demi sedikit jika adonan sudah pas ngentalnya berhenti menuangkan susu dan kocok hingga tercampur dengan kecepatan mixser tinggi.</w:t>
      </w:r>
    </w:p>
    <w:p w:rsidR="00E30B8B" w:rsidRPr="00E30B8B" w:rsidRDefault="00E30B8B" w:rsidP="00E9656D">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Sesudah itu tuangkan adonan kecetakan cupcake dengan menggunakan skup es cream bila punya, ingat ya bund ngisi adonannya jangan sampai penuh.</w:t>
      </w:r>
    </w:p>
    <w:p w:rsidR="00E30B8B" w:rsidRPr="00E30B8B" w:rsidRDefault="00E30B8B" w:rsidP="00E9656D">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Kemudian panggang selama 15 menit, untuk topingnya sesuka bunda saja.</w:t>
      </w:r>
    </w:p>
    <w:p w:rsidR="00E30B8B" w:rsidRPr="00E30B8B" w:rsidRDefault="003A1107" w:rsidP="00E30B8B">
      <w:pPr>
        <w:spacing w:after="0" w:line="240" w:lineRule="auto"/>
        <w:jc w:val="both"/>
        <w:rPr>
          <w:rFonts w:ascii="Times New Roman" w:eastAsia="Times New Roman" w:hAnsi="Times New Roman" w:cs="Times New Roman"/>
          <w:sz w:val="24"/>
          <w:szCs w:val="24"/>
        </w:rPr>
      </w:pPr>
      <w:hyperlink r:id="rId278" w:history="1">
        <w:r w:rsidR="00E30B8B" w:rsidRPr="00E30B8B">
          <w:rPr>
            <w:rFonts w:ascii="Times New Roman" w:eastAsia="Times New Roman" w:hAnsi="Times New Roman" w:cs="Times New Roman"/>
            <w:b/>
            <w:bCs/>
            <w:color w:val="0000FF"/>
            <w:sz w:val="24"/>
            <w:szCs w:val="24"/>
            <w:u w:val="single"/>
          </w:rPr>
          <w:t>Roti bakar manis</w:t>
        </w:r>
      </w:hyperlink>
      <w:r w:rsidR="00E30B8B" w:rsidRPr="00E30B8B">
        <w:rPr>
          <w:rFonts w:ascii="Times New Roman" w:eastAsia="Times New Roman" w:hAnsi="Times New Roman" w:cs="Times New Roman"/>
          <w:sz w:val="24"/>
          <w:szCs w:val="24"/>
        </w:rPr>
        <w:t xml:space="preserve"> bisa juga buat di jual. Satunya Rp.1000 murah meriah. Kalau saya sekalian buat usaha kecil kecilan di rumah. Roti dengan rasa manis ini di jual di warung warung sekitar komplek, lumayan bun. Saat membuat adonan roti bakar yang saya gunakan mixer biasa. Yang biasany bikin bolu itu mixer tangan. Kalau bikin roti baknya pakai baskom sendiri soalnya gak bisa di tinggal. Harus pakai tangan dan harus sampai kalis. Itu gak pakai olesan tapi kalau bunda mau gunain juga tidak masalah. Lebih mengkilap hasilnya, olesannya pakai telor sebelum di oven. Saya panggang pakai oven biasa namanya oven bima itu.</w:t>
      </w:r>
    </w:p>
    <w:p w:rsidR="00E30B8B" w:rsidRPr="00E30B8B" w:rsidRDefault="00E30B8B" w:rsidP="00E30B8B">
      <w:pPr>
        <w:spacing w:after="0" w:line="240" w:lineRule="auto"/>
        <w:jc w:val="both"/>
        <w:rPr>
          <w:rFonts w:ascii="Times New Roman" w:eastAsia="Times New Roman" w:hAnsi="Times New Roman" w:cs="Times New Roman"/>
          <w:sz w:val="24"/>
          <w:szCs w:val="24"/>
        </w:rPr>
      </w:pP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Coba juga: </w:t>
      </w:r>
      <w:hyperlink r:id="rId279" w:history="1">
        <w:r w:rsidRPr="00E30B8B">
          <w:rPr>
            <w:rFonts w:ascii="Times New Roman" w:eastAsia="Times New Roman" w:hAnsi="Times New Roman" w:cs="Times New Roman"/>
            <w:b/>
            <w:bCs/>
            <w:color w:val="0000FF"/>
            <w:sz w:val="24"/>
            <w:szCs w:val="24"/>
            <w:u w:val="single"/>
          </w:rPr>
          <w:t>Cara Membuat Roti Goreng</w:t>
        </w:r>
      </w:hyperlink>
    </w:p>
    <w:p w:rsidR="00E30B8B" w:rsidRPr="00E30B8B" w:rsidRDefault="00E30B8B" w:rsidP="00E30B8B">
      <w:pPr>
        <w:spacing w:after="0" w:line="240" w:lineRule="auto"/>
        <w:jc w:val="both"/>
        <w:rPr>
          <w:rFonts w:ascii="Times New Roman" w:eastAsia="Times New Roman" w:hAnsi="Times New Roman" w:cs="Times New Roman"/>
          <w:sz w:val="24"/>
          <w:szCs w:val="24"/>
        </w:rPr>
      </w:pP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2279E18D" wp14:editId="38CE9811">
            <wp:extent cx="2381250" cy="3048000"/>
            <wp:effectExtent l="0" t="0" r="0" b="0"/>
            <wp:docPr id="64" name="Picture 64" descr="http://3.bp.blogspot.com/-fqeuCUgW6go/VMDVPyPtOMI/AAAAAAAAEKE/qJPVYCn8o18/s1600/roti%2Bbakar.jpg">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descr="http://3.bp.blogspot.com/-fqeuCUgW6go/VMDVPyPtOMI/AAAAAAAAEKE/qJPVYCn8o18/s1600/roti%2Bbakar.jpg">
                      <a:hlinkClick r:id="rId280"/>
                    </pic:cNvPr>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2381250" cy="3048000"/>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color w:val="0000FF"/>
          <w:sz w:val="36"/>
          <w:szCs w:val="36"/>
        </w:rPr>
        <w:t>Resep Roti Bakar Manis</w:t>
      </w:r>
    </w:p>
    <w:p w:rsidR="00E30B8B" w:rsidRPr="00E30B8B" w:rsidRDefault="00E30B8B" w:rsidP="00E9656D">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kg terigu cakra</w:t>
      </w:r>
    </w:p>
    <w:p w:rsidR="00E30B8B" w:rsidRPr="00E30B8B" w:rsidRDefault="00E30B8B" w:rsidP="00E9656D">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 butir telor</w:t>
      </w:r>
    </w:p>
    <w:p w:rsidR="00E30B8B" w:rsidRPr="00E30B8B" w:rsidRDefault="00E30B8B" w:rsidP="00E9656D">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1/4 gula pasir</w:t>
      </w:r>
    </w:p>
    <w:p w:rsidR="00E30B8B" w:rsidRPr="00E30B8B" w:rsidRDefault="00E30B8B" w:rsidP="00E9656D">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200 gr mentega</w:t>
      </w:r>
    </w:p>
    <w:p w:rsidR="00E30B8B" w:rsidRPr="00E30B8B" w:rsidRDefault="00E30B8B" w:rsidP="00E9656D">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 saset permipan</w:t>
      </w:r>
    </w:p>
    <w:p w:rsidR="00E30B8B" w:rsidRPr="00E30B8B" w:rsidRDefault="00E30B8B" w:rsidP="00E9656D">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sendok bred improper</w:t>
      </w:r>
    </w:p>
    <w:p w:rsidR="00E30B8B" w:rsidRPr="00E30B8B" w:rsidRDefault="00E30B8B" w:rsidP="00E9656D">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air</w:t>
      </w:r>
    </w:p>
    <w:p w:rsidR="00E30B8B" w:rsidRPr="00E30B8B" w:rsidRDefault="00E30B8B" w:rsidP="00E30B8B">
      <w:pPr>
        <w:spacing w:before="100" w:beforeAutospacing="1" w:after="100" w:afterAutospacing="1" w:line="240" w:lineRule="auto"/>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Cara Membuat Roti Bakar</w:t>
      </w:r>
    </w:p>
    <w:p w:rsidR="00E30B8B" w:rsidRPr="00E30B8B" w:rsidRDefault="00E30B8B" w:rsidP="00E9656D">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Terigu, permipan dan bred improper, di aduk satu lagi.</w:t>
      </w:r>
    </w:p>
    <w:p w:rsidR="00E30B8B" w:rsidRPr="00E30B8B" w:rsidRDefault="00E30B8B" w:rsidP="00E9656D">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Air, gula sama telor di campur.</w:t>
      </w:r>
    </w:p>
    <w:p w:rsidR="00E30B8B" w:rsidRPr="00E30B8B" w:rsidRDefault="00E30B8B" w:rsidP="00E9656D">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Nah baru adukan terigu sama adukan air di masukin sedikit sedikit.</w:t>
      </w:r>
    </w:p>
    <w:p w:rsidR="00E30B8B" w:rsidRPr="00E30B8B" w:rsidRDefault="00E30B8B" w:rsidP="00E9656D">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Baru masukkan margarin, aduk pakai mixer kecepatan sedang sampai kalis (gak nempel di tangan) biasanya itu 1/2 jam.</w:t>
      </w:r>
    </w:p>
    <w:p w:rsidR="00E30B8B" w:rsidRPr="00E30B8B" w:rsidRDefault="00E30B8B" w:rsidP="00E9656D">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Nah kalau sudah tidak menempel baru uleni.</w:t>
      </w:r>
    </w:p>
    <w:p w:rsidR="00E30B8B" w:rsidRPr="00E30B8B" w:rsidRDefault="00E30B8B" w:rsidP="00E9656D">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Masukkan isi sesuai selera, bisa selai rasa strowbery, coklat ataupun selai nanas. Biasanya 1 kg itu dapat 60 bji roti.</w:t>
      </w:r>
    </w:p>
    <w:p w:rsidR="00E30B8B" w:rsidRDefault="00E30B8B" w:rsidP="00E30B8B">
      <w:pPr>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Bagai belum tahu bahan 1 ini, bred improper tuh bentuknya bubuk halus. Fungsinya buat pengempuk roti. Adanya di toko bahan kue atau toko plastik. Kalau di kota saya merknya </w:t>
      </w:r>
      <w:r w:rsidRPr="00E30B8B">
        <w:rPr>
          <w:rFonts w:ascii="Times New Roman" w:eastAsia="Times New Roman" w:hAnsi="Times New Roman" w:cs="Times New Roman"/>
          <w:sz w:val="24"/>
          <w:szCs w:val="24"/>
        </w:rPr>
        <w:lastRenderedPageBreak/>
        <w:t>bakrine flus. Perlu diketahui roti ini adalah resep dari bunda tita juita, kita doakan dagangannya makin laris manis.</w:t>
      </w:r>
    </w:p>
    <w:p w:rsidR="00E30B8B" w:rsidRPr="00E30B8B" w:rsidRDefault="00E30B8B" w:rsidP="00E30B8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684" w:name="1544224339666896239"/>
      <w:bookmarkEnd w:id="684"/>
      <w:r w:rsidRPr="00E30B8B">
        <w:rPr>
          <w:rFonts w:ascii="Times New Roman" w:eastAsia="Times New Roman" w:hAnsi="Times New Roman" w:cs="Times New Roman"/>
          <w:b/>
          <w:bCs/>
          <w:kern w:val="36"/>
          <w:sz w:val="48"/>
          <w:szCs w:val="48"/>
        </w:rPr>
        <w:t xml:space="preserve">Resep Roti Coklat Keju </w:t>
      </w:r>
    </w:p>
    <w:p w:rsidR="00E30B8B" w:rsidRPr="00E30B8B" w:rsidRDefault="00E30B8B" w:rsidP="00E30B8B">
      <w:pPr>
        <w:spacing w:after="0" w:line="240" w:lineRule="auto"/>
        <w:jc w:val="both"/>
        <w:rPr>
          <w:ins w:id="685" w:author="Unknown"/>
          <w:rFonts w:ascii="Times New Roman" w:eastAsia="Times New Roman" w:hAnsi="Times New Roman" w:cs="Times New Roman"/>
          <w:sz w:val="24"/>
          <w:szCs w:val="24"/>
        </w:rPr>
      </w:pPr>
      <w:proofErr w:type="gramStart"/>
      <w:ins w:id="686" w:author="Unknown">
        <w:r w:rsidRPr="00E30B8B">
          <w:rPr>
            <w:rFonts w:ascii="Times New Roman" w:eastAsia="Times New Roman" w:hAnsi="Times New Roman" w:cs="Times New Roman"/>
            <w:sz w:val="24"/>
            <w:szCs w:val="24"/>
          </w:rPr>
          <w:t xml:space="preserve">Dibalik kenikmatan </w:t>
        </w:r>
        <w:r w:rsidRPr="00E30B8B">
          <w:rPr>
            <w:rFonts w:ascii="Times New Roman" w:eastAsia="Times New Roman" w:hAnsi="Times New Roman" w:cs="Times New Roman"/>
            <w:sz w:val="24"/>
            <w:szCs w:val="24"/>
          </w:rPr>
          <w:fldChar w:fldCharType="begin"/>
        </w:r>
        <w:r w:rsidRPr="00E30B8B">
          <w:rPr>
            <w:rFonts w:ascii="Times New Roman" w:eastAsia="Times New Roman" w:hAnsi="Times New Roman" w:cs="Times New Roman"/>
            <w:sz w:val="24"/>
            <w:szCs w:val="24"/>
          </w:rPr>
          <w:instrText xml:space="preserve"> HYPERLINK "http://buatresep.blogspot.com/2014/07/resep-roti-coklat-keju.html" </w:instrText>
        </w:r>
        <w:r w:rsidRPr="00E30B8B">
          <w:rPr>
            <w:rFonts w:ascii="Times New Roman" w:eastAsia="Times New Roman" w:hAnsi="Times New Roman" w:cs="Times New Roman"/>
            <w:sz w:val="24"/>
            <w:szCs w:val="24"/>
          </w:rPr>
          <w:fldChar w:fldCharType="separate"/>
        </w:r>
        <w:r w:rsidRPr="00E30B8B">
          <w:rPr>
            <w:rFonts w:ascii="Times New Roman" w:eastAsia="Times New Roman" w:hAnsi="Times New Roman" w:cs="Times New Roman"/>
            <w:b/>
            <w:bCs/>
            <w:color w:val="0000FF"/>
            <w:sz w:val="24"/>
            <w:szCs w:val="24"/>
            <w:u w:val="single"/>
          </w:rPr>
          <w:t>Resep Roti Coklat Keju</w:t>
        </w:r>
        <w:r w:rsidRPr="00E30B8B">
          <w:rPr>
            <w:rFonts w:ascii="Times New Roman" w:eastAsia="Times New Roman" w:hAnsi="Times New Roman" w:cs="Times New Roman"/>
            <w:sz w:val="24"/>
            <w:szCs w:val="24"/>
          </w:rPr>
          <w:fldChar w:fldCharType="end"/>
        </w:r>
        <w:r w:rsidRPr="00E30B8B">
          <w:rPr>
            <w:rFonts w:ascii="Times New Roman" w:eastAsia="Times New Roman" w:hAnsi="Times New Roman" w:cs="Times New Roman"/>
            <w:sz w:val="24"/>
            <w:szCs w:val="24"/>
          </w:rPr>
          <w:t xml:space="preserve"> masih ada temen saya yang bingung.</w:t>
        </w:r>
        <w:proofErr w:type="gramEnd"/>
        <w:r w:rsidRPr="00E30B8B">
          <w:rPr>
            <w:rFonts w:ascii="Times New Roman" w:eastAsia="Times New Roman" w:hAnsi="Times New Roman" w:cs="Times New Roman"/>
            <w:sz w:val="24"/>
            <w:szCs w:val="24"/>
          </w:rPr>
          <w:t xml:space="preserve"> Gini pertanyaannya " Maaf bun kok gula pasirnya 2kl 2 sdm sama 1/4 sdt jd mana yg betul bun" Nah begini bun saya jelaskan. Yang 1/4 sdt itu untuk dicampurkan ke Fermipan dan air hangat supaya raginya nya mengembang bagus. Kalo yg 2sdm untuk dicampurkan ke terigunya. Tapi nantinya sama-sama jadi 1 adonan. Fungsinya gula di masukan sedikit ke campuran air dan Fermipan supaya kalau </w:t>
        </w:r>
        <w:r w:rsidRPr="00E30B8B">
          <w:rPr>
            <w:rFonts w:ascii="Times New Roman" w:eastAsia="Times New Roman" w:hAnsi="Times New Roman" w:cs="Times New Roman"/>
            <w:b/>
            <w:bCs/>
            <w:sz w:val="24"/>
            <w:szCs w:val="24"/>
          </w:rPr>
          <w:t>Roti Coklat Keju</w:t>
        </w:r>
        <w:r w:rsidRPr="00E30B8B">
          <w:rPr>
            <w:rFonts w:ascii="Times New Roman" w:eastAsia="Times New Roman" w:hAnsi="Times New Roman" w:cs="Times New Roman"/>
            <w:sz w:val="24"/>
            <w:szCs w:val="24"/>
          </w:rPr>
          <w:t xml:space="preserve"> sudah matang rotinya tidak bau asem dan dapat bertahan lama.</w:t>
        </w:r>
      </w:ins>
    </w:p>
    <w:p w:rsidR="00E30B8B" w:rsidRPr="00E30B8B" w:rsidRDefault="00E30B8B" w:rsidP="00E30B8B">
      <w:pPr>
        <w:spacing w:after="0" w:line="240" w:lineRule="auto"/>
        <w:jc w:val="center"/>
        <w:rPr>
          <w:ins w:id="687"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68ACA6B4" wp14:editId="42844220">
            <wp:extent cx="3048000" cy="3048000"/>
            <wp:effectExtent l="0" t="0" r="0" b="0"/>
            <wp:docPr id="65" name="Picture 65" descr="Resep Roti Coklat Keju">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descr="Resep Roti Coklat Keju">
                      <a:hlinkClick r:id="rId282"/>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30B8B" w:rsidRPr="00E30B8B" w:rsidRDefault="00E30B8B" w:rsidP="00E30B8B">
      <w:pPr>
        <w:spacing w:after="0" w:line="240" w:lineRule="auto"/>
        <w:jc w:val="both"/>
        <w:rPr>
          <w:ins w:id="688" w:author="Unknown"/>
          <w:rFonts w:ascii="Times New Roman" w:eastAsia="Times New Roman" w:hAnsi="Times New Roman" w:cs="Times New Roman"/>
          <w:sz w:val="24"/>
          <w:szCs w:val="24"/>
        </w:rPr>
      </w:pPr>
    </w:p>
    <w:p w:rsidR="00E30B8B" w:rsidRPr="00E30B8B" w:rsidRDefault="00E30B8B" w:rsidP="00E30B8B">
      <w:pPr>
        <w:spacing w:after="0" w:line="240" w:lineRule="auto"/>
        <w:jc w:val="both"/>
        <w:rPr>
          <w:ins w:id="689" w:author="Unknown"/>
          <w:rFonts w:ascii="Times New Roman" w:eastAsia="Times New Roman" w:hAnsi="Times New Roman" w:cs="Times New Roman"/>
          <w:sz w:val="24"/>
          <w:szCs w:val="24"/>
        </w:rPr>
      </w:pPr>
      <w:ins w:id="690" w:author="Unknown">
        <w:r w:rsidRPr="00E30B8B">
          <w:rPr>
            <w:rFonts w:ascii="Times New Roman" w:eastAsia="Times New Roman" w:hAnsi="Times New Roman" w:cs="Times New Roman"/>
            <w:sz w:val="24"/>
            <w:szCs w:val="24"/>
          </w:rPr>
          <w:t>Resep Roti lainnya yang bisa anda coba adalah:</w:t>
        </w:r>
      </w:ins>
    </w:p>
    <w:p w:rsidR="00E30B8B" w:rsidRPr="00E30B8B" w:rsidRDefault="00E30B8B" w:rsidP="00E30B8B">
      <w:pPr>
        <w:spacing w:after="100" w:line="240" w:lineRule="auto"/>
        <w:rPr>
          <w:ins w:id="691" w:author="Unknown"/>
          <w:rFonts w:ascii="Times New Roman" w:eastAsia="Times New Roman" w:hAnsi="Times New Roman" w:cs="Times New Roman"/>
          <w:sz w:val="24"/>
          <w:szCs w:val="24"/>
        </w:rPr>
      </w:pPr>
      <w:ins w:id="692" w:author="Unknown">
        <w:r w:rsidRPr="00E30B8B">
          <w:rPr>
            <w:rFonts w:ascii="Times New Roman" w:eastAsia="Times New Roman" w:hAnsi="Times New Roman" w:cs="Times New Roman"/>
            <w:sz w:val="24"/>
            <w:szCs w:val="24"/>
          </w:rPr>
          <w:fldChar w:fldCharType="begin"/>
        </w:r>
        <w:r w:rsidRPr="00E30B8B">
          <w:rPr>
            <w:rFonts w:ascii="Times New Roman" w:eastAsia="Times New Roman" w:hAnsi="Times New Roman" w:cs="Times New Roman"/>
            <w:sz w:val="24"/>
            <w:szCs w:val="24"/>
          </w:rPr>
          <w:instrText xml:space="preserve"> HYPERLINK "http://buatresep.blogspot.com/2014/06/resep-roti-gabin-isi-perkedel.html" </w:instrText>
        </w:r>
        <w:r w:rsidRPr="00E30B8B">
          <w:rPr>
            <w:rFonts w:ascii="Times New Roman" w:eastAsia="Times New Roman" w:hAnsi="Times New Roman" w:cs="Times New Roman"/>
            <w:sz w:val="24"/>
            <w:szCs w:val="24"/>
          </w:rPr>
          <w:fldChar w:fldCharType="separate"/>
        </w:r>
        <w:r w:rsidRPr="00E30B8B">
          <w:rPr>
            <w:rFonts w:ascii="Times New Roman" w:eastAsia="Times New Roman" w:hAnsi="Times New Roman" w:cs="Times New Roman"/>
            <w:b/>
            <w:bCs/>
            <w:color w:val="0000FF"/>
            <w:sz w:val="24"/>
            <w:szCs w:val="24"/>
            <w:u w:val="single"/>
          </w:rPr>
          <w:t>Resep Roti Gabin Isi Perkedel</w:t>
        </w:r>
        <w:r w:rsidRPr="00E30B8B">
          <w:rPr>
            <w:rFonts w:ascii="Times New Roman" w:eastAsia="Times New Roman" w:hAnsi="Times New Roman" w:cs="Times New Roman"/>
            <w:sz w:val="24"/>
            <w:szCs w:val="24"/>
          </w:rPr>
          <w:fldChar w:fldCharType="end"/>
        </w:r>
        <w:r w:rsidRPr="00E30B8B">
          <w:rPr>
            <w:rFonts w:ascii="Times New Roman" w:eastAsia="Times New Roman" w:hAnsi="Times New Roman" w:cs="Times New Roman"/>
            <w:sz w:val="24"/>
            <w:szCs w:val="24"/>
          </w:rPr>
          <w:t xml:space="preserve"> </w:t>
        </w:r>
      </w:ins>
    </w:p>
    <w:p w:rsidR="00E30B8B" w:rsidRPr="00E30B8B" w:rsidRDefault="00E30B8B" w:rsidP="00E30B8B">
      <w:pPr>
        <w:spacing w:after="100" w:line="240" w:lineRule="auto"/>
        <w:jc w:val="both"/>
        <w:rPr>
          <w:ins w:id="693" w:author="Unknown"/>
          <w:rFonts w:ascii="Times New Roman" w:eastAsia="Times New Roman" w:hAnsi="Times New Roman" w:cs="Times New Roman"/>
          <w:sz w:val="24"/>
          <w:szCs w:val="24"/>
        </w:rPr>
      </w:pPr>
      <w:ins w:id="694" w:author="Unknown">
        <w:r w:rsidRPr="00E30B8B">
          <w:rPr>
            <w:rFonts w:ascii="Times New Roman" w:eastAsia="Times New Roman" w:hAnsi="Times New Roman" w:cs="Times New Roman"/>
            <w:sz w:val="24"/>
            <w:szCs w:val="24"/>
          </w:rPr>
          <w:fldChar w:fldCharType="begin"/>
        </w:r>
        <w:r w:rsidRPr="00E30B8B">
          <w:rPr>
            <w:rFonts w:ascii="Times New Roman" w:eastAsia="Times New Roman" w:hAnsi="Times New Roman" w:cs="Times New Roman"/>
            <w:sz w:val="24"/>
            <w:szCs w:val="24"/>
          </w:rPr>
          <w:instrText xml:space="preserve"> HYPERLINK "http://buatresep.blogspot.com/2014/06/resep-roti-mini-manis.html" </w:instrText>
        </w:r>
        <w:r w:rsidRPr="00E30B8B">
          <w:rPr>
            <w:rFonts w:ascii="Times New Roman" w:eastAsia="Times New Roman" w:hAnsi="Times New Roman" w:cs="Times New Roman"/>
            <w:sz w:val="24"/>
            <w:szCs w:val="24"/>
          </w:rPr>
          <w:fldChar w:fldCharType="separate"/>
        </w:r>
        <w:r w:rsidRPr="00E30B8B">
          <w:rPr>
            <w:rFonts w:ascii="Times New Roman" w:eastAsia="Times New Roman" w:hAnsi="Times New Roman" w:cs="Times New Roman"/>
            <w:b/>
            <w:bCs/>
            <w:color w:val="0000FF"/>
            <w:sz w:val="24"/>
            <w:szCs w:val="24"/>
            <w:u w:val="single"/>
          </w:rPr>
          <w:t>Resep Roti Mini Manis</w:t>
        </w:r>
        <w:r w:rsidRPr="00E30B8B">
          <w:rPr>
            <w:rFonts w:ascii="Times New Roman" w:eastAsia="Times New Roman" w:hAnsi="Times New Roman" w:cs="Times New Roman"/>
            <w:sz w:val="24"/>
            <w:szCs w:val="24"/>
          </w:rPr>
          <w:fldChar w:fldCharType="end"/>
        </w:r>
      </w:ins>
    </w:p>
    <w:p w:rsidR="00E30B8B" w:rsidRPr="00E30B8B" w:rsidRDefault="00E30B8B" w:rsidP="00E30B8B">
      <w:pPr>
        <w:spacing w:before="100" w:beforeAutospacing="1" w:after="100" w:afterAutospacing="1" w:line="240" w:lineRule="auto"/>
        <w:jc w:val="both"/>
        <w:outlineLvl w:val="1"/>
        <w:rPr>
          <w:ins w:id="695" w:author="Unknown"/>
          <w:rFonts w:ascii="Times New Roman" w:eastAsia="Times New Roman" w:hAnsi="Times New Roman" w:cs="Times New Roman"/>
          <w:b/>
          <w:bCs/>
          <w:sz w:val="36"/>
          <w:szCs w:val="36"/>
        </w:rPr>
      </w:pPr>
      <w:ins w:id="696" w:author="Unknown">
        <w:r w:rsidRPr="00E30B8B">
          <w:rPr>
            <w:rFonts w:ascii="Times New Roman" w:eastAsia="Times New Roman" w:hAnsi="Times New Roman" w:cs="Times New Roman"/>
            <w:b/>
            <w:bCs/>
            <w:sz w:val="36"/>
            <w:szCs w:val="36"/>
          </w:rPr>
          <w:t>Roti Coklat Keju</w:t>
        </w:r>
      </w:ins>
    </w:p>
    <w:p w:rsidR="00E30B8B" w:rsidRPr="00E30B8B" w:rsidRDefault="00E30B8B" w:rsidP="00E30B8B">
      <w:pPr>
        <w:spacing w:after="0" w:line="240" w:lineRule="auto"/>
        <w:jc w:val="both"/>
        <w:rPr>
          <w:ins w:id="697" w:author="Unknown"/>
          <w:rFonts w:ascii="Times New Roman" w:eastAsia="Times New Roman" w:hAnsi="Times New Roman" w:cs="Times New Roman"/>
          <w:sz w:val="24"/>
          <w:szCs w:val="24"/>
        </w:rPr>
      </w:pPr>
      <w:ins w:id="698" w:author="Unknown">
        <w:r w:rsidRPr="00E30B8B">
          <w:rPr>
            <w:rFonts w:ascii="Times New Roman" w:eastAsia="Times New Roman" w:hAnsi="Times New Roman" w:cs="Times New Roman"/>
            <w:sz w:val="24"/>
            <w:szCs w:val="24"/>
          </w:rPr>
          <w:t>Bahannya :</w:t>
        </w:r>
      </w:ins>
    </w:p>
    <w:p w:rsidR="00E30B8B" w:rsidRPr="00E30B8B" w:rsidRDefault="00E30B8B" w:rsidP="00E9656D">
      <w:pPr>
        <w:numPr>
          <w:ilvl w:val="0"/>
          <w:numId w:val="115"/>
        </w:numPr>
        <w:spacing w:before="100" w:beforeAutospacing="1" w:after="100" w:afterAutospacing="1" w:line="240" w:lineRule="auto"/>
        <w:ind w:left="1440"/>
        <w:jc w:val="both"/>
        <w:rPr>
          <w:ins w:id="699" w:author="Unknown"/>
          <w:rFonts w:ascii="Times New Roman" w:eastAsia="Times New Roman" w:hAnsi="Times New Roman" w:cs="Times New Roman"/>
          <w:sz w:val="24"/>
          <w:szCs w:val="24"/>
        </w:rPr>
      </w:pPr>
      <w:ins w:id="700" w:author="Unknown">
        <w:r w:rsidRPr="00E30B8B">
          <w:rPr>
            <w:rFonts w:ascii="Times New Roman" w:eastAsia="Times New Roman" w:hAnsi="Times New Roman" w:cs="Times New Roman"/>
            <w:sz w:val="24"/>
            <w:szCs w:val="24"/>
          </w:rPr>
          <w:t>Tepung Terigu 300 gram</w:t>
        </w:r>
      </w:ins>
    </w:p>
    <w:p w:rsidR="00E30B8B" w:rsidRPr="00E30B8B" w:rsidRDefault="00E30B8B" w:rsidP="00E9656D">
      <w:pPr>
        <w:numPr>
          <w:ilvl w:val="0"/>
          <w:numId w:val="115"/>
        </w:numPr>
        <w:spacing w:before="100" w:beforeAutospacing="1" w:after="100" w:afterAutospacing="1" w:line="240" w:lineRule="auto"/>
        <w:ind w:left="1440"/>
        <w:jc w:val="both"/>
        <w:rPr>
          <w:ins w:id="701" w:author="Unknown"/>
          <w:rFonts w:ascii="Times New Roman" w:eastAsia="Times New Roman" w:hAnsi="Times New Roman" w:cs="Times New Roman"/>
          <w:sz w:val="24"/>
          <w:szCs w:val="24"/>
        </w:rPr>
      </w:pPr>
      <w:ins w:id="702" w:author="Unknown">
        <w:r w:rsidRPr="00E30B8B">
          <w:rPr>
            <w:rFonts w:ascii="Times New Roman" w:eastAsia="Times New Roman" w:hAnsi="Times New Roman" w:cs="Times New Roman"/>
            <w:sz w:val="24"/>
            <w:szCs w:val="24"/>
          </w:rPr>
          <w:t>fermipan 2 sdt / ragi untuk roti</w:t>
        </w:r>
      </w:ins>
    </w:p>
    <w:p w:rsidR="00E30B8B" w:rsidRPr="00E30B8B" w:rsidRDefault="00E30B8B" w:rsidP="00E9656D">
      <w:pPr>
        <w:numPr>
          <w:ilvl w:val="0"/>
          <w:numId w:val="115"/>
        </w:numPr>
        <w:spacing w:before="100" w:beforeAutospacing="1" w:after="100" w:afterAutospacing="1" w:line="240" w:lineRule="auto"/>
        <w:ind w:left="1440"/>
        <w:jc w:val="both"/>
        <w:rPr>
          <w:ins w:id="703" w:author="Unknown"/>
          <w:rFonts w:ascii="Times New Roman" w:eastAsia="Times New Roman" w:hAnsi="Times New Roman" w:cs="Times New Roman"/>
          <w:sz w:val="24"/>
          <w:szCs w:val="24"/>
        </w:rPr>
      </w:pPr>
      <w:ins w:id="704" w:author="Unknown">
        <w:r w:rsidRPr="00E30B8B">
          <w:rPr>
            <w:rFonts w:ascii="Times New Roman" w:eastAsia="Times New Roman" w:hAnsi="Times New Roman" w:cs="Times New Roman"/>
            <w:sz w:val="24"/>
            <w:szCs w:val="24"/>
          </w:rPr>
          <w:t>gula pasir 2 sdm ( jika suka manis boleh ditambahkan )</w:t>
        </w:r>
      </w:ins>
    </w:p>
    <w:p w:rsidR="00E30B8B" w:rsidRPr="00E30B8B" w:rsidRDefault="00E30B8B" w:rsidP="00E9656D">
      <w:pPr>
        <w:numPr>
          <w:ilvl w:val="0"/>
          <w:numId w:val="115"/>
        </w:numPr>
        <w:spacing w:before="100" w:beforeAutospacing="1" w:after="100" w:afterAutospacing="1" w:line="240" w:lineRule="auto"/>
        <w:ind w:left="1440"/>
        <w:jc w:val="both"/>
        <w:rPr>
          <w:ins w:id="705" w:author="Unknown"/>
          <w:rFonts w:ascii="Times New Roman" w:eastAsia="Times New Roman" w:hAnsi="Times New Roman" w:cs="Times New Roman"/>
          <w:sz w:val="24"/>
          <w:szCs w:val="24"/>
        </w:rPr>
      </w:pPr>
      <w:ins w:id="706" w:author="Unknown">
        <w:r w:rsidRPr="00E30B8B">
          <w:rPr>
            <w:rFonts w:ascii="Times New Roman" w:eastAsia="Times New Roman" w:hAnsi="Times New Roman" w:cs="Times New Roman"/>
            <w:sz w:val="24"/>
            <w:szCs w:val="24"/>
          </w:rPr>
          <w:t>gula pasir 1/4 sdt</w:t>
        </w:r>
      </w:ins>
    </w:p>
    <w:p w:rsidR="00E30B8B" w:rsidRPr="00E30B8B" w:rsidRDefault="00E30B8B" w:rsidP="00E9656D">
      <w:pPr>
        <w:numPr>
          <w:ilvl w:val="0"/>
          <w:numId w:val="115"/>
        </w:numPr>
        <w:spacing w:before="100" w:beforeAutospacing="1" w:after="100" w:afterAutospacing="1" w:line="240" w:lineRule="auto"/>
        <w:ind w:left="1440"/>
        <w:jc w:val="both"/>
        <w:rPr>
          <w:ins w:id="707" w:author="Unknown"/>
          <w:rFonts w:ascii="Times New Roman" w:eastAsia="Times New Roman" w:hAnsi="Times New Roman" w:cs="Times New Roman"/>
          <w:sz w:val="24"/>
          <w:szCs w:val="24"/>
        </w:rPr>
      </w:pPr>
      <w:ins w:id="708" w:author="Unknown">
        <w:r w:rsidRPr="00E30B8B">
          <w:rPr>
            <w:rFonts w:ascii="Times New Roman" w:eastAsia="Times New Roman" w:hAnsi="Times New Roman" w:cs="Times New Roman"/>
            <w:sz w:val="24"/>
            <w:szCs w:val="24"/>
          </w:rPr>
          <w:t>garam 1/2 sdt</w:t>
        </w:r>
      </w:ins>
    </w:p>
    <w:p w:rsidR="00E30B8B" w:rsidRPr="00E30B8B" w:rsidRDefault="00E30B8B" w:rsidP="00E9656D">
      <w:pPr>
        <w:numPr>
          <w:ilvl w:val="0"/>
          <w:numId w:val="115"/>
        </w:numPr>
        <w:spacing w:before="100" w:beforeAutospacing="1" w:after="100" w:afterAutospacing="1" w:line="240" w:lineRule="auto"/>
        <w:ind w:left="1440"/>
        <w:jc w:val="both"/>
        <w:rPr>
          <w:ins w:id="709" w:author="Unknown"/>
          <w:rFonts w:ascii="Times New Roman" w:eastAsia="Times New Roman" w:hAnsi="Times New Roman" w:cs="Times New Roman"/>
          <w:sz w:val="24"/>
          <w:szCs w:val="24"/>
        </w:rPr>
      </w:pPr>
      <w:ins w:id="710" w:author="Unknown">
        <w:r w:rsidRPr="00E30B8B">
          <w:rPr>
            <w:rFonts w:ascii="Times New Roman" w:eastAsia="Times New Roman" w:hAnsi="Times New Roman" w:cs="Times New Roman"/>
            <w:sz w:val="24"/>
            <w:szCs w:val="24"/>
          </w:rPr>
          <w:t>susu cair tawar 125 ml, hangat kuku</w:t>
        </w:r>
      </w:ins>
    </w:p>
    <w:p w:rsidR="00E30B8B" w:rsidRPr="00E30B8B" w:rsidRDefault="00E30B8B" w:rsidP="00E9656D">
      <w:pPr>
        <w:numPr>
          <w:ilvl w:val="0"/>
          <w:numId w:val="115"/>
        </w:numPr>
        <w:spacing w:before="100" w:beforeAutospacing="1" w:after="100" w:afterAutospacing="1" w:line="240" w:lineRule="auto"/>
        <w:ind w:left="1440"/>
        <w:jc w:val="both"/>
        <w:rPr>
          <w:ins w:id="711" w:author="Unknown"/>
          <w:rFonts w:ascii="Times New Roman" w:eastAsia="Times New Roman" w:hAnsi="Times New Roman" w:cs="Times New Roman"/>
          <w:sz w:val="24"/>
          <w:szCs w:val="24"/>
        </w:rPr>
      </w:pPr>
      <w:ins w:id="712" w:author="Unknown">
        <w:r w:rsidRPr="00E30B8B">
          <w:rPr>
            <w:rFonts w:ascii="Times New Roman" w:eastAsia="Times New Roman" w:hAnsi="Times New Roman" w:cs="Times New Roman"/>
            <w:sz w:val="24"/>
            <w:szCs w:val="24"/>
          </w:rPr>
          <w:t>air 60 ml, hangat kuku</w:t>
        </w:r>
      </w:ins>
    </w:p>
    <w:p w:rsidR="00E30B8B" w:rsidRPr="00E30B8B" w:rsidRDefault="00E30B8B" w:rsidP="00E9656D">
      <w:pPr>
        <w:numPr>
          <w:ilvl w:val="0"/>
          <w:numId w:val="115"/>
        </w:numPr>
        <w:spacing w:before="100" w:beforeAutospacing="1" w:after="100" w:afterAutospacing="1" w:line="240" w:lineRule="auto"/>
        <w:ind w:left="1440"/>
        <w:jc w:val="both"/>
        <w:rPr>
          <w:ins w:id="713" w:author="Unknown"/>
          <w:rFonts w:ascii="Times New Roman" w:eastAsia="Times New Roman" w:hAnsi="Times New Roman" w:cs="Times New Roman"/>
          <w:sz w:val="24"/>
          <w:szCs w:val="24"/>
        </w:rPr>
      </w:pPr>
      <w:ins w:id="714" w:author="Unknown">
        <w:r w:rsidRPr="00E30B8B">
          <w:rPr>
            <w:rFonts w:ascii="Times New Roman" w:eastAsia="Times New Roman" w:hAnsi="Times New Roman" w:cs="Times New Roman"/>
            <w:sz w:val="24"/>
            <w:szCs w:val="24"/>
          </w:rPr>
          <w:lastRenderedPageBreak/>
          <w:t>margarine 2 sdm</w:t>
        </w:r>
      </w:ins>
    </w:p>
    <w:p w:rsidR="00E30B8B" w:rsidRPr="00E30B8B" w:rsidRDefault="00E30B8B" w:rsidP="00E30B8B">
      <w:pPr>
        <w:spacing w:before="100" w:beforeAutospacing="1" w:after="100" w:afterAutospacing="1" w:line="240" w:lineRule="auto"/>
        <w:jc w:val="both"/>
        <w:outlineLvl w:val="2"/>
        <w:rPr>
          <w:ins w:id="715" w:author="Unknown"/>
          <w:rFonts w:ascii="Times New Roman" w:eastAsia="Times New Roman" w:hAnsi="Times New Roman" w:cs="Times New Roman"/>
          <w:b/>
          <w:bCs/>
          <w:sz w:val="27"/>
          <w:szCs w:val="27"/>
        </w:rPr>
      </w:pPr>
      <w:ins w:id="716" w:author="Unknown">
        <w:r w:rsidRPr="00E30B8B">
          <w:rPr>
            <w:rFonts w:ascii="Times New Roman" w:eastAsia="Times New Roman" w:hAnsi="Times New Roman" w:cs="Times New Roman"/>
            <w:b/>
            <w:bCs/>
            <w:sz w:val="27"/>
            <w:szCs w:val="27"/>
          </w:rPr>
          <w:t>Cara Membuat Roti Coklat Keju</w:t>
        </w:r>
      </w:ins>
    </w:p>
    <w:p w:rsidR="00E30B8B" w:rsidRPr="00E30B8B" w:rsidRDefault="00E30B8B" w:rsidP="00E9656D">
      <w:pPr>
        <w:numPr>
          <w:ilvl w:val="0"/>
          <w:numId w:val="116"/>
        </w:numPr>
        <w:spacing w:before="100" w:beforeAutospacing="1" w:after="100" w:afterAutospacing="1" w:line="240" w:lineRule="auto"/>
        <w:jc w:val="both"/>
        <w:rPr>
          <w:ins w:id="717" w:author="Unknown"/>
          <w:rFonts w:ascii="Times New Roman" w:eastAsia="Times New Roman" w:hAnsi="Times New Roman" w:cs="Times New Roman"/>
          <w:sz w:val="24"/>
          <w:szCs w:val="24"/>
        </w:rPr>
      </w:pPr>
      <w:ins w:id="718" w:author="Unknown">
        <w:r w:rsidRPr="00E30B8B">
          <w:rPr>
            <w:rFonts w:ascii="Times New Roman" w:eastAsia="Times New Roman" w:hAnsi="Times New Roman" w:cs="Times New Roman"/>
            <w:sz w:val="24"/>
            <w:szCs w:val="24"/>
          </w:rPr>
          <w:t>Siapkan air dan masukannya fermipan + 1/4 gula pasir, aduk sampai larut dan diamkan selama 10 menit</w:t>
        </w:r>
      </w:ins>
    </w:p>
    <w:p w:rsidR="00E30B8B" w:rsidRPr="00E30B8B" w:rsidRDefault="00E30B8B" w:rsidP="00E9656D">
      <w:pPr>
        <w:numPr>
          <w:ilvl w:val="0"/>
          <w:numId w:val="116"/>
        </w:numPr>
        <w:spacing w:before="100" w:beforeAutospacing="1" w:after="100" w:afterAutospacing="1" w:line="240" w:lineRule="auto"/>
        <w:jc w:val="both"/>
        <w:rPr>
          <w:ins w:id="719" w:author="Unknown"/>
          <w:rFonts w:ascii="Times New Roman" w:eastAsia="Times New Roman" w:hAnsi="Times New Roman" w:cs="Times New Roman"/>
          <w:sz w:val="24"/>
          <w:szCs w:val="24"/>
        </w:rPr>
      </w:pPr>
      <w:ins w:id="720" w:author="Unknown">
        <w:r w:rsidRPr="00E30B8B">
          <w:rPr>
            <w:rFonts w:ascii="Times New Roman" w:eastAsia="Times New Roman" w:hAnsi="Times New Roman" w:cs="Times New Roman"/>
            <w:sz w:val="24"/>
            <w:szCs w:val="24"/>
          </w:rPr>
          <w:t>Dimangkok besar campur kan Tepung Terigu, gula aduk rata.</w:t>
        </w:r>
      </w:ins>
    </w:p>
    <w:p w:rsidR="00E30B8B" w:rsidRPr="00E30B8B" w:rsidRDefault="00E30B8B" w:rsidP="00E9656D">
      <w:pPr>
        <w:numPr>
          <w:ilvl w:val="0"/>
          <w:numId w:val="116"/>
        </w:numPr>
        <w:spacing w:before="100" w:beforeAutospacing="1" w:after="100" w:afterAutospacing="1" w:line="240" w:lineRule="auto"/>
        <w:jc w:val="both"/>
        <w:rPr>
          <w:ins w:id="721" w:author="Unknown"/>
          <w:rFonts w:ascii="Times New Roman" w:eastAsia="Times New Roman" w:hAnsi="Times New Roman" w:cs="Times New Roman"/>
          <w:sz w:val="24"/>
          <w:szCs w:val="24"/>
        </w:rPr>
      </w:pPr>
      <w:ins w:id="722" w:author="Unknown">
        <w:r w:rsidRPr="00E30B8B">
          <w:rPr>
            <w:rFonts w:ascii="Times New Roman" w:eastAsia="Times New Roman" w:hAnsi="Times New Roman" w:cs="Times New Roman"/>
            <w:sz w:val="24"/>
            <w:szCs w:val="24"/>
          </w:rPr>
          <w:t>Campurkan air yg sudah di campur fermipan ke dalam mangkok besar yang berisi Terigu+susu cair+garam kemudian campur semua bahan sampai rata setelah itu masukan margarine sedikit demi sedikit sambil di uleni sampai habis selama 10 mins.</w:t>
        </w:r>
      </w:ins>
    </w:p>
    <w:p w:rsidR="00E30B8B" w:rsidRPr="00E30B8B" w:rsidRDefault="00E30B8B" w:rsidP="00E9656D">
      <w:pPr>
        <w:numPr>
          <w:ilvl w:val="0"/>
          <w:numId w:val="116"/>
        </w:numPr>
        <w:spacing w:before="100" w:beforeAutospacing="1" w:after="100" w:afterAutospacing="1" w:line="240" w:lineRule="auto"/>
        <w:jc w:val="both"/>
        <w:rPr>
          <w:ins w:id="723" w:author="Unknown"/>
          <w:rFonts w:ascii="Times New Roman" w:eastAsia="Times New Roman" w:hAnsi="Times New Roman" w:cs="Times New Roman"/>
          <w:sz w:val="24"/>
          <w:szCs w:val="24"/>
        </w:rPr>
      </w:pPr>
      <w:ins w:id="724" w:author="Unknown">
        <w:r w:rsidRPr="00E30B8B">
          <w:rPr>
            <w:rFonts w:ascii="Times New Roman" w:eastAsia="Times New Roman" w:hAnsi="Times New Roman" w:cs="Times New Roman"/>
            <w:sz w:val="24"/>
            <w:szCs w:val="24"/>
          </w:rPr>
          <w:t>Setelah di uleni selama 10 menit, bentuk adonan menjadi bulat dan lumuri dengan minyak sayur sedikit agar tidak lengket sewaktu di diamkan di mangkok besar.</w:t>
        </w:r>
      </w:ins>
    </w:p>
    <w:p w:rsidR="00E30B8B" w:rsidRPr="00E30B8B" w:rsidRDefault="00E30B8B" w:rsidP="00E9656D">
      <w:pPr>
        <w:numPr>
          <w:ilvl w:val="0"/>
          <w:numId w:val="116"/>
        </w:numPr>
        <w:spacing w:before="100" w:beforeAutospacing="1" w:after="100" w:afterAutospacing="1" w:line="240" w:lineRule="auto"/>
        <w:jc w:val="both"/>
        <w:rPr>
          <w:ins w:id="725" w:author="Unknown"/>
          <w:rFonts w:ascii="Times New Roman" w:eastAsia="Times New Roman" w:hAnsi="Times New Roman" w:cs="Times New Roman"/>
          <w:sz w:val="24"/>
          <w:szCs w:val="24"/>
        </w:rPr>
      </w:pPr>
      <w:ins w:id="726" w:author="Unknown">
        <w:r w:rsidRPr="00E30B8B">
          <w:rPr>
            <w:rFonts w:ascii="Times New Roman" w:eastAsia="Times New Roman" w:hAnsi="Times New Roman" w:cs="Times New Roman"/>
            <w:sz w:val="24"/>
            <w:szCs w:val="24"/>
          </w:rPr>
          <w:t>Tutup adonan dengan plastic / serbet di ruangan yang hangat selama -/+ 2 jam</w:t>
        </w:r>
      </w:ins>
    </w:p>
    <w:p w:rsidR="00E30B8B" w:rsidRPr="00E30B8B" w:rsidRDefault="00E30B8B" w:rsidP="00E9656D">
      <w:pPr>
        <w:numPr>
          <w:ilvl w:val="0"/>
          <w:numId w:val="116"/>
        </w:numPr>
        <w:spacing w:before="100" w:beforeAutospacing="1" w:after="100" w:afterAutospacing="1" w:line="240" w:lineRule="auto"/>
        <w:jc w:val="both"/>
        <w:rPr>
          <w:ins w:id="727" w:author="Unknown"/>
          <w:rFonts w:ascii="Times New Roman" w:eastAsia="Times New Roman" w:hAnsi="Times New Roman" w:cs="Times New Roman"/>
          <w:sz w:val="24"/>
          <w:szCs w:val="24"/>
        </w:rPr>
      </w:pPr>
      <w:ins w:id="728" w:author="Unknown">
        <w:r w:rsidRPr="00E30B8B">
          <w:rPr>
            <w:rFonts w:ascii="Times New Roman" w:eastAsia="Times New Roman" w:hAnsi="Times New Roman" w:cs="Times New Roman"/>
            <w:sz w:val="24"/>
            <w:szCs w:val="24"/>
          </w:rPr>
          <w:t>Setelah méngembang menjadi 2xlipat kempiskan dan bentuk adonan sesuai selera dan masukan isian. Diamkan kembali méngembang selama 1 jam.</w:t>
        </w:r>
      </w:ins>
    </w:p>
    <w:p w:rsidR="00E30B8B" w:rsidRPr="00E30B8B" w:rsidRDefault="00E30B8B" w:rsidP="00E9656D">
      <w:pPr>
        <w:numPr>
          <w:ilvl w:val="0"/>
          <w:numId w:val="116"/>
        </w:numPr>
        <w:spacing w:before="100" w:beforeAutospacing="1" w:after="100" w:afterAutospacing="1" w:line="240" w:lineRule="auto"/>
        <w:jc w:val="both"/>
        <w:rPr>
          <w:ins w:id="729" w:author="Unknown"/>
          <w:rFonts w:ascii="Times New Roman" w:eastAsia="Times New Roman" w:hAnsi="Times New Roman" w:cs="Times New Roman"/>
          <w:sz w:val="24"/>
          <w:szCs w:val="24"/>
        </w:rPr>
      </w:pPr>
      <w:ins w:id="730" w:author="Unknown">
        <w:r w:rsidRPr="00E30B8B">
          <w:rPr>
            <w:rFonts w:ascii="Times New Roman" w:eastAsia="Times New Roman" w:hAnsi="Times New Roman" w:cs="Times New Roman"/>
            <w:sz w:val="24"/>
            <w:szCs w:val="24"/>
          </w:rPr>
          <w:t>Setelah méngembang tuk yang kedua kali nya, sekarang siap di panggang di oven suhu 180 derajat celcius API atas bawah selama 15 menit.</w:t>
        </w:r>
      </w:ins>
    </w:p>
    <w:p w:rsidR="00E30B8B" w:rsidRPr="00E30B8B" w:rsidRDefault="00E30B8B" w:rsidP="00E9656D">
      <w:pPr>
        <w:numPr>
          <w:ilvl w:val="0"/>
          <w:numId w:val="116"/>
        </w:numPr>
        <w:spacing w:before="100" w:beforeAutospacing="1" w:after="100" w:afterAutospacing="1" w:line="240" w:lineRule="auto"/>
        <w:jc w:val="both"/>
        <w:rPr>
          <w:ins w:id="731" w:author="Unknown"/>
          <w:rFonts w:ascii="Times New Roman" w:eastAsia="Times New Roman" w:hAnsi="Times New Roman" w:cs="Times New Roman"/>
          <w:sz w:val="24"/>
          <w:szCs w:val="24"/>
        </w:rPr>
      </w:pPr>
      <w:ins w:id="732" w:author="Unknown">
        <w:r w:rsidRPr="00E30B8B">
          <w:rPr>
            <w:rFonts w:ascii="Times New Roman" w:eastAsia="Times New Roman" w:hAnsi="Times New Roman" w:cs="Times New Roman"/>
            <w:sz w:val="24"/>
            <w:szCs w:val="24"/>
          </w:rPr>
          <w:t>Setelah matang, keluar kan dari oven dan langsung permukaan roti di olesi dengan margarine.</w:t>
        </w:r>
      </w:ins>
    </w:p>
    <w:p w:rsidR="00E30B8B" w:rsidRPr="00E30B8B" w:rsidRDefault="00E30B8B" w:rsidP="00E30B8B">
      <w:pPr>
        <w:spacing w:after="0" w:line="240" w:lineRule="auto"/>
        <w:jc w:val="both"/>
        <w:rPr>
          <w:ins w:id="733" w:author="Unknown"/>
          <w:rFonts w:ascii="Times New Roman" w:eastAsia="Times New Roman" w:hAnsi="Times New Roman" w:cs="Times New Roman"/>
          <w:sz w:val="24"/>
          <w:szCs w:val="24"/>
        </w:rPr>
      </w:pPr>
      <w:ins w:id="734" w:author="Unknown">
        <w:r w:rsidRPr="00E30B8B">
          <w:rPr>
            <w:rFonts w:ascii="Times New Roman" w:eastAsia="Times New Roman" w:hAnsi="Times New Roman" w:cs="Times New Roman"/>
            <w:sz w:val="24"/>
            <w:szCs w:val="24"/>
          </w:rPr>
          <w:t>Susu cair tawar itu seperti susu ultra yg putih. Kalau ndak ada bisa pakai susu bubuk aja campur air. Sumpahhhh ini roti suppeerrr Dupppeerrr Lembutttt btgzz " Roti Coklat Keju ". Makasih mba Nikmatul Rosidah buat resep nya. Semoga amal ibadahnya di balas oleh sang pencipta.</w:t>
        </w:r>
      </w:ins>
    </w:p>
    <w:p w:rsidR="00E30B8B" w:rsidRDefault="00E30B8B" w:rsidP="00E30B8B">
      <w:pPr>
        <w:rPr>
          <w:rFonts w:ascii="Times New Roman" w:eastAsia="Times New Roman" w:hAnsi="Times New Roman" w:cs="Times New Roman"/>
          <w:sz w:val="24"/>
          <w:szCs w:val="24"/>
        </w:rPr>
      </w:pPr>
    </w:p>
    <w:p w:rsidR="00E30B8B" w:rsidRPr="00E30B8B" w:rsidRDefault="00E30B8B" w:rsidP="00E30B8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735" w:name="2103103385891949310"/>
      <w:bookmarkEnd w:id="735"/>
      <w:r w:rsidRPr="00E30B8B">
        <w:rPr>
          <w:rFonts w:ascii="Times New Roman" w:eastAsia="Times New Roman" w:hAnsi="Times New Roman" w:cs="Times New Roman"/>
          <w:b/>
          <w:bCs/>
          <w:kern w:val="36"/>
          <w:sz w:val="48"/>
          <w:szCs w:val="48"/>
        </w:rPr>
        <w:t xml:space="preserve">Resep Cara Membuat Nugget Nasi untuk Jualan di Kantin </w:t>
      </w:r>
    </w:p>
    <w:p w:rsidR="00E30B8B" w:rsidRPr="00E30B8B" w:rsidRDefault="00E30B8B" w:rsidP="00E30B8B">
      <w:pPr>
        <w:spacing w:after="0" w:line="240" w:lineRule="auto"/>
        <w:jc w:val="both"/>
        <w:rPr>
          <w:ins w:id="736" w:author="Unknown"/>
          <w:rFonts w:ascii="Times New Roman" w:eastAsia="Times New Roman" w:hAnsi="Times New Roman" w:cs="Times New Roman"/>
          <w:sz w:val="24"/>
          <w:szCs w:val="24"/>
        </w:rPr>
      </w:pPr>
      <w:ins w:id="737" w:author="Unknown">
        <w:r w:rsidRPr="00E30B8B">
          <w:rPr>
            <w:rFonts w:ascii="Times New Roman" w:eastAsia="Times New Roman" w:hAnsi="Times New Roman" w:cs="Times New Roman"/>
            <w:sz w:val="24"/>
            <w:szCs w:val="24"/>
          </w:rPr>
          <w:fldChar w:fldCharType="begin"/>
        </w:r>
        <w:r w:rsidRPr="00E30B8B">
          <w:rPr>
            <w:rFonts w:ascii="Times New Roman" w:eastAsia="Times New Roman" w:hAnsi="Times New Roman" w:cs="Times New Roman"/>
            <w:sz w:val="24"/>
            <w:szCs w:val="24"/>
          </w:rPr>
          <w:instrText xml:space="preserve"> HYPERLINK "http://buatresep.blogspot.com/2015/01/resep-cara-membuat-nugget-nasi-untuk.html" </w:instrText>
        </w:r>
        <w:r w:rsidRPr="00E30B8B">
          <w:rPr>
            <w:rFonts w:ascii="Times New Roman" w:eastAsia="Times New Roman" w:hAnsi="Times New Roman" w:cs="Times New Roman"/>
            <w:sz w:val="24"/>
            <w:szCs w:val="24"/>
          </w:rPr>
          <w:fldChar w:fldCharType="separate"/>
        </w:r>
        <w:proofErr w:type="gramStart"/>
        <w:r w:rsidRPr="00E30B8B">
          <w:rPr>
            <w:rFonts w:ascii="Times New Roman" w:eastAsia="Times New Roman" w:hAnsi="Times New Roman" w:cs="Times New Roman"/>
            <w:b/>
            <w:bCs/>
            <w:color w:val="0000FF"/>
            <w:sz w:val="24"/>
            <w:szCs w:val="24"/>
            <w:u w:val="single"/>
          </w:rPr>
          <w:t>Resep Cara Membuat Nugget Nasi untuk Jualan di Kantin</w:t>
        </w:r>
        <w:r w:rsidRPr="00E30B8B">
          <w:rPr>
            <w:rFonts w:ascii="Times New Roman" w:eastAsia="Times New Roman" w:hAnsi="Times New Roman" w:cs="Times New Roman"/>
            <w:sz w:val="24"/>
            <w:szCs w:val="24"/>
          </w:rPr>
          <w:fldChar w:fldCharType="end"/>
        </w:r>
        <w:r w:rsidRPr="00E30B8B">
          <w:rPr>
            <w:rFonts w:ascii="Times New Roman" w:eastAsia="Times New Roman" w:hAnsi="Times New Roman" w:cs="Times New Roman"/>
            <w:sz w:val="24"/>
            <w:szCs w:val="24"/>
          </w:rPr>
          <w:t xml:space="preserve"> - Siap disetor kekantin </w:t>
        </w:r>
        <w:r w:rsidRPr="00E30B8B">
          <w:rPr>
            <w:rFonts w:ascii="Times New Roman" w:eastAsia="Times New Roman" w:hAnsi="Times New Roman" w:cs="Times New Roman"/>
            <w:b/>
            <w:bCs/>
            <w:sz w:val="24"/>
            <w:szCs w:val="24"/>
          </w:rPr>
          <w:t>nugget nasi</w:t>
        </w:r>
        <w:r w:rsidRPr="00E30B8B">
          <w:rPr>
            <w:rFonts w:ascii="Times New Roman" w:eastAsia="Times New Roman" w:hAnsi="Times New Roman" w:cs="Times New Roman"/>
            <w:sz w:val="24"/>
            <w:szCs w:val="24"/>
          </w:rPr>
          <w:t>.</w:t>
        </w:r>
        <w:proofErr w:type="gramEnd"/>
        <w:r w:rsidRPr="00E30B8B">
          <w:rPr>
            <w:rFonts w:ascii="Times New Roman" w:eastAsia="Times New Roman" w:hAnsi="Times New Roman" w:cs="Times New Roman"/>
            <w:sz w:val="24"/>
            <w:szCs w:val="24"/>
          </w:rPr>
          <w:t xml:space="preserve"> Cara membuatnya mudah semua dihaluskan sama nasi, diulek bisa di blender juga bisa. Tadi saya bikin nugget gak pakai di celupin telur. Tapi kalau mau dicelupin telur pasti lebih enak bunda. Sesuka kita buatnya tapi saya jualnya kan harga 500 jadi ya irit bahan biar dapat untung. Tengok yuk resep nugget nasi ala bidini nimas yang super simple.</w:t>
        </w:r>
      </w:ins>
    </w:p>
    <w:p w:rsidR="00E30B8B" w:rsidRPr="00E30B8B" w:rsidRDefault="00E30B8B" w:rsidP="00E30B8B">
      <w:pPr>
        <w:spacing w:after="0" w:line="240" w:lineRule="auto"/>
        <w:jc w:val="both"/>
        <w:rPr>
          <w:ins w:id="738" w:author="Unknown"/>
          <w:rFonts w:ascii="Times New Roman" w:eastAsia="Times New Roman" w:hAnsi="Times New Roman" w:cs="Times New Roman"/>
          <w:sz w:val="24"/>
          <w:szCs w:val="24"/>
        </w:rPr>
      </w:pPr>
    </w:p>
    <w:p w:rsidR="00E30B8B" w:rsidRPr="00E30B8B" w:rsidRDefault="00E30B8B" w:rsidP="00E30B8B">
      <w:pPr>
        <w:spacing w:after="0" w:line="240" w:lineRule="auto"/>
        <w:jc w:val="center"/>
        <w:rPr>
          <w:ins w:id="739"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66E98D54" wp14:editId="28DFC933">
            <wp:extent cx="2571750" cy="3048000"/>
            <wp:effectExtent l="0" t="0" r="0" b="0"/>
            <wp:docPr id="66" name="Picture 66" descr="Resep Cara Membuat Nugget Nasi untuk Jualan di Kantin">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descr="Resep Cara Membuat Nugget Nasi untuk Jualan di Kantin">
                      <a:hlinkClick r:id="rId284"/>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571750" cy="3048000"/>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outlineLvl w:val="1"/>
        <w:rPr>
          <w:ins w:id="740" w:author="Unknown"/>
          <w:rFonts w:ascii="Times New Roman" w:eastAsia="Times New Roman" w:hAnsi="Times New Roman" w:cs="Times New Roman"/>
          <w:b/>
          <w:bCs/>
          <w:sz w:val="36"/>
          <w:szCs w:val="36"/>
        </w:rPr>
      </w:pPr>
      <w:ins w:id="741" w:author="Unknown">
        <w:r w:rsidRPr="00E30B8B">
          <w:rPr>
            <w:rFonts w:ascii="Times New Roman" w:eastAsia="Times New Roman" w:hAnsi="Times New Roman" w:cs="Times New Roman"/>
            <w:b/>
            <w:bCs/>
            <w:color w:val="0000FF"/>
            <w:sz w:val="36"/>
            <w:szCs w:val="36"/>
          </w:rPr>
          <w:t>Resep Nugget Nasi</w:t>
        </w:r>
      </w:ins>
    </w:p>
    <w:p w:rsidR="00E30B8B" w:rsidRPr="00E30B8B" w:rsidRDefault="00E30B8B" w:rsidP="00E30B8B">
      <w:pPr>
        <w:spacing w:after="0" w:line="240" w:lineRule="auto"/>
        <w:jc w:val="both"/>
        <w:rPr>
          <w:ins w:id="742" w:author="Unknown"/>
          <w:rFonts w:ascii="Times New Roman" w:eastAsia="Times New Roman" w:hAnsi="Times New Roman" w:cs="Times New Roman"/>
          <w:sz w:val="24"/>
          <w:szCs w:val="24"/>
        </w:rPr>
      </w:pPr>
      <w:ins w:id="743" w:author="Unknown">
        <w:r w:rsidRPr="00E30B8B">
          <w:rPr>
            <w:rFonts w:ascii="Times New Roman" w:eastAsia="Times New Roman" w:hAnsi="Times New Roman" w:cs="Times New Roman"/>
            <w:sz w:val="24"/>
            <w:szCs w:val="24"/>
          </w:rPr>
          <w:t>Bahan</w:t>
        </w:r>
      </w:ins>
    </w:p>
    <w:p w:rsidR="00E30B8B" w:rsidRPr="00E30B8B" w:rsidRDefault="00E30B8B" w:rsidP="00E9656D">
      <w:pPr>
        <w:numPr>
          <w:ilvl w:val="0"/>
          <w:numId w:val="117"/>
        </w:numPr>
        <w:spacing w:before="100" w:beforeAutospacing="1" w:after="100" w:afterAutospacing="1" w:line="240" w:lineRule="auto"/>
        <w:rPr>
          <w:ins w:id="744" w:author="Unknown"/>
          <w:rFonts w:ascii="Times New Roman" w:eastAsia="Times New Roman" w:hAnsi="Times New Roman" w:cs="Times New Roman"/>
          <w:sz w:val="24"/>
          <w:szCs w:val="24"/>
        </w:rPr>
      </w:pPr>
      <w:ins w:id="745" w:author="Unknown">
        <w:r w:rsidRPr="00E30B8B">
          <w:rPr>
            <w:rFonts w:ascii="Times New Roman" w:eastAsia="Times New Roman" w:hAnsi="Times New Roman" w:cs="Times New Roman"/>
            <w:sz w:val="24"/>
            <w:szCs w:val="24"/>
          </w:rPr>
          <w:t>2 piring nasi dingin</w:t>
        </w:r>
      </w:ins>
    </w:p>
    <w:p w:rsidR="00E30B8B" w:rsidRPr="00E30B8B" w:rsidRDefault="00E30B8B" w:rsidP="00E9656D">
      <w:pPr>
        <w:numPr>
          <w:ilvl w:val="0"/>
          <w:numId w:val="117"/>
        </w:numPr>
        <w:spacing w:before="100" w:beforeAutospacing="1" w:after="100" w:afterAutospacing="1" w:line="240" w:lineRule="auto"/>
        <w:rPr>
          <w:ins w:id="746" w:author="Unknown"/>
          <w:rFonts w:ascii="Times New Roman" w:eastAsia="Times New Roman" w:hAnsi="Times New Roman" w:cs="Times New Roman"/>
          <w:sz w:val="24"/>
          <w:szCs w:val="24"/>
        </w:rPr>
      </w:pPr>
      <w:ins w:id="747" w:author="Unknown">
        <w:r w:rsidRPr="00E30B8B">
          <w:rPr>
            <w:rFonts w:ascii="Times New Roman" w:eastAsia="Times New Roman" w:hAnsi="Times New Roman" w:cs="Times New Roman"/>
            <w:sz w:val="24"/>
            <w:szCs w:val="24"/>
          </w:rPr>
          <w:t>1 gelas air</w:t>
        </w:r>
      </w:ins>
    </w:p>
    <w:p w:rsidR="00E30B8B" w:rsidRPr="00E30B8B" w:rsidRDefault="00E30B8B" w:rsidP="00E9656D">
      <w:pPr>
        <w:numPr>
          <w:ilvl w:val="0"/>
          <w:numId w:val="117"/>
        </w:numPr>
        <w:spacing w:before="100" w:beforeAutospacing="1" w:after="100" w:afterAutospacing="1" w:line="240" w:lineRule="auto"/>
        <w:rPr>
          <w:ins w:id="748" w:author="Unknown"/>
          <w:rFonts w:ascii="Times New Roman" w:eastAsia="Times New Roman" w:hAnsi="Times New Roman" w:cs="Times New Roman"/>
          <w:sz w:val="24"/>
          <w:szCs w:val="24"/>
        </w:rPr>
      </w:pPr>
      <w:ins w:id="749" w:author="Unknown">
        <w:r w:rsidRPr="00E30B8B">
          <w:rPr>
            <w:rFonts w:ascii="Times New Roman" w:eastAsia="Times New Roman" w:hAnsi="Times New Roman" w:cs="Times New Roman"/>
            <w:sz w:val="24"/>
            <w:szCs w:val="24"/>
          </w:rPr>
          <w:t>3 siung bawang putih</w:t>
        </w:r>
      </w:ins>
    </w:p>
    <w:p w:rsidR="00E30B8B" w:rsidRPr="00E30B8B" w:rsidRDefault="00E30B8B" w:rsidP="00E9656D">
      <w:pPr>
        <w:numPr>
          <w:ilvl w:val="0"/>
          <w:numId w:val="117"/>
        </w:numPr>
        <w:spacing w:before="100" w:beforeAutospacing="1" w:after="100" w:afterAutospacing="1" w:line="240" w:lineRule="auto"/>
        <w:rPr>
          <w:ins w:id="750" w:author="Unknown"/>
          <w:rFonts w:ascii="Times New Roman" w:eastAsia="Times New Roman" w:hAnsi="Times New Roman" w:cs="Times New Roman"/>
          <w:sz w:val="24"/>
          <w:szCs w:val="24"/>
        </w:rPr>
      </w:pPr>
      <w:ins w:id="751" w:author="Unknown">
        <w:r w:rsidRPr="00E30B8B">
          <w:rPr>
            <w:rFonts w:ascii="Times New Roman" w:eastAsia="Times New Roman" w:hAnsi="Times New Roman" w:cs="Times New Roman"/>
            <w:sz w:val="24"/>
            <w:szCs w:val="24"/>
          </w:rPr>
          <w:t>4 siung bawang merah</w:t>
        </w:r>
      </w:ins>
    </w:p>
    <w:p w:rsidR="00E30B8B" w:rsidRPr="00E30B8B" w:rsidRDefault="00E30B8B" w:rsidP="00E9656D">
      <w:pPr>
        <w:numPr>
          <w:ilvl w:val="0"/>
          <w:numId w:val="117"/>
        </w:numPr>
        <w:spacing w:before="100" w:beforeAutospacing="1" w:after="100" w:afterAutospacing="1" w:line="240" w:lineRule="auto"/>
        <w:rPr>
          <w:ins w:id="752" w:author="Unknown"/>
          <w:rFonts w:ascii="Times New Roman" w:eastAsia="Times New Roman" w:hAnsi="Times New Roman" w:cs="Times New Roman"/>
          <w:sz w:val="24"/>
          <w:szCs w:val="24"/>
        </w:rPr>
      </w:pPr>
      <w:ins w:id="753" w:author="Unknown">
        <w:r w:rsidRPr="00E30B8B">
          <w:rPr>
            <w:rFonts w:ascii="Times New Roman" w:eastAsia="Times New Roman" w:hAnsi="Times New Roman" w:cs="Times New Roman"/>
            <w:sz w:val="24"/>
            <w:szCs w:val="24"/>
          </w:rPr>
          <w:t>Royko ayam 1 saset</w:t>
        </w:r>
      </w:ins>
    </w:p>
    <w:p w:rsidR="00E30B8B" w:rsidRPr="00E30B8B" w:rsidRDefault="00E30B8B" w:rsidP="00E9656D">
      <w:pPr>
        <w:numPr>
          <w:ilvl w:val="0"/>
          <w:numId w:val="117"/>
        </w:numPr>
        <w:spacing w:before="100" w:beforeAutospacing="1" w:after="100" w:afterAutospacing="1" w:line="240" w:lineRule="auto"/>
        <w:rPr>
          <w:ins w:id="754" w:author="Unknown"/>
          <w:rFonts w:ascii="Times New Roman" w:eastAsia="Times New Roman" w:hAnsi="Times New Roman" w:cs="Times New Roman"/>
          <w:sz w:val="24"/>
          <w:szCs w:val="24"/>
        </w:rPr>
      </w:pPr>
      <w:ins w:id="755" w:author="Unknown">
        <w:r w:rsidRPr="00E30B8B">
          <w:rPr>
            <w:rFonts w:ascii="Times New Roman" w:eastAsia="Times New Roman" w:hAnsi="Times New Roman" w:cs="Times New Roman"/>
            <w:sz w:val="24"/>
            <w:szCs w:val="24"/>
          </w:rPr>
          <w:t>Garam secukupnya</w:t>
        </w:r>
      </w:ins>
    </w:p>
    <w:p w:rsidR="00E30B8B" w:rsidRPr="00E30B8B" w:rsidRDefault="00E30B8B" w:rsidP="00E9656D">
      <w:pPr>
        <w:numPr>
          <w:ilvl w:val="0"/>
          <w:numId w:val="117"/>
        </w:numPr>
        <w:spacing w:before="100" w:beforeAutospacing="1" w:after="100" w:afterAutospacing="1" w:line="240" w:lineRule="auto"/>
        <w:rPr>
          <w:ins w:id="756" w:author="Unknown"/>
          <w:rFonts w:ascii="Times New Roman" w:eastAsia="Times New Roman" w:hAnsi="Times New Roman" w:cs="Times New Roman"/>
          <w:sz w:val="24"/>
          <w:szCs w:val="24"/>
        </w:rPr>
      </w:pPr>
      <w:ins w:id="757" w:author="Unknown">
        <w:r w:rsidRPr="00E30B8B">
          <w:rPr>
            <w:rFonts w:ascii="Times New Roman" w:eastAsia="Times New Roman" w:hAnsi="Times New Roman" w:cs="Times New Roman"/>
            <w:sz w:val="24"/>
            <w:szCs w:val="24"/>
          </w:rPr>
          <w:t>Gula 1 sdt</w:t>
        </w:r>
      </w:ins>
    </w:p>
    <w:p w:rsidR="00E30B8B" w:rsidRPr="00E30B8B" w:rsidRDefault="00E30B8B" w:rsidP="00E30B8B">
      <w:pPr>
        <w:spacing w:before="100" w:beforeAutospacing="1" w:after="100" w:afterAutospacing="1" w:line="240" w:lineRule="auto"/>
        <w:outlineLvl w:val="2"/>
        <w:rPr>
          <w:ins w:id="758" w:author="Unknown"/>
          <w:rFonts w:ascii="Times New Roman" w:eastAsia="Times New Roman" w:hAnsi="Times New Roman" w:cs="Times New Roman"/>
          <w:b/>
          <w:bCs/>
          <w:sz w:val="27"/>
          <w:szCs w:val="27"/>
        </w:rPr>
      </w:pPr>
      <w:ins w:id="759" w:author="Unknown">
        <w:r w:rsidRPr="00E30B8B">
          <w:rPr>
            <w:rFonts w:ascii="Times New Roman" w:eastAsia="Times New Roman" w:hAnsi="Times New Roman" w:cs="Times New Roman"/>
            <w:b/>
            <w:bCs/>
            <w:color w:val="0000FF"/>
            <w:sz w:val="27"/>
            <w:szCs w:val="27"/>
          </w:rPr>
          <w:t>Cara Membuat Nugget Nasi</w:t>
        </w:r>
      </w:ins>
    </w:p>
    <w:p w:rsidR="00E30B8B" w:rsidRPr="00E30B8B" w:rsidRDefault="00E30B8B" w:rsidP="00E9656D">
      <w:pPr>
        <w:numPr>
          <w:ilvl w:val="0"/>
          <w:numId w:val="118"/>
        </w:numPr>
        <w:spacing w:before="100" w:beforeAutospacing="1" w:after="100" w:afterAutospacing="1" w:line="240" w:lineRule="auto"/>
        <w:rPr>
          <w:ins w:id="760" w:author="Unknown"/>
          <w:rFonts w:ascii="Times New Roman" w:eastAsia="Times New Roman" w:hAnsi="Times New Roman" w:cs="Times New Roman"/>
          <w:sz w:val="24"/>
          <w:szCs w:val="24"/>
        </w:rPr>
      </w:pPr>
      <w:ins w:id="761" w:author="Unknown">
        <w:r w:rsidRPr="00E30B8B">
          <w:rPr>
            <w:rFonts w:ascii="Times New Roman" w:eastAsia="Times New Roman" w:hAnsi="Times New Roman" w:cs="Times New Roman"/>
            <w:sz w:val="24"/>
            <w:szCs w:val="24"/>
          </w:rPr>
          <w:t>Semua bahan dihaluskan.</w:t>
        </w:r>
      </w:ins>
    </w:p>
    <w:p w:rsidR="00E30B8B" w:rsidRPr="00E30B8B" w:rsidRDefault="00E30B8B" w:rsidP="00E9656D">
      <w:pPr>
        <w:numPr>
          <w:ilvl w:val="0"/>
          <w:numId w:val="118"/>
        </w:numPr>
        <w:spacing w:before="100" w:beforeAutospacing="1" w:after="100" w:afterAutospacing="1" w:line="240" w:lineRule="auto"/>
        <w:rPr>
          <w:ins w:id="762" w:author="Unknown"/>
          <w:rFonts w:ascii="Times New Roman" w:eastAsia="Times New Roman" w:hAnsi="Times New Roman" w:cs="Times New Roman"/>
          <w:sz w:val="24"/>
          <w:szCs w:val="24"/>
        </w:rPr>
      </w:pPr>
      <w:ins w:id="763" w:author="Unknown">
        <w:r w:rsidRPr="00E30B8B">
          <w:rPr>
            <w:rFonts w:ascii="Times New Roman" w:eastAsia="Times New Roman" w:hAnsi="Times New Roman" w:cs="Times New Roman"/>
            <w:sz w:val="24"/>
            <w:szCs w:val="24"/>
          </w:rPr>
          <w:t>Tambahkan irisan daun bawang secukupnya.</w:t>
        </w:r>
      </w:ins>
    </w:p>
    <w:p w:rsidR="00E30B8B" w:rsidRPr="00E30B8B" w:rsidRDefault="00E30B8B" w:rsidP="00E9656D">
      <w:pPr>
        <w:numPr>
          <w:ilvl w:val="0"/>
          <w:numId w:val="118"/>
        </w:numPr>
        <w:spacing w:before="100" w:beforeAutospacing="1" w:after="100" w:afterAutospacing="1" w:line="240" w:lineRule="auto"/>
        <w:rPr>
          <w:ins w:id="764" w:author="Unknown"/>
          <w:rFonts w:ascii="Times New Roman" w:eastAsia="Times New Roman" w:hAnsi="Times New Roman" w:cs="Times New Roman"/>
          <w:sz w:val="24"/>
          <w:szCs w:val="24"/>
        </w:rPr>
      </w:pPr>
      <w:ins w:id="765" w:author="Unknown">
        <w:r w:rsidRPr="00E30B8B">
          <w:rPr>
            <w:rFonts w:ascii="Times New Roman" w:eastAsia="Times New Roman" w:hAnsi="Times New Roman" w:cs="Times New Roman"/>
            <w:sz w:val="24"/>
            <w:szCs w:val="24"/>
          </w:rPr>
          <w:t>Tuang dalam loyang 4 segi.</w:t>
        </w:r>
      </w:ins>
    </w:p>
    <w:p w:rsidR="00E30B8B" w:rsidRPr="00E30B8B" w:rsidRDefault="00E30B8B" w:rsidP="00E9656D">
      <w:pPr>
        <w:numPr>
          <w:ilvl w:val="0"/>
          <w:numId w:val="118"/>
        </w:numPr>
        <w:spacing w:before="100" w:beforeAutospacing="1" w:after="100" w:afterAutospacing="1" w:line="240" w:lineRule="auto"/>
        <w:rPr>
          <w:ins w:id="766" w:author="Unknown"/>
          <w:rFonts w:ascii="Times New Roman" w:eastAsia="Times New Roman" w:hAnsi="Times New Roman" w:cs="Times New Roman"/>
          <w:sz w:val="24"/>
          <w:szCs w:val="24"/>
        </w:rPr>
      </w:pPr>
      <w:ins w:id="767" w:author="Unknown">
        <w:r w:rsidRPr="00E30B8B">
          <w:rPr>
            <w:rFonts w:ascii="Times New Roman" w:eastAsia="Times New Roman" w:hAnsi="Times New Roman" w:cs="Times New Roman"/>
            <w:sz w:val="24"/>
            <w:szCs w:val="24"/>
          </w:rPr>
          <w:t>Kukus 25 menit, angkat dinginkan.</w:t>
        </w:r>
      </w:ins>
    </w:p>
    <w:p w:rsidR="00E30B8B" w:rsidRPr="00E30B8B" w:rsidRDefault="00E30B8B" w:rsidP="00E9656D">
      <w:pPr>
        <w:numPr>
          <w:ilvl w:val="0"/>
          <w:numId w:val="118"/>
        </w:numPr>
        <w:spacing w:before="100" w:beforeAutospacing="1" w:after="100" w:afterAutospacing="1" w:line="240" w:lineRule="auto"/>
        <w:rPr>
          <w:ins w:id="768" w:author="Unknown"/>
          <w:rFonts w:ascii="Times New Roman" w:eastAsia="Times New Roman" w:hAnsi="Times New Roman" w:cs="Times New Roman"/>
          <w:sz w:val="24"/>
          <w:szCs w:val="24"/>
        </w:rPr>
      </w:pPr>
      <w:ins w:id="769" w:author="Unknown">
        <w:r w:rsidRPr="00E30B8B">
          <w:rPr>
            <w:rFonts w:ascii="Times New Roman" w:eastAsia="Times New Roman" w:hAnsi="Times New Roman" w:cs="Times New Roman"/>
            <w:sz w:val="24"/>
            <w:szCs w:val="24"/>
          </w:rPr>
          <w:t>Potong sesuai selera.</w:t>
        </w:r>
      </w:ins>
    </w:p>
    <w:p w:rsidR="00E30B8B" w:rsidRPr="00E30B8B" w:rsidRDefault="00E30B8B" w:rsidP="00E9656D">
      <w:pPr>
        <w:numPr>
          <w:ilvl w:val="0"/>
          <w:numId w:val="118"/>
        </w:numPr>
        <w:spacing w:before="100" w:beforeAutospacing="1" w:after="100" w:afterAutospacing="1" w:line="240" w:lineRule="auto"/>
        <w:rPr>
          <w:ins w:id="770" w:author="Unknown"/>
          <w:rFonts w:ascii="Times New Roman" w:eastAsia="Times New Roman" w:hAnsi="Times New Roman" w:cs="Times New Roman"/>
          <w:sz w:val="24"/>
          <w:szCs w:val="24"/>
        </w:rPr>
      </w:pPr>
      <w:ins w:id="771" w:author="Unknown">
        <w:r w:rsidRPr="00E30B8B">
          <w:rPr>
            <w:rFonts w:ascii="Times New Roman" w:eastAsia="Times New Roman" w:hAnsi="Times New Roman" w:cs="Times New Roman"/>
            <w:sz w:val="24"/>
            <w:szCs w:val="24"/>
          </w:rPr>
          <w:t>Gulingkan dalam tepung panir hingga rata goreng.</w:t>
        </w:r>
      </w:ins>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Alkhamdulilah </w:t>
      </w:r>
      <w:hyperlink r:id="rId286" w:history="1">
        <w:r w:rsidRPr="00E30B8B">
          <w:rPr>
            <w:rFonts w:ascii="Times New Roman" w:eastAsia="Times New Roman" w:hAnsi="Times New Roman" w:cs="Times New Roman"/>
            <w:b/>
            <w:bCs/>
            <w:color w:val="0000FF"/>
            <w:sz w:val="24"/>
            <w:szCs w:val="24"/>
            <w:u w:val="single"/>
          </w:rPr>
          <w:t>kue nastar</w:t>
        </w:r>
      </w:hyperlink>
      <w:r w:rsidRPr="00E30B8B">
        <w:rPr>
          <w:rFonts w:ascii="Times New Roman" w:eastAsia="Times New Roman" w:hAnsi="Times New Roman" w:cs="Times New Roman"/>
          <w:sz w:val="24"/>
          <w:szCs w:val="24"/>
        </w:rPr>
        <w:t xml:space="preserve"> perdanaku berhasil dibuat. Hal yang membuat aneh di benak para teman yang memakan kue nastarku adalah cara membuatnya tanpa menggunakan oven. Kebanyang gak bikin kue nastar tanpa oven. Pasti pada bingung? Tidak usah bingung bun dengan resep kue nastar tanpa oven walaupun baru kali ini anda semua baru mendengarnya. Untuk itu langsung saja yuk bun dilihat bagaimana proses</w:t>
      </w:r>
      <w:r w:rsidRPr="00E30B8B">
        <w:rPr>
          <w:rFonts w:ascii="Times New Roman" w:eastAsia="Times New Roman" w:hAnsi="Times New Roman" w:cs="Times New Roman"/>
          <w:b/>
          <w:bCs/>
          <w:sz w:val="24"/>
          <w:szCs w:val="24"/>
        </w:rPr>
        <w:t xml:space="preserve"> resep kue nastar tanpa</w:t>
      </w:r>
      <w:r w:rsidRPr="00E30B8B">
        <w:rPr>
          <w:rFonts w:ascii="Times New Roman" w:eastAsia="Times New Roman" w:hAnsi="Times New Roman" w:cs="Times New Roman"/>
          <w:sz w:val="24"/>
          <w:szCs w:val="24"/>
        </w:rPr>
        <w:t xml:space="preserve"> </w:t>
      </w:r>
      <w:r w:rsidRPr="00E30B8B">
        <w:rPr>
          <w:rFonts w:ascii="Times New Roman" w:eastAsia="Times New Roman" w:hAnsi="Times New Roman" w:cs="Times New Roman"/>
          <w:b/>
          <w:bCs/>
          <w:sz w:val="24"/>
          <w:szCs w:val="24"/>
        </w:rPr>
        <w:t>oven</w:t>
      </w:r>
      <w:r w:rsidRPr="00E30B8B">
        <w:rPr>
          <w:rFonts w:ascii="Times New Roman" w:eastAsia="Times New Roman" w:hAnsi="Times New Roman" w:cs="Times New Roman"/>
          <w:sz w:val="24"/>
          <w:szCs w:val="24"/>
        </w:rPr>
        <w:t xml:space="preserve"> dibuat.</w:t>
      </w:r>
    </w:p>
    <w:p w:rsidR="00E30B8B" w:rsidRPr="00E30B8B" w:rsidRDefault="00E30B8B" w:rsidP="00E30B8B">
      <w:pPr>
        <w:spacing w:after="0" w:line="240" w:lineRule="auto"/>
        <w:jc w:val="both"/>
        <w:rPr>
          <w:rFonts w:ascii="Times New Roman" w:eastAsia="Times New Roman" w:hAnsi="Times New Roman" w:cs="Times New Roman"/>
          <w:sz w:val="24"/>
          <w:szCs w:val="24"/>
        </w:rPr>
      </w:pP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2C3682C5" wp14:editId="42437FDB">
            <wp:extent cx="3048000" cy="2286000"/>
            <wp:effectExtent l="0" t="0" r="0" b="0"/>
            <wp:docPr id="67" name="Picture 67" descr="Resep Kue Nastar Tanpa Oven">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descr="Resep Kue Nastar Tanpa Oven">
                      <a:hlinkClick r:id="rId287"/>
                    </pic:cNvPr>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Coba juga nastar unik lainnya:</w:t>
      </w:r>
    </w:p>
    <w:p w:rsidR="00E30B8B" w:rsidRPr="00E30B8B" w:rsidRDefault="003A1107" w:rsidP="00E30B8B">
      <w:pPr>
        <w:spacing w:after="0" w:line="240" w:lineRule="auto"/>
        <w:jc w:val="both"/>
        <w:rPr>
          <w:rFonts w:ascii="Times New Roman" w:eastAsia="Times New Roman" w:hAnsi="Times New Roman" w:cs="Times New Roman"/>
          <w:sz w:val="24"/>
          <w:szCs w:val="24"/>
        </w:rPr>
      </w:pPr>
      <w:hyperlink r:id="rId289" w:history="1">
        <w:r w:rsidR="00E30B8B" w:rsidRPr="00E30B8B">
          <w:rPr>
            <w:rFonts w:ascii="Times New Roman" w:eastAsia="Times New Roman" w:hAnsi="Times New Roman" w:cs="Times New Roman"/>
            <w:b/>
            <w:bCs/>
            <w:color w:val="0000FF"/>
            <w:sz w:val="24"/>
            <w:szCs w:val="24"/>
            <w:u w:val="single"/>
          </w:rPr>
          <w:t>Resep Kue Nastar Selai Nanas</w:t>
        </w:r>
      </w:hyperlink>
    </w:p>
    <w:p w:rsidR="00E30B8B" w:rsidRPr="00E30B8B" w:rsidRDefault="003A1107" w:rsidP="00E30B8B">
      <w:pPr>
        <w:spacing w:after="100" w:line="240" w:lineRule="auto"/>
        <w:jc w:val="both"/>
        <w:rPr>
          <w:rFonts w:ascii="Times New Roman" w:eastAsia="Times New Roman" w:hAnsi="Times New Roman" w:cs="Times New Roman"/>
          <w:sz w:val="24"/>
          <w:szCs w:val="24"/>
        </w:rPr>
      </w:pPr>
      <w:hyperlink r:id="rId290" w:history="1">
        <w:r w:rsidR="00E30B8B" w:rsidRPr="00E30B8B">
          <w:rPr>
            <w:rFonts w:ascii="Times New Roman" w:eastAsia="Times New Roman" w:hAnsi="Times New Roman" w:cs="Times New Roman"/>
            <w:b/>
            <w:bCs/>
            <w:color w:val="0000FF"/>
            <w:sz w:val="24"/>
            <w:szCs w:val="24"/>
            <w:u w:val="single"/>
          </w:rPr>
          <w:t>Resep Black Kue Nastar</w:t>
        </w:r>
      </w:hyperlink>
    </w:p>
    <w:p w:rsidR="00E30B8B" w:rsidRPr="00E30B8B" w:rsidRDefault="00E30B8B" w:rsidP="00E30B8B">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sz w:val="36"/>
          <w:szCs w:val="36"/>
        </w:rPr>
        <w:t>Kue Nastar Tanpa Oven</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w:t>
      </w:r>
    </w:p>
    <w:p w:rsidR="00E30B8B" w:rsidRPr="00E30B8B" w:rsidRDefault="00E30B8B" w:rsidP="00E9656D">
      <w:pPr>
        <w:numPr>
          <w:ilvl w:val="0"/>
          <w:numId w:val="119"/>
        </w:numPr>
        <w:spacing w:before="100" w:beforeAutospacing="1" w:after="100" w:afterAutospacing="1" w:line="240" w:lineRule="auto"/>
        <w:ind w:left="1440"/>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terigu 350 gram</w:t>
      </w:r>
    </w:p>
    <w:p w:rsidR="00E30B8B" w:rsidRPr="00E30B8B" w:rsidRDefault="00E30B8B" w:rsidP="00E9656D">
      <w:pPr>
        <w:numPr>
          <w:ilvl w:val="0"/>
          <w:numId w:val="119"/>
        </w:numPr>
        <w:spacing w:before="100" w:beforeAutospacing="1" w:after="100" w:afterAutospacing="1" w:line="240" w:lineRule="auto"/>
        <w:ind w:left="1440"/>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mentega 300 gram</w:t>
      </w:r>
    </w:p>
    <w:p w:rsidR="00E30B8B" w:rsidRPr="00E30B8B" w:rsidRDefault="00E30B8B" w:rsidP="00E9656D">
      <w:pPr>
        <w:numPr>
          <w:ilvl w:val="0"/>
          <w:numId w:val="119"/>
        </w:numPr>
        <w:spacing w:before="100" w:beforeAutospacing="1" w:after="100" w:afterAutospacing="1" w:line="240" w:lineRule="auto"/>
        <w:ind w:left="1440"/>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kuning tlur 2 butir</w:t>
      </w:r>
    </w:p>
    <w:p w:rsidR="00E30B8B" w:rsidRPr="00E30B8B" w:rsidRDefault="00E30B8B" w:rsidP="00E9656D">
      <w:pPr>
        <w:numPr>
          <w:ilvl w:val="0"/>
          <w:numId w:val="119"/>
        </w:numPr>
        <w:spacing w:before="100" w:beforeAutospacing="1" w:after="100" w:afterAutospacing="1" w:line="240" w:lineRule="auto"/>
        <w:ind w:left="1440"/>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tepung Maizena 1 sendok makan</w:t>
      </w:r>
    </w:p>
    <w:p w:rsidR="00E30B8B" w:rsidRPr="00E30B8B" w:rsidRDefault="00E30B8B" w:rsidP="00E9656D">
      <w:pPr>
        <w:numPr>
          <w:ilvl w:val="0"/>
          <w:numId w:val="119"/>
        </w:numPr>
        <w:spacing w:before="100" w:beforeAutospacing="1" w:after="100" w:afterAutospacing="1" w:line="240" w:lineRule="auto"/>
        <w:ind w:left="1440"/>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vanili 1/4</w:t>
      </w:r>
    </w:p>
    <w:p w:rsidR="00E30B8B" w:rsidRPr="00E30B8B" w:rsidRDefault="00E30B8B" w:rsidP="00E9656D">
      <w:pPr>
        <w:numPr>
          <w:ilvl w:val="0"/>
          <w:numId w:val="119"/>
        </w:numPr>
        <w:spacing w:before="100" w:beforeAutospacing="1" w:after="100" w:afterAutospacing="1" w:line="240" w:lineRule="auto"/>
        <w:ind w:left="1440"/>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gula halus 60 gram</w:t>
      </w:r>
    </w:p>
    <w:p w:rsidR="00E30B8B" w:rsidRPr="00E30B8B" w:rsidRDefault="00E30B8B" w:rsidP="00E9656D">
      <w:pPr>
        <w:numPr>
          <w:ilvl w:val="0"/>
          <w:numId w:val="119"/>
        </w:numPr>
        <w:spacing w:before="100" w:beforeAutospacing="1" w:after="100" w:afterAutospacing="1" w:line="240" w:lineRule="auto"/>
        <w:ind w:left="1440"/>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susu bubuk full cream 1 sendok makan</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Isian</w:t>
      </w:r>
    </w:p>
    <w:p w:rsidR="00E30B8B" w:rsidRPr="00E30B8B" w:rsidRDefault="00E30B8B" w:rsidP="00E9656D">
      <w:pPr>
        <w:numPr>
          <w:ilvl w:val="0"/>
          <w:numId w:val="120"/>
        </w:numPr>
        <w:spacing w:before="100" w:beforeAutospacing="1" w:after="100" w:afterAutospacing="1" w:line="240" w:lineRule="auto"/>
        <w:ind w:left="1440"/>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selai nanas</w:t>
      </w:r>
    </w:p>
    <w:p w:rsidR="00E30B8B" w:rsidRPr="00E30B8B" w:rsidRDefault="00E30B8B" w:rsidP="00E30B8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sz w:val="27"/>
          <w:szCs w:val="27"/>
        </w:rPr>
        <w:t>Cara Membuat Kue Nastar Tanpa Oven</w:t>
      </w:r>
    </w:p>
    <w:p w:rsidR="00E30B8B" w:rsidRPr="00E30B8B" w:rsidRDefault="00E30B8B" w:rsidP="00E9656D">
      <w:pPr>
        <w:numPr>
          <w:ilvl w:val="0"/>
          <w:numId w:val="121"/>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Campurkan mentega, telur, gula kemudian dimixer sampai rata</w:t>
      </w:r>
    </w:p>
    <w:p w:rsidR="00E30B8B" w:rsidRPr="00E30B8B" w:rsidRDefault="00E30B8B" w:rsidP="00E9656D">
      <w:pPr>
        <w:numPr>
          <w:ilvl w:val="0"/>
          <w:numId w:val="121"/>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Tambahkan tepung terigu, tepung maizena, vanili dan susu. Sambil diaduk hingga rata jangan pakai miixer.</w:t>
      </w:r>
    </w:p>
    <w:p w:rsidR="00E30B8B" w:rsidRPr="00E30B8B" w:rsidRDefault="00E30B8B" w:rsidP="00E9656D">
      <w:pPr>
        <w:numPr>
          <w:ilvl w:val="0"/>
          <w:numId w:val="121"/>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Bentuk adonan sesuai selera, untuk olesan aku pakai kuning telur yang diberi pewarna makanan 2 tetes.</w:t>
      </w:r>
    </w:p>
    <w:p w:rsidR="00E30B8B" w:rsidRPr="00E30B8B" w:rsidRDefault="00E30B8B" w:rsidP="00E9656D">
      <w:pPr>
        <w:numPr>
          <w:ilvl w:val="0"/>
          <w:numId w:val="121"/>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Oven menggunakan panci.</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Ovennya pakai panci bunda, yang biasa buat kukus bolu. Nah aku pakai buat ngoven soalnya aku tidak  punya oven. Dalemnya tidak diber air, jadi langsung dipanggang aja pancinya. Dalemnya kasih saringan ya. Asal apinya kecil tidak ada masalah, sebelum loyang dimsukin pancinya di </w:t>
      </w:r>
      <w:r w:rsidRPr="00E30B8B">
        <w:rPr>
          <w:rFonts w:ascii="Times New Roman" w:eastAsia="Times New Roman" w:hAnsi="Times New Roman" w:cs="Times New Roman"/>
          <w:sz w:val="24"/>
          <w:szCs w:val="24"/>
        </w:rPr>
        <w:lastRenderedPageBreak/>
        <w:t xml:space="preserve">panasin dulu. Jikalau semua perintah diikuti, lama ngoven dengan panci cuman 15 menit. Selamat mencoba </w:t>
      </w:r>
      <w:r w:rsidRPr="00E30B8B">
        <w:rPr>
          <w:rFonts w:ascii="Times New Roman" w:eastAsia="Times New Roman" w:hAnsi="Times New Roman" w:cs="Times New Roman"/>
          <w:i/>
          <w:iCs/>
          <w:sz w:val="24"/>
          <w:szCs w:val="24"/>
        </w:rPr>
        <w:t>resep kue nasta tanpa oven bun</w:t>
      </w:r>
      <w:r w:rsidRPr="00E30B8B">
        <w:rPr>
          <w:rFonts w:ascii="Times New Roman" w:eastAsia="Times New Roman" w:hAnsi="Times New Roman" w:cs="Times New Roman"/>
          <w:sz w:val="24"/>
          <w:szCs w:val="24"/>
        </w:rPr>
        <w:t>.</w:t>
      </w:r>
    </w:p>
    <w:p w:rsidR="00E30B8B" w:rsidRDefault="00E30B8B" w:rsidP="00E30B8B"/>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Cilok bund </w:t>
      </w:r>
      <w:hyperlink r:id="rId291" w:history="1">
        <w:r w:rsidRPr="00E30B8B">
          <w:rPr>
            <w:rFonts w:ascii="Times New Roman" w:eastAsia="Times New Roman" w:hAnsi="Times New Roman" w:cs="Times New Roman"/>
            <w:b/>
            <w:bCs/>
            <w:color w:val="0000FF"/>
            <w:sz w:val="24"/>
            <w:szCs w:val="24"/>
            <w:u w:val="single"/>
          </w:rPr>
          <w:t>cilok kuah kacang tanah</w:t>
        </w:r>
      </w:hyperlink>
      <w:r w:rsidRPr="00E30B8B">
        <w:rPr>
          <w:rFonts w:ascii="Times New Roman" w:eastAsia="Times New Roman" w:hAnsi="Times New Roman" w:cs="Times New Roman"/>
          <w:sz w:val="24"/>
          <w:szCs w:val="24"/>
        </w:rPr>
        <w:t>. Buat resep cilok kuah kacang gampang loh. Resep dari bunda enny elyzabeth. Dicobain jika ingin mencoba kegurihannya.</w:t>
      </w:r>
    </w:p>
    <w:p w:rsidR="00E30B8B" w:rsidRPr="00E30B8B" w:rsidRDefault="00E30B8B" w:rsidP="00E30B8B">
      <w:pPr>
        <w:spacing w:after="0" w:line="240" w:lineRule="auto"/>
        <w:jc w:val="both"/>
        <w:rPr>
          <w:rFonts w:ascii="Times New Roman" w:eastAsia="Times New Roman" w:hAnsi="Times New Roman" w:cs="Times New Roman"/>
          <w:sz w:val="24"/>
          <w:szCs w:val="24"/>
        </w:rPr>
      </w:pP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328CC88E" wp14:editId="5DF6BAD0">
            <wp:extent cx="3038475" cy="3048000"/>
            <wp:effectExtent l="0" t="0" r="9525" b="0"/>
            <wp:docPr id="68" name="Picture 68" descr="http://3.bp.blogspot.com/-3Q4kNI4BlxA/VKEYAQbpPyI/AAAAAAAADuE/4mBCDXbRXrM/s1600/cilok%2Bbandung.jpg">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descr="http://3.bp.blogspot.com/-3Q4kNI4BlxA/VKEYAQbpPyI/AAAAAAAADuE/4mBCDXbRXrM/s1600/cilok%2Bbandung.jpg">
                      <a:hlinkClick r:id="rId292"/>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038475" cy="3048000"/>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color w:val="0000FF"/>
          <w:sz w:val="36"/>
          <w:szCs w:val="36"/>
        </w:rPr>
        <w:t>Resep Cilok Kuah Kacang</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w:t>
      </w:r>
    </w:p>
    <w:p w:rsidR="00E30B8B" w:rsidRPr="00E30B8B" w:rsidRDefault="00E30B8B" w:rsidP="00E9656D">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terigu 5 sdm</w:t>
      </w:r>
    </w:p>
    <w:p w:rsidR="00E30B8B" w:rsidRPr="00E30B8B" w:rsidRDefault="00E30B8B" w:rsidP="00E9656D">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aci 5 sdm</w:t>
      </w:r>
    </w:p>
    <w:p w:rsidR="00E30B8B" w:rsidRPr="00E30B8B" w:rsidRDefault="00E30B8B" w:rsidP="00E9656D">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royco dan garam secukupnya saja</w:t>
      </w:r>
    </w:p>
    <w:p w:rsidR="00E30B8B" w:rsidRPr="00E30B8B" w:rsidRDefault="00E30B8B" w:rsidP="00E9656D">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irisan daun bawang</w:t>
      </w:r>
    </w:p>
    <w:p w:rsidR="00E30B8B" w:rsidRPr="00E30B8B" w:rsidRDefault="00E30B8B" w:rsidP="00E9656D">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air panas secukupnya</w:t>
      </w:r>
    </w:p>
    <w:p w:rsidR="00E30B8B" w:rsidRPr="00E30B8B" w:rsidRDefault="00E30B8B" w:rsidP="00E9656D">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Kacang tanah disangrai</w:t>
      </w:r>
    </w:p>
    <w:p w:rsidR="00E30B8B" w:rsidRPr="00E30B8B" w:rsidRDefault="00E30B8B" w:rsidP="00E9656D">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gula merah secukupny</w:t>
      </w:r>
    </w:p>
    <w:p w:rsidR="00E30B8B" w:rsidRPr="00E30B8B" w:rsidRDefault="00E30B8B" w:rsidP="00E9656D">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kencur secuil</w:t>
      </w:r>
    </w:p>
    <w:p w:rsidR="00E30B8B" w:rsidRPr="00E30B8B" w:rsidRDefault="00E30B8B" w:rsidP="00E30B8B">
      <w:pPr>
        <w:spacing w:before="100" w:beforeAutospacing="1" w:after="100" w:afterAutospacing="1" w:line="240" w:lineRule="auto"/>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Cara Membuat cilok Kuah Kacang</w:t>
      </w:r>
    </w:p>
    <w:p w:rsidR="00E30B8B" w:rsidRPr="00E30B8B" w:rsidRDefault="00E30B8B" w:rsidP="00E9656D">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Campur terigu, aci, garam dan royco dalam wadah dan siram dengan air panas sedikit demi sedikit sambil diaduk sampai kalis (tidak lembek dan bisa di bulatin).</w:t>
      </w:r>
    </w:p>
    <w:p w:rsidR="00E30B8B" w:rsidRPr="00E30B8B" w:rsidRDefault="00E30B8B" w:rsidP="00E9656D">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Masukkan ke dalam air panas yang sudah di panaskan.</w:t>
      </w:r>
    </w:p>
    <w:p w:rsidR="00E30B8B" w:rsidRPr="00E30B8B" w:rsidRDefault="00E30B8B" w:rsidP="00E9656D">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Kalau sudah mengapung cilok sudah matang dan taruh dalam wadah.</w:t>
      </w:r>
    </w:p>
    <w:p w:rsidR="00E30B8B" w:rsidRPr="00E30B8B" w:rsidRDefault="00E30B8B" w:rsidP="00E9656D">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Kacang tanah yang sudah disangrai diulek/diblender. Kalau saya diulek biar kacangnya tidak halus banget dikasih gula merah dikit dan secuil kencur.</w:t>
      </w:r>
    </w:p>
    <w:p w:rsidR="00E30B8B" w:rsidRPr="00E30B8B" w:rsidRDefault="00E30B8B" w:rsidP="00E9656D">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lastRenderedPageBreak/>
        <w:t>Siram keciloknya kuah kacangnya yang sudah dicampur dengan air matang.</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Hmmm basbusa manis legiit ala Aliyah Azza. Enak benget kue itu lo sok monggo rasanya gurih gurih nyoy. Kue barbusa itu khas timur tengah bun.</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w:t>
      </w: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5D69A57D" wp14:editId="38FE83C7">
            <wp:extent cx="3048000" cy="1714500"/>
            <wp:effectExtent l="0" t="0" r="0" b="0"/>
            <wp:docPr id="69" name="Picture 69" descr="http://2.bp.blogspot.com/-J6A8Mu7X9yQ/VGzMR_4SKII/AAAAAAAACeY/890UN8li_5c/s1600/basbusa.jpg">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 descr="http://2.bp.blogspot.com/-J6A8Mu7X9yQ/VGzMR_4SKII/AAAAAAAACeY/890UN8li_5c/s1600/basbusa.jpg">
                      <a:hlinkClick r:id="rId294"/>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color w:val="0000FF"/>
          <w:sz w:val="36"/>
          <w:szCs w:val="36"/>
        </w:rPr>
        <w:t>Resep Kue Basbusa</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w:t>
      </w:r>
    </w:p>
    <w:p w:rsidR="00E30B8B" w:rsidRPr="00E30B8B" w:rsidRDefault="00E30B8B" w:rsidP="00E9656D">
      <w:pPr>
        <w:numPr>
          <w:ilvl w:val="0"/>
          <w:numId w:val="124"/>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 gls tepung panir</w:t>
      </w:r>
    </w:p>
    <w:p w:rsidR="00E30B8B" w:rsidRPr="00E30B8B" w:rsidRDefault="00E30B8B" w:rsidP="00E9656D">
      <w:pPr>
        <w:numPr>
          <w:ilvl w:val="0"/>
          <w:numId w:val="124"/>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 gls kelapa parut klo ada yang sudah kering</w:t>
      </w:r>
    </w:p>
    <w:p w:rsidR="00E30B8B" w:rsidRPr="00E30B8B" w:rsidRDefault="00E30B8B" w:rsidP="00E9656D">
      <w:pPr>
        <w:numPr>
          <w:ilvl w:val="0"/>
          <w:numId w:val="124"/>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SKM d seduh 1 gls</w:t>
      </w:r>
    </w:p>
    <w:p w:rsidR="00E30B8B" w:rsidRPr="00E30B8B" w:rsidRDefault="00E30B8B" w:rsidP="00E9656D">
      <w:pPr>
        <w:numPr>
          <w:ilvl w:val="0"/>
          <w:numId w:val="124"/>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sendok teh baking powder</w:t>
      </w:r>
    </w:p>
    <w:p w:rsidR="00E30B8B" w:rsidRPr="00E30B8B" w:rsidRDefault="00E30B8B" w:rsidP="00E9656D">
      <w:pPr>
        <w:numPr>
          <w:ilvl w:val="0"/>
          <w:numId w:val="124"/>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glas gula pasir</w:t>
      </w:r>
    </w:p>
    <w:p w:rsidR="00E30B8B" w:rsidRPr="00E30B8B" w:rsidRDefault="00E30B8B" w:rsidP="00E9656D">
      <w:pPr>
        <w:numPr>
          <w:ilvl w:val="0"/>
          <w:numId w:val="124"/>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 telor</w:t>
      </w:r>
    </w:p>
    <w:p w:rsidR="00E30B8B" w:rsidRPr="00E30B8B" w:rsidRDefault="00E30B8B" w:rsidP="00E9656D">
      <w:pPr>
        <w:numPr>
          <w:ilvl w:val="0"/>
          <w:numId w:val="124"/>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1/2 glas minyak sayur</w:t>
      </w:r>
    </w:p>
    <w:p w:rsidR="00E30B8B" w:rsidRPr="00E30B8B" w:rsidRDefault="00E30B8B" w:rsidP="00E30B8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Cara Membuat Kue Basbusa</w:t>
      </w:r>
    </w:p>
    <w:p w:rsidR="00E30B8B" w:rsidRPr="00E30B8B" w:rsidRDefault="00E30B8B" w:rsidP="00E9656D">
      <w:pPr>
        <w:numPr>
          <w:ilvl w:val="0"/>
          <w:numId w:val="125"/>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Susu, gula pasir, telor, baking powder dan minyak sayur di kocok. Jika sudah mengembang taruh tepung panir dan kelapa parut aduk hingga rata.</w:t>
      </w:r>
    </w:p>
    <w:p w:rsidR="00E30B8B" w:rsidRPr="00E30B8B" w:rsidRDefault="00E30B8B" w:rsidP="00E9656D">
      <w:pPr>
        <w:numPr>
          <w:ilvl w:val="0"/>
          <w:numId w:val="125"/>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Taruh di loyang persegi oles dengan minyak sayur masukan oven kira" 30 menit.</w:t>
      </w:r>
    </w:p>
    <w:p w:rsidR="00E30B8B" w:rsidRPr="00E30B8B" w:rsidRDefault="00E30B8B" w:rsidP="00E9656D">
      <w:pPr>
        <w:numPr>
          <w:ilvl w:val="0"/>
          <w:numId w:val="125"/>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Setelah di masukin oven bikin air gula.</w:t>
      </w:r>
    </w:p>
    <w:p w:rsidR="00E30B8B" w:rsidRPr="00E30B8B" w:rsidRDefault="00E30B8B" w:rsidP="00E9656D">
      <w:pPr>
        <w:numPr>
          <w:ilvl w:val="0"/>
          <w:numId w:val="125"/>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Kalau sudah matang siram di atas kuenya.</w:t>
      </w:r>
    </w:p>
    <w:p w:rsidR="00E30B8B" w:rsidRPr="00E30B8B" w:rsidRDefault="00E30B8B" w:rsidP="00E9656D">
      <w:pPr>
        <w:numPr>
          <w:ilvl w:val="0"/>
          <w:numId w:val="125"/>
        </w:numPr>
        <w:spacing w:before="100" w:beforeAutospacing="1" w:after="100" w:afterAutospacing="1"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Iris kotak" taruh kacang/mete.</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Selamat mencoba dan maaf jika ada kata" yang salah buntik"</w:t>
      </w:r>
    </w:p>
    <w:p w:rsidR="00E30B8B" w:rsidRDefault="00E30B8B" w:rsidP="00E30B8B"/>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Makasih ya bunda iza cahaya resep bola nasi sudah saya coba ternyata enak yach. Anak dan suami ku suka banget sama bola nasi crispy. Ini hasil karyaku, salam dari bunda wahyu.</w:t>
      </w:r>
    </w:p>
    <w:p w:rsidR="00E30B8B" w:rsidRPr="00E30B8B" w:rsidRDefault="00E30B8B" w:rsidP="00E30B8B">
      <w:pPr>
        <w:spacing w:after="0" w:line="240" w:lineRule="auto"/>
        <w:jc w:val="both"/>
        <w:rPr>
          <w:rFonts w:ascii="Times New Roman" w:eastAsia="Times New Roman" w:hAnsi="Times New Roman" w:cs="Times New Roman"/>
          <w:sz w:val="24"/>
          <w:szCs w:val="24"/>
        </w:rPr>
      </w:pP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17123B31" wp14:editId="31758EBC">
            <wp:extent cx="3019425" cy="3048000"/>
            <wp:effectExtent l="0" t="0" r="9525" b="0"/>
            <wp:docPr id="70" name="Picture 70" descr="http://4.bp.blogspot.com/-LRPpEgiTKG0/VMtN6z6oNCI/AAAAAAAAEU8/PnNaJM-dWXk/s1600/bola%2Bnasi%2Bcrispy.jpg">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descr="http://4.bp.blogspot.com/-LRPpEgiTKG0/VMtN6z6oNCI/AAAAAAAAEU8/PnNaJM-dWXk/s1600/bola%2Bnasi%2Bcrispy.jpg">
                      <a:hlinkClick r:id="rId296"/>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9425" cy="3048000"/>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color w:val="0000FF"/>
          <w:sz w:val="36"/>
          <w:szCs w:val="36"/>
        </w:rPr>
        <w:t>Resep Bola Nasi Crispy</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w:t>
      </w:r>
    </w:p>
    <w:p w:rsidR="00E30B8B" w:rsidRPr="00E30B8B" w:rsidRDefault="00E30B8B" w:rsidP="00E9656D">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 piring nasi</w:t>
      </w:r>
    </w:p>
    <w:p w:rsidR="00E30B8B" w:rsidRPr="00E30B8B" w:rsidRDefault="00E30B8B" w:rsidP="00E9656D">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4 siung bawang putih</w:t>
      </w:r>
    </w:p>
    <w:p w:rsidR="00E30B8B" w:rsidRPr="00E30B8B" w:rsidRDefault="00E30B8B" w:rsidP="00E9656D">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5 siung bawang merah</w:t>
      </w:r>
    </w:p>
    <w:p w:rsidR="00E30B8B" w:rsidRPr="00E30B8B" w:rsidRDefault="00E30B8B" w:rsidP="00E9656D">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4 biji cabe merah</w:t>
      </w:r>
    </w:p>
    <w:p w:rsidR="00E30B8B" w:rsidRPr="00E30B8B" w:rsidRDefault="00E30B8B" w:rsidP="00E9656D">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bungkus royco</w:t>
      </w:r>
    </w:p>
    <w:p w:rsidR="00E30B8B" w:rsidRPr="00E30B8B" w:rsidRDefault="00E30B8B" w:rsidP="00E9656D">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1,5 gelas air</w:t>
      </w:r>
    </w:p>
    <w:p w:rsidR="00E30B8B" w:rsidRPr="00E30B8B" w:rsidRDefault="00E30B8B" w:rsidP="00E9656D">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sdt garam</w:t>
      </w:r>
    </w:p>
    <w:p w:rsidR="00E30B8B" w:rsidRPr="00E30B8B" w:rsidRDefault="00E30B8B" w:rsidP="00E9656D">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10 sdm tepung beras</w:t>
      </w:r>
    </w:p>
    <w:p w:rsidR="00E30B8B" w:rsidRPr="00E30B8B" w:rsidRDefault="00E30B8B" w:rsidP="00E9656D">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Seledri cincang sesuai selera </w:t>
      </w:r>
    </w:p>
    <w:p w:rsidR="00E30B8B" w:rsidRPr="00E30B8B" w:rsidRDefault="00E30B8B" w:rsidP="00E9656D">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Tepung panir sebagai pelengkap</w:t>
      </w:r>
    </w:p>
    <w:p w:rsidR="00E30B8B" w:rsidRPr="00E30B8B" w:rsidRDefault="00E30B8B" w:rsidP="00E30B8B">
      <w:pPr>
        <w:spacing w:after="0" w:line="240" w:lineRule="auto"/>
        <w:rPr>
          <w:rFonts w:ascii="Times New Roman" w:eastAsia="Times New Roman" w:hAnsi="Times New Roman" w:cs="Times New Roman"/>
          <w:sz w:val="24"/>
          <w:szCs w:val="24"/>
        </w:rPr>
      </w:pPr>
    </w:p>
    <w:p w:rsidR="00E30B8B" w:rsidRPr="00E30B8B" w:rsidRDefault="00E30B8B" w:rsidP="00E30B8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Cara Membuat Bola Nasi Crispy</w:t>
      </w:r>
    </w:p>
    <w:p w:rsidR="00E30B8B" w:rsidRPr="00E30B8B" w:rsidRDefault="00E30B8B" w:rsidP="00E9656D">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Haluskan bawang merah, bawang putih, cabe dan garam.</w:t>
      </w:r>
    </w:p>
    <w:p w:rsidR="00E30B8B" w:rsidRPr="00E30B8B" w:rsidRDefault="00E30B8B" w:rsidP="00E9656D">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Campur bumbu halus royco, air, seledri dan nasi lalu kukus 20 menit. Dinginkan adonan terus masukan tepung beras, aduk rata.</w:t>
      </w:r>
    </w:p>
    <w:p w:rsidR="00E30B8B" w:rsidRPr="00E30B8B" w:rsidRDefault="00E30B8B" w:rsidP="00E9656D">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Cetak bentuk bola pakai sendok lalu gulingkan di atas tepung panir lalu goreng.</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Ini bun cemilan murah meriah </w:t>
      </w:r>
      <w:hyperlink r:id="rId298" w:history="1">
        <w:r w:rsidRPr="00E30B8B">
          <w:rPr>
            <w:rFonts w:ascii="Times New Roman" w:eastAsia="Times New Roman" w:hAnsi="Times New Roman" w:cs="Times New Roman"/>
            <w:b/>
            <w:bCs/>
            <w:color w:val="0000FF"/>
            <w:sz w:val="24"/>
            <w:szCs w:val="24"/>
            <w:u w:val="single"/>
          </w:rPr>
          <w:t>cireng nasi sisa nasi semalam</w:t>
        </w:r>
      </w:hyperlink>
      <w:r w:rsidRPr="00E30B8B">
        <w:rPr>
          <w:rFonts w:ascii="Times New Roman" w:eastAsia="Times New Roman" w:hAnsi="Times New Roman" w:cs="Times New Roman"/>
          <w:sz w:val="24"/>
          <w:szCs w:val="24"/>
        </w:rPr>
        <w:t xml:space="preserve"> di colek pakai saus sambal mantap. Gak meledak kok di gorengnya dan gak meletak juga cireng, asal apinya kecil saja. </w:t>
      </w:r>
      <w:r w:rsidRPr="00E30B8B">
        <w:rPr>
          <w:rFonts w:ascii="Times New Roman" w:eastAsia="Times New Roman" w:hAnsi="Times New Roman" w:cs="Times New Roman"/>
          <w:sz w:val="24"/>
          <w:szCs w:val="24"/>
        </w:rPr>
        <w:lastRenderedPageBreak/>
        <w:t>Resep dari bunda siapa saya lupa maaf. Yang mau niru bentuk cireng buatan eli yuliani di bawah ini silahkan saja.</w:t>
      </w:r>
    </w:p>
    <w:p w:rsidR="00E30B8B" w:rsidRPr="00E30B8B" w:rsidRDefault="00E30B8B" w:rsidP="00E30B8B">
      <w:pPr>
        <w:spacing w:after="0" w:line="240" w:lineRule="auto"/>
        <w:jc w:val="both"/>
        <w:rPr>
          <w:rFonts w:ascii="Times New Roman" w:eastAsia="Times New Roman" w:hAnsi="Times New Roman" w:cs="Times New Roman"/>
          <w:sz w:val="24"/>
          <w:szCs w:val="24"/>
        </w:rPr>
      </w:pP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05F1842A" wp14:editId="1D67E5C6">
            <wp:extent cx="3048000" cy="2371725"/>
            <wp:effectExtent l="0" t="0" r="0" b="9525"/>
            <wp:docPr id="71" name="Picture 71" descr="Resep Cara Membuat Cireng Nasi Sisa">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descr="Resep Cara Membuat Cireng Nasi Sisa">
                      <a:hlinkClick r:id="rId299"/>
                    </pic:cNvPr>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048000" cy="2371725"/>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color w:val="0000FF"/>
          <w:sz w:val="36"/>
          <w:szCs w:val="36"/>
        </w:rPr>
        <w:t>Resep Cireng Nasi Sisa</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w:t>
      </w:r>
    </w:p>
    <w:p w:rsidR="00E30B8B" w:rsidRPr="00E30B8B" w:rsidRDefault="00E30B8B" w:rsidP="00E9656D">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piring nasi</w:t>
      </w:r>
    </w:p>
    <w:p w:rsidR="00E30B8B" w:rsidRPr="00E30B8B" w:rsidRDefault="00E30B8B" w:rsidP="00E9656D">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telor (saya gak pakai telor soalnya di rumah lagi kosong)</w:t>
      </w:r>
    </w:p>
    <w:p w:rsidR="00E30B8B" w:rsidRPr="00E30B8B" w:rsidRDefault="00E30B8B" w:rsidP="00E9656D">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1/4 tepung kanji/aci</w:t>
      </w:r>
    </w:p>
    <w:p w:rsidR="00E30B8B" w:rsidRPr="00E30B8B" w:rsidRDefault="00E30B8B" w:rsidP="00E9656D">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royco dan garam kalau kurang asin</w:t>
      </w:r>
    </w:p>
    <w:p w:rsidR="00E30B8B" w:rsidRPr="00E30B8B" w:rsidRDefault="00E30B8B" w:rsidP="00E9656D">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Air panas secukupnya</w:t>
      </w:r>
    </w:p>
    <w:p w:rsidR="00E30B8B" w:rsidRPr="00E30B8B" w:rsidRDefault="00E30B8B" w:rsidP="00E30B8B">
      <w:pPr>
        <w:spacing w:before="100" w:beforeAutospacing="1" w:after="100" w:afterAutospacing="1" w:line="240" w:lineRule="auto"/>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Cara Membuat Cireng Nasi</w:t>
      </w:r>
    </w:p>
    <w:p w:rsidR="00E30B8B" w:rsidRPr="00E30B8B" w:rsidRDefault="00E30B8B" w:rsidP="00E9656D">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Di campur semua bahannya.</w:t>
      </w:r>
    </w:p>
    <w:p w:rsidR="00E30B8B" w:rsidRPr="00E30B8B" w:rsidRDefault="00E30B8B" w:rsidP="00E9656D">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Lalu masukkan air sedikit" jangan sampai ke enceran.</w:t>
      </w:r>
    </w:p>
    <w:p w:rsidR="00E30B8B" w:rsidRPr="00E30B8B" w:rsidRDefault="00E30B8B" w:rsidP="00E9656D">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Lalu bentuk bulat/selera.</w:t>
      </w:r>
    </w:p>
    <w:p w:rsidR="00E30B8B" w:rsidRPr="00E30B8B" w:rsidRDefault="00E30B8B" w:rsidP="00E9656D">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Goreng pakai api kecil. </w:t>
      </w:r>
    </w:p>
    <w:p w:rsidR="00E30B8B" w:rsidRPr="00E30B8B" w:rsidRDefault="003A1107" w:rsidP="00E30B8B">
      <w:pPr>
        <w:spacing w:before="100" w:beforeAutospacing="1" w:after="240" w:line="240" w:lineRule="auto"/>
        <w:rPr>
          <w:rFonts w:ascii="Times New Roman" w:eastAsia="Times New Roman" w:hAnsi="Times New Roman" w:cs="Times New Roman"/>
          <w:sz w:val="24"/>
          <w:szCs w:val="24"/>
        </w:rPr>
      </w:pPr>
      <w:hyperlink r:id="rId301" w:history="1">
        <w:r w:rsidR="00E30B8B" w:rsidRPr="00E30B8B">
          <w:rPr>
            <w:rFonts w:ascii="Times New Roman" w:eastAsia="Times New Roman" w:hAnsi="Times New Roman" w:cs="Times New Roman"/>
            <w:b/>
            <w:bCs/>
            <w:color w:val="0000FF"/>
            <w:sz w:val="24"/>
            <w:szCs w:val="24"/>
            <w:u w:val="single"/>
          </w:rPr>
          <w:t>t cilok</w:t>
        </w:r>
      </w:hyperlink>
      <w:r w:rsidR="00E30B8B" w:rsidRPr="00E30B8B">
        <w:rPr>
          <w:rFonts w:ascii="Times New Roman" w:eastAsia="Times New Roman" w:hAnsi="Times New Roman" w:cs="Times New Roman"/>
          <w:sz w:val="24"/>
          <w:szCs w:val="24"/>
        </w:rPr>
        <w:t xml:space="preserve"> baru matang langsung di serbu.</w:t>
      </w: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35E69E58" wp14:editId="6B555F65">
            <wp:extent cx="3048000" cy="2286000"/>
            <wp:effectExtent l="0" t="0" r="0" b="0"/>
            <wp:docPr id="72" name="Picture 72" descr="Cara Buat Resep Cilok">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descr="Cara Buat Resep Cilok">
                      <a:hlinkClick r:id="rId302"/>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Bahan Cilok</w:t>
      </w:r>
    </w:p>
    <w:p w:rsidR="00E30B8B" w:rsidRPr="00E30B8B" w:rsidRDefault="00E30B8B" w:rsidP="00E9656D">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1/2 terigu</w:t>
      </w:r>
    </w:p>
    <w:p w:rsidR="00E30B8B" w:rsidRPr="00E30B8B" w:rsidRDefault="00E30B8B" w:rsidP="00E9656D">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1/2 aci</w:t>
      </w:r>
    </w:p>
    <w:p w:rsidR="00E30B8B" w:rsidRPr="00E30B8B" w:rsidRDefault="00E30B8B" w:rsidP="00E9656D">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5 siung bawng putih</w:t>
      </w:r>
    </w:p>
    <w:p w:rsidR="00E30B8B" w:rsidRPr="00E30B8B" w:rsidRDefault="00E30B8B" w:rsidP="00E9656D">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merica dikit</w:t>
      </w:r>
    </w:p>
    <w:p w:rsidR="00E30B8B" w:rsidRPr="00E30B8B" w:rsidRDefault="00E30B8B" w:rsidP="00E9656D">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royko atau masako</w:t>
      </w:r>
    </w:p>
    <w:p w:rsidR="00E30B8B" w:rsidRPr="00E30B8B" w:rsidRDefault="00E30B8B" w:rsidP="00E9656D">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1/2 sdm garam</w:t>
      </w:r>
    </w:p>
    <w:p w:rsidR="00E30B8B" w:rsidRPr="00E30B8B" w:rsidRDefault="00E30B8B" w:rsidP="00E30B8B">
      <w:pPr>
        <w:spacing w:before="100" w:beforeAutospacing="1" w:after="100" w:afterAutospacing="1" w:line="240" w:lineRule="auto"/>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color w:val="0000FF"/>
          <w:sz w:val="36"/>
          <w:szCs w:val="36"/>
        </w:rPr>
        <w:t xml:space="preserve">Cara </w:t>
      </w:r>
      <w:hyperlink r:id="rId304" w:history="1">
        <w:r w:rsidRPr="00E30B8B">
          <w:rPr>
            <w:rFonts w:ascii="Times New Roman" w:eastAsia="Times New Roman" w:hAnsi="Times New Roman" w:cs="Times New Roman"/>
            <w:b/>
            <w:bCs/>
            <w:color w:val="0000FF"/>
            <w:sz w:val="36"/>
            <w:szCs w:val="36"/>
            <w:u w:val="single"/>
          </w:rPr>
          <w:t>Buat Resep</w:t>
        </w:r>
      </w:hyperlink>
      <w:r w:rsidRPr="00E30B8B">
        <w:rPr>
          <w:rFonts w:ascii="Times New Roman" w:eastAsia="Times New Roman" w:hAnsi="Times New Roman" w:cs="Times New Roman"/>
          <w:b/>
          <w:bCs/>
          <w:color w:val="0000FF"/>
          <w:sz w:val="36"/>
          <w:szCs w:val="36"/>
        </w:rPr>
        <w:t xml:space="preserve"> Cilok</w:t>
      </w:r>
    </w:p>
    <w:p w:rsidR="00E30B8B" w:rsidRPr="00E30B8B" w:rsidRDefault="00E30B8B" w:rsidP="00E9656D">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Aci ama tergu masukkan ke wadah.</w:t>
      </w:r>
    </w:p>
    <w:p w:rsidR="00E30B8B" w:rsidRPr="00E30B8B" w:rsidRDefault="00E30B8B" w:rsidP="00E9656D">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 yang lainnya di tumbuk terus masukin bumbu ke dalam air 3 gelas terus di msak hingga mendidih.</w:t>
      </w:r>
    </w:p>
    <w:p w:rsidR="00E30B8B" w:rsidRPr="00E30B8B" w:rsidRDefault="00E30B8B" w:rsidP="00E9656D">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Masukin ke wadah yang dah ada terigunya kalau aku gak ada isinya</w:t>
      </w:r>
      <w:r w:rsidRPr="00E30B8B">
        <w:rPr>
          <w:rFonts w:ascii="Times New Roman" w:eastAsia="Times New Roman" w:hAnsi="Times New Roman" w:cs="Times New Roman"/>
          <w:sz w:val="24"/>
          <w:szCs w:val="24"/>
        </w:rPr>
        <w:br/>
        <w:t>Kalau mau pedes boleh pakai cabe di ulek.hmmmm di santap selagi panas lebih mantap</w:t>
      </w:r>
    </w:p>
    <w:p w:rsidR="00E30B8B" w:rsidRDefault="00E30B8B" w:rsidP="00E30B8B">
      <w:pPr>
        <w:jc w:val="both"/>
      </w:pPr>
      <w:r>
        <w:t xml:space="preserve">Iseng-iseng bikin </w:t>
      </w:r>
      <w:hyperlink r:id="rId305" w:history="1">
        <w:r>
          <w:rPr>
            <w:rStyle w:val="Hyperlink"/>
            <w:b/>
            <w:bCs/>
          </w:rPr>
          <w:t>sosis solo</w:t>
        </w:r>
      </w:hyperlink>
      <w:r>
        <w:t xml:space="preserve"> bund, kangen sama kampung halaman kalau lagi ada hajatan pasti ada yang satu ini. Lumayan, tepung 1/4 telur 3 jadi 22 biji, itupun gede-gede. Sosis solo by momy kids bisa juga di goreng, minyaknya banyak bund, tapi nggak nyerap kok, setelah matang dikasih alas aja bund biar minyaknya meresap di alasnya.</w:t>
      </w:r>
    </w:p>
    <w:p w:rsidR="00E30B8B" w:rsidRDefault="00E30B8B" w:rsidP="00E30B8B">
      <w:pPr>
        <w:jc w:val="both"/>
      </w:pPr>
    </w:p>
    <w:p w:rsidR="00E30B8B" w:rsidRDefault="00E30B8B" w:rsidP="00E30B8B">
      <w:pPr>
        <w:jc w:val="center"/>
      </w:pPr>
      <w:r>
        <w:rPr>
          <w:noProof/>
          <w:color w:val="0000FF"/>
        </w:rPr>
        <w:lastRenderedPageBreak/>
        <w:drawing>
          <wp:inline distT="0" distB="0" distL="0" distR="0" wp14:anchorId="4539A632" wp14:editId="4FA9936C">
            <wp:extent cx="3048000" cy="3048000"/>
            <wp:effectExtent l="0" t="0" r="0" b="0"/>
            <wp:docPr id="74" name="Picture 74" descr="http://4.bp.blogspot.com/-aVGiZAijX2M/VNTgsNL3H4I/AAAAAAAAEcQ/t8J1dg_zt-A/s1600/7%2BResep%2BCara%2BMembuat%2BSosis%2BSolo%2Bb.jpg">
              <a:hlinkClick xmlns:a="http://schemas.openxmlformats.org/drawingml/2006/main" r:id="rId3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descr="http://4.bp.blogspot.com/-aVGiZAijX2M/VNTgsNL3H4I/AAAAAAAAEcQ/t8J1dg_zt-A/s1600/7%2BResep%2BCara%2BMembuat%2BSosis%2BSolo%2Bb.jpg">
                      <a:hlinkClick r:id="rId306"/>
                    </pic:cNvPr>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30B8B" w:rsidRDefault="00E30B8B" w:rsidP="00E30B8B">
      <w:pPr>
        <w:jc w:val="center"/>
      </w:pPr>
    </w:p>
    <w:p w:rsidR="00E30B8B" w:rsidRDefault="00E30B8B" w:rsidP="00E30B8B">
      <w:pPr>
        <w:jc w:val="both"/>
      </w:pPr>
      <w:r>
        <w:t>Bunda-bunda mungkin untuk nama beda daerah beda-beda ya, tapi di daerah saya itu namanya sosis. Saya Kalijambe bund (perbatasan Solo, Boyolali, Sragen, Karanganyar) hehe. Beda orang ngasih namanya juga beda-beda.  Untuk isi sesuai selera, di solo ada 2 macam sosis, sosis basah sama sosis goreng, yang punya saya ini sosis goreng, kalau yang basah kulitnya dari bahan telur dan air, isiannya bisa ayam dan jamur atau daging, setelah itu di kukus, makanya namanya sosis basah.</w:t>
      </w:r>
    </w:p>
    <w:p w:rsidR="00E30B8B" w:rsidRDefault="00E30B8B" w:rsidP="00E30B8B">
      <w:pPr>
        <w:jc w:val="both"/>
      </w:pPr>
    </w:p>
    <w:p w:rsidR="00E30B8B" w:rsidRDefault="00E30B8B" w:rsidP="00E30B8B">
      <w:pPr>
        <w:jc w:val="center"/>
      </w:pPr>
      <w:r>
        <w:rPr>
          <w:noProof/>
          <w:color w:val="0000FF"/>
        </w:rPr>
        <w:lastRenderedPageBreak/>
        <w:drawing>
          <wp:inline distT="0" distB="0" distL="0" distR="0" wp14:anchorId="3789661C" wp14:editId="2D1F0BC7">
            <wp:extent cx="2857500" cy="3810000"/>
            <wp:effectExtent l="0" t="0" r="0" b="0"/>
            <wp:docPr id="73" name="Picture 73" descr="http://4.bp.blogspot.com/-T_Pd8usPcXE/VNTgtUUCBrI/AAAAAAAAEcY/TJ6Q6bFgODE/s1600/7%2BResep%2BCara%2BMembuat%2BSosis%2BSolo.jpg">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descr="http://4.bp.blogspot.com/-T_Pd8usPcXE/VNTgtUUCBrI/AAAAAAAAEcY/TJ6Q6bFgODE/s1600/7%2BResep%2BCara%2BMembuat%2BSosis%2BSolo.jpg">
                      <a:hlinkClick r:id="rId308"/>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857500" cy="3810000"/>
                    </a:xfrm>
                    <a:prstGeom prst="rect">
                      <a:avLst/>
                    </a:prstGeom>
                    <a:noFill/>
                    <a:ln>
                      <a:noFill/>
                    </a:ln>
                  </pic:spPr>
                </pic:pic>
              </a:graphicData>
            </a:graphic>
          </wp:inline>
        </w:drawing>
      </w:r>
    </w:p>
    <w:p w:rsidR="00E30B8B" w:rsidRDefault="00E30B8B" w:rsidP="00E30B8B">
      <w:pPr>
        <w:jc w:val="both"/>
      </w:pPr>
    </w:p>
    <w:p w:rsidR="00E30B8B" w:rsidRDefault="00E30B8B" w:rsidP="00E30B8B">
      <w:pPr>
        <w:jc w:val="both"/>
      </w:pPr>
      <w:r>
        <w:t>Seperti ini bund kulitnya kalau sudah matang langsung tuang saja nggak perlu pakai serokan.</w:t>
      </w:r>
    </w:p>
    <w:p w:rsidR="00E30B8B" w:rsidRDefault="00E30B8B" w:rsidP="00E30B8B">
      <w:pPr>
        <w:pStyle w:val="Heading2"/>
        <w:jc w:val="both"/>
      </w:pPr>
      <w:r>
        <w:rPr>
          <w:color w:val="0000FF"/>
        </w:rPr>
        <w:t>Resep Membuat Sosis Solo</w:t>
      </w:r>
    </w:p>
    <w:p w:rsidR="00E30B8B" w:rsidRDefault="00E30B8B" w:rsidP="00E30B8B">
      <w:pPr>
        <w:jc w:val="both"/>
      </w:pPr>
      <w:r>
        <w:t>Resep kulit :</w:t>
      </w:r>
    </w:p>
    <w:p w:rsidR="00E30B8B" w:rsidRDefault="00E30B8B" w:rsidP="00E9656D">
      <w:pPr>
        <w:numPr>
          <w:ilvl w:val="0"/>
          <w:numId w:val="132"/>
        </w:numPr>
        <w:spacing w:before="100" w:beforeAutospacing="1" w:after="100" w:afterAutospacing="1" w:line="240" w:lineRule="auto"/>
      </w:pPr>
      <w:r>
        <w:t>telur 1/4 (tapp saya pakai 3)</w:t>
      </w:r>
    </w:p>
    <w:p w:rsidR="00E30B8B" w:rsidRDefault="00E30B8B" w:rsidP="00E9656D">
      <w:pPr>
        <w:numPr>
          <w:ilvl w:val="0"/>
          <w:numId w:val="132"/>
        </w:numPr>
        <w:spacing w:before="100" w:beforeAutospacing="1" w:after="100" w:afterAutospacing="1" w:line="240" w:lineRule="auto"/>
      </w:pPr>
      <w:r>
        <w:t>terigu 1/4</w:t>
      </w:r>
    </w:p>
    <w:p w:rsidR="00E30B8B" w:rsidRDefault="00E30B8B" w:rsidP="00E9656D">
      <w:pPr>
        <w:numPr>
          <w:ilvl w:val="0"/>
          <w:numId w:val="132"/>
        </w:numPr>
        <w:spacing w:before="100" w:beforeAutospacing="1" w:after="100" w:afterAutospacing="1" w:line="240" w:lineRule="auto"/>
      </w:pPr>
      <w:r>
        <w:t>bawang putih</w:t>
      </w:r>
    </w:p>
    <w:p w:rsidR="00E30B8B" w:rsidRDefault="00E30B8B" w:rsidP="00E9656D">
      <w:pPr>
        <w:numPr>
          <w:ilvl w:val="0"/>
          <w:numId w:val="132"/>
        </w:numPr>
        <w:spacing w:before="100" w:beforeAutospacing="1" w:after="100" w:afterAutospacing="1" w:line="240" w:lineRule="auto"/>
      </w:pPr>
      <w:r>
        <w:t>bawang merah</w:t>
      </w:r>
    </w:p>
    <w:p w:rsidR="00E30B8B" w:rsidRDefault="00E30B8B" w:rsidP="00E9656D">
      <w:pPr>
        <w:numPr>
          <w:ilvl w:val="0"/>
          <w:numId w:val="132"/>
        </w:numPr>
        <w:spacing w:before="100" w:beforeAutospacing="1" w:after="100" w:afterAutospacing="1" w:line="240" w:lineRule="auto"/>
      </w:pPr>
      <w:r>
        <w:t>merica</w:t>
      </w:r>
    </w:p>
    <w:p w:rsidR="00E30B8B" w:rsidRDefault="00E30B8B" w:rsidP="00E9656D">
      <w:pPr>
        <w:numPr>
          <w:ilvl w:val="0"/>
          <w:numId w:val="132"/>
        </w:numPr>
        <w:spacing w:before="100" w:beforeAutospacing="1" w:after="100" w:afterAutospacing="1" w:line="240" w:lineRule="auto"/>
      </w:pPr>
      <w:r>
        <w:t>masako</w:t>
      </w:r>
    </w:p>
    <w:p w:rsidR="00E30B8B" w:rsidRDefault="00E30B8B" w:rsidP="00E9656D">
      <w:pPr>
        <w:numPr>
          <w:ilvl w:val="0"/>
          <w:numId w:val="132"/>
        </w:numPr>
        <w:spacing w:before="100" w:beforeAutospacing="1" w:after="100" w:afterAutospacing="1" w:line="240" w:lineRule="auto"/>
      </w:pPr>
      <w:r>
        <w:t>minyak goreng</w:t>
      </w:r>
    </w:p>
    <w:p w:rsidR="00E30B8B" w:rsidRDefault="00E30B8B" w:rsidP="00E9656D">
      <w:pPr>
        <w:numPr>
          <w:ilvl w:val="0"/>
          <w:numId w:val="132"/>
        </w:numPr>
        <w:spacing w:before="100" w:beforeAutospacing="1" w:after="100" w:afterAutospacing="1" w:line="240" w:lineRule="auto"/>
      </w:pPr>
      <w:r>
        <w:t>air secukupnya</w:t>
      </w:r>
    </w:p>
    <w:p w:rsidR="00E30B8B" w:rsidRDefault="00E30B8B" w:rsidP="00E30B8B">
      <w:pPr>
        <w:spacing w:after="0"/>
      </w:pPr>
    </w:p>
    <w:p w:rsidR="00E30B8B" w:rsidRDefault="00E30B8B" w:rsidP="00E30B8B">
      <w:pPr>
        <w:pStyle w:val="Heading3"/>
        <w:jc w:val="both"/>
      </w:pPr>
      <w:r>
        <w:rPr>
          <w:color w:val="0000FF"/>
        </w:rPr>
        <w:t>Cara Membuat Sosis Solo</w:t>
      </w:r>
    </w:p>
    <w:p w:rsidR="00E30B8B" w:rsidRDefault="00E30B8B" w:rsidP="00E9656D">
      <w:pPr>
        <w:numPr>
          <w:ilvl w:val="0"/>
          <w:numId w:val="133"/>
        </w:numPr>
        <w:spacing w:before="100" w:beforeAutospacing="1" w:after="100" w:afterAutospacing="1" w:line="240" w:lineRule="auto"/>
      </w:pPr>
      <w:r>
        <w:t>Bumbu di haluskan dulu.</w:t>
      </w:r>
    </w:p>
    <w:p w:rsidR="00E30B8B" w:rsidRDefault="00E30B8B" w:rsidP="00E9656D">
      <w:pPr>
        <w:numPr>
          <w:ilvl w:val="0"/>
          <w:numId w:val="133"/>
        </w:numPr>
        <w:spacing w:before="100" w:beforeAutospacing="1" w:after="100" w:afterAutospacing="1" w:line="240" w:lineRule="auto"/>
      </w:pPr>
      <w:r>
        <w:t>Mix telur kecepatan paling rendah, campurkan terigu sedikit demi sedikit.</w:t>
      </w:r>
    </w:p>
    <w:p w:rsidR="00E30B8B" w:rsidRDefault="00E30B8B" w:rsidP="00E9656D">
      <w:pPr>
        <w:numPr>
          <w:ilvl w:val="0"/>
          <w:numId w:val="133"/>
        </w:numPr>
        <w:spacing w:before="100" w:beforeAutospacing="1" w:after="100" w:afterAutospacing="1" w:line="240" w:lineRule="auto"/>
      </w:pPr>
      <w:r>
        <w:lastRenderedPageBreak/>
        <w:t>Masukkan bumbu yang sudah halus tadi (sambil di mix juga biar rata).</w:t>
      </w:r>
    </w:p>
    <w:p w:rsidR="00E30B8B" w:rsidRDefault="00E30B8B" w:rsidP="00E9656D">
      <w:pPr>
        <w:numPr>
          <w:ilvl w:val="0"/>
          <w:numId w:val="133"/>
        </w:numPr>
        <w:spacing w:before="100" w:beforeAutospacing="1" w:after="100" w:afterAutospacing="1" w:line="240" w:lineRule="auto"/>
      </w:pPr>
      <w:r>
        <w:t>Masukkan air sedikit demi sedikit, untuk air di kira-kira ya bund, kenapa di tambahin air biar pas di bikin adonan bisa tipis.</w:t>
      </w:r>
    </w:p>
    <w:p w:rsidR="00E30B8B" w:rsidRDefault="00E30B8B" w:rsidP="00E9656D">
      <w:pPr>
        <w:numPr>
          <w:ilvl w:val="0"/>
          <w:numId w:val="133"/>
        </w:numPr>
        <w:spacing w:before="100" w:beforeAutospacing="1" w:after="100" w:afterAutospacing="1" w:line="240" w:lineRule="auto"/>
      </w:pPr>
      <w:r>
        <w:t>(Cicipi apa sudah pas rasanya, jika blm pas boleh tambah garam atau sesuai selera), trus masukkan minyak goreng, minyak gorengnya cukup 3 sendok aja untuk resep ini (fungsi minyak goreng biar nggak lengket meskipun pakai teflon).</w:t>
      </w:r>
    </w:p>
    <w:p w:rsidR="00E30B8B" w:rsidRDefault="00E30B8B" w:rsidP="00E9656D">
      <w:pPr>
        <w:numPr>
          <w:ilvl w:val="0"/>
          <w:numId w:val="133"/>
        </w:numPr>
        <w:spacing w:before="100" w:beforeAutospacing="1" w:after="100" w:afterAutospacing="1" w:line="240" w:lineRule="auto"/>
      </w:pPr>
      <w:r>
        <w:t>Panaskan teflon, beri sedikit blueband atau minyak goreng, jika sudah panas sisihkan minyak goreng atau bluebandnya. Ambil 1 sendok sayur tuang di teflon yang sudah panas sambil di putar-putar teflonnya biar adonan rata diseluruh permukaan teflon, pas nuang adonan teflon posisi jangan di atas kompor bund, kita pegang aja ya.</w:t>
      </w:r>
    </w:p>
    <w:p w:rsidR="00E30B8B" w:rsidRDefault="00E30B8B" w:rsidP="00E9656D">
      <w:pPr>
        <w:numPr>
          <w:ilvl w:val="0"/>
          <w:numId w:val="133"/>
        </w:numPr>
        <w:spacing w:before="100" w:beforeAutospacing="1" w:after="100" w:afterAutospacing="1" w:line="240" w:lineRule="auto"/>
      </w:pPr>
      <w:r>
        <w:t>Setelah permukaan teflon rata taruh di atas kompor jika kita goyang-goyang sudah nglupas langsung tuang ke wadah kulitnya ini.</w:t>
      </w:r>
    </w:p>
    <w:p w:rsidR="00E30B8B" w:rsidRDefault="00E30B8B" w:rsidP="00E30B8B">
      <w:pPr>
        <w:spacing w:after="0"/>
      </w:pPr>
    </w:p>
    <w:p w:rsidR="00E30B8B" w:rsidRDefault="00E30B8B" w:rsidP="00E30B8B">
      <w:pPr>
        <w:pStyle w:val="Heading4"/>
        <w:jc w:val="both"/>
      </w:pPr>
      <w:r>
        <w:rPr>
          <w:color w:val="0000FF"/>
        </w:rPr>
        <w:t>Tips</w:t>
      </w:r>
    </w:p>
    <w:p w:rsidR="00E30B8B" w:rsidRDefault="00E30B8B" w:rsidP="00E9656D">
      <w:pPr>
        <w:numPr>
          <w:ilvl w:val="0"/>
          <w:numId w:val="134"/>
        </w:numPr>
        <w:spacing w:before="100" w:beforeAutospacing="1" w:after="100" w:afterAutospacing="1" w:line="240" w:lineRule="auto"/>
      </w:pPr>
      <w:r>
        <w:t>Resep isi sesuai selera bund, kemarin saya pakai wortel, daun bawang dan seledri.</w:t>
      </w:r>
    </w:p>
    <w:p w:rsidR="00E30B8B" w:rsidRDefault="00E30B8B" w:rsidP="00E9656D">
      <w:pPr>
        <w:numPr>
          <w:ilvl w:val="0"/>
          <w:numId w:val="134"/>
        </w:numPr>
        <w:spacing w:before="100" w:beforeAutospacing="1" w:after="100" w:afterAutospacing="1" w:line="240" w:lineRule="auto"/>
      </w:pPr>
      <w:r>
        <w:t>Cuci semua bahan, iris kecil-kecil, lalu tumis, masukkan masako, bisa juga pakai bumbu yang di uleg bund (bawang putih, merah, garam, sedikit penyedap, sedikit merica).</w:t>
      </w:r>
    </w:p>
    <w:p w:rsidR="00E30B8B" w:rsidRDefault="00E30B8B" w:rsidP="00E9656D">
      <w:pPr>
        <w:numPr>
          <w:ilvl w:val="0"/>
          <w:numId w:val="134"/>
        </w:numPr>
        <w:spacing w:before="100" w:beforeAutospacing="1" w:after="100" w:afterAutospacing="1" w:line="240" w:lineRule="auto"/>
      </w:pPr>
      <w:r>
        <w:t>Kulit isi dengan isian tadi bund, trus goreng, di pinggir lipatan bisa di kasih terigu yang di tambah sedikit air (fungsinya buat perekat biar pas di goreng nggak bubar), tp saya nggk pakai perekat itu bund.</w:t>
      </w:r>
    </w:p>
    <w:p w:rsidR="00E30B8B" w:rsidRDefault="00E30B8B" w:rsidP="00E30B8B">
      <w:pPr>
        <w:spacing w:after="0"/>
      </w:pPr>
    </w:p>
    <w:p w:rsidR="00E30B8B" w:rsidRDefault="00E30B8B" w:rsidP="00E30B8B">
      <w:pPr>
        <w:jc w:val="both"/>
      </w:pPr>
      <w:r>
        <w:t>Maaf ya bund belepotan nulisnya. Tapi syukur dech kalau resepnya mudah di mengerti biar lebih gampang prakteknya.</w:t>
      </w:r>
    </w:p>
    <w:p w:rsidR="00E30B8B" w:rsidRPr="00E30B8B" w:rsidRDefault="003A1107" w:rsidP="00E30B8B">
      <w:pPr>
        <w:spacing w:after="0" w:line="240" w:lineRule="auto"/>
        <w:jc w:val="both"/>
        <w:rPr>
          <w:rFonts w:ascii="Times New Roman" w:eastAsia="Times New Roman" w:hAnsi="Times New Roman" w:cs="Times New Roman"/>
          <w:sz w:val="24"/>
          <w:szCs w:val="24"/>
        </w:rPr>
      </w:pPr>
      <w:hyperlink r:id="rId310" w:history="1">
        <w:r w:rsidR="00E30B8B" w:rsidRPr="00E30B8B">
          <w:rPr>
            <w:rFonts w:ascii="Times New Roman" w:eastAsia="Times New Roman" w:hAnsi="Times New Roman" w:cs="Times New Roman"/>
            <w:b/>
            <w:bCs/>
            <w:color w:val="0000FF"/>
            <w:sz w:val="24"/>
            <w:szCs w:val="24"/>
            <w:u w:val="single"/>
          </w:rPr>
          <w:t>e putri ayu</w:t>
        </w:r>
      </w:hyperlink>
      <w:r w:rsidR="00E30B8B" w:rsidRPr="00E30B8B">
        <w:rPr>
          <w:rFonts w:ascii="Times New Roman" w:eastAsia="Times New Roman" w:hAnsi="Times New Roman" w:cs="Times New Roman"/>
          <w:sz w:val="24"/>
          <w:szCs w:val="24"/>
        </w:rPr>
        <w:t xml:space="preserve"> perdanaku ini bunda. Manis gurih empuk banget. Ini aku buat tanpa menggunakan mixer, cuma pakai garpu biasa saja. Tapi mungkin bagusan di mixer karena ngaduknya lebih sempurna. Ngiktin cara membuat putri ayu persis kayak bunda agni bisa jadi sekitar 20 biji sama 1 cetakan bsar bun. Tadi yang cetakan besar belum matang jadi gak ikutan di posting.</w:t>
      </w:r>
    </w:p>
    <w:p w:rsidR="00E30B8B" w:rsidRPr="00E30B8B" w:rsidRDefault="00E30B8B" w:rsidP="00E30B8B">
      <w:pPr>
        <w:spacing w:after="0" w:line="240" w:lineRule="auto"/>
        <w:jc w:val="both"/>
        <w:rPr>
          <w:rFonts w:ascii="Times New Roman" w:eastAsia="Times New Roman" w:hAnsi="Times New Roman" w:cs="Times New Roman"/>
          <w:sz w:val="24"/>
          <w:szCs w:val="24"/>
        </w:rPr>
      </w:pP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1B138F56" wp14:editId="586E9901">
            <wp:extent cx="3048000" cy="2828925"/>
            <wp:effectExtent l="0" t="0" r="0" b="9525"/>
            <wp:docPr id="76" name="Picture 76" descr="http://1.bp.blogspot.com/-Wzu-2G4Q8lw/VMtHyLXmhtI/AAAAAAAAEUk/rf3BciHMoBI/s1600/putu%2Bayu.jpg">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 descr="http://1.bp.blogspot.com/-Wzu-2G4Q8lw/VMtHyLXmhtI/AAAAAAAAEUk/rf3BciHMoBI/s1600/putu%2Bayu.jpg">
                      <a:hlinkClick r:id="rId311"/>
                    </pic:cNvP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3048000" cy="2828925"/>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color w:val="0000FF"/>
          <w:sz w:val="36"/>
          <w:szCs w:val="36"/>
        </w:rPr>
        <w:t>Resep Kue Putri Ayu</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w:t>
      </w:r>
    </w:p>
    <w:p w:rsidR="00E30B8B" w:rsidRPr="00E30B8B" w:rsidRDefault="00E30B8B" w:rsidP="00E9656D">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250 gr tepung terigu</w:t>
      </w:r>
    </w:p>
    <w:p w:rsidR="00E30B8B" w:rsidRPr="00E30B8B" w:rsidRDefault="00E30B8B" w:rsidP="00E9656D">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250 gr gula pasir</w:t>
      </w:r>
    </w:p>
    <w:p w:rsidR="00E30B8B" w:rsidRPr="00E30B8B" w:rsidRDefault="00E30B8B" w:rsidP="00E9656D">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200 ml santan</w:t>
      </w:r>
    </w:p>
    <w:p w:rsidR="00E30B8B" w:rsidRPr="00E30B8B" w:rsidRDefault="00E30B8B" w:rsidP="00E9656D">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 butir telor</w:t>
      </w:r>
    </w:p>
    <w:p w:rsidR="00E30B8B" w:rsidRPr="00E30B8B" w:rsidRDefault="00E30B8B" w:rsidP="00E9656D">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sdt sp</w:t>
      </w:r>
    </w:p>
    <w:p w:rsidR="00E30B8B" w:rsidRPr="00E30B8B" w:rsidRDefault="00E30B8B" w:rsidP="00E9656D">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pasta pandan secukupnya</w:t>
      </w:r>
    </w:p>
    <w:p w:rsidR="00E30B8B" w:rsidRPr="00E30B8B" w:rsidRDefault="00E30B8B" w:rsidP="00E9656D">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sdt vaniili</w:t>
      </w:r>
    </w:p>
    <w:p w:rsidR="00E30B8B" w:rsidRPr="00E30B8B" w:rsidRDefault="00E30B8B" w:rsidP="00E9656D">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kelapa parut</w:t>
      </w:r>
    </w:p>
    <w:p w:rsidR="00E30B8B" w:rsidRPr="00E30B8B" w:rsidRDefault="00E30B8B" w:rsidP="00E30B8B">
      <w:pPr>
        <w:spacing w:after="0" w:line="240" w:lineRule="auto"/>
        <w:rPr>
          <w:rFonts w:ascii="Times New Roman" w:eastAsia="Times New Roman" w:hAnsi="Times New Roman" w:cs="Times New Roman"/>
          <w:sz w:val="24"/>
          <w:szCs w:val="24"/>
        </w:rPr>
      </w:pPr>
    </w:p>
    <w:p w:rsidR="00E30B8B" w:rsidRPr="00E30B8B" w:rsidRDefault="00E30B8B" w:rsidP="00E30B8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Cara Membuat Kue Putri Ayu</w:t>
      </w: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25F08F23" wp14:editId="18AFE80A">
            <wp:extent cx="2952750" cy="3048000"/>
            <wp:effectExtent l="0" t="0" r="0" b="0"/>
            <wp:docPr id="75" name="Picture 75" descr="http://2.bp.blogspot.com/-VOuj6BSZyDg/VMtIh1Lzt8I/AAAAAAAAEUs/EuTRBJS_QBc/s1600/adonan%2Bputu%2Bayu.jpg">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 descr="http://2.bp.blogspot.com/-VOuj6BSZyDg/VMtIh1Lzt8I/AAAAAAAAEUs/EuTRBJS_QBc/s1600/adonan%2Bputu%2Bayu.jpg">
                      <a:hlinkClick r:id="rId313"/>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952750" cy="3048000"/>
                    </a:xfrm>
                    <a:prstGeom prst="rect">
                      <a:avLst/>
                    </a:prstGeom>
                    <a:noFill/>
                    <a:ln>
                      <a:noFill/>
                    </a:ln>
                  </pic:spPr>
                </pic:pic>
              </a:graphicData>
            </a:graphic>
          </wp:inline>
        </w:drawing>
      </w:r>
    </w:p>
    <w:p w:rsidR="00E30B8B" w:rsidRPr="00E30B8B" w:rsidRDefault="00E30B8B" w:rsidP="00E9656D">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Kocok telor, gulpas dan sp sampai mengembang.</w:t>
      </w:r>
    </w:p>
    <w:p w:rsidR="00E30B8B" w:rsidRPr="00E30B8B" w:rsidRDefault="00E30B8B" w:rsidP="00E9656D">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Terus masukan santan vanili aduk-aduk lalu tambahkan pasta pandan, tambahkan juga tepung terigu sedikit-sedikit (aku pakai segi 3 biru) aduk sampai rata.</w:t>
      </w:r>
    </w:p>
    <w:p w:rsidR="00E30B8B" w:rsidRPr="00E30B8B" w:rsidRDefault="00E30B8B" w:rsidP="00E9656D">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Terus siapkan cetakan yang sudah di olesi minyak.</w:t>
      </w:r>
    </w:p>
    <w:p w:rsidR="00E30B8B" w:rsidRPr="00E30B8B" w:rsidRDefault="00E30B8B" w:rsidP="00E9656D">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Sebelum di masukkan kelapa parutnya kukus dulu kasih garam.</w:t>
      </w:r>
    </w:p>
    <w:p w:rsidR="00E30B8B" w:rsidRPr="00E30B8B" w:rsidRDefault="00E30B8B" w:rsidP="00E9656D">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Masukan kelapa parut ke dalam cetakan tekan-tekan lalu masukan adonan ke loyang. Kukus kurang lebih 30 menit dengan api sedang.</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Kali ini saya mayang tsabita coba </w:t>
      </w:r>
      <w:hyperlink r:id="rId315" w:history="1">
        <w:r w:rsidRPr="00E30B8B">
          <w:rPr>
            <w:rFonts w:ascii="Times New Roman" w:eastAsia="Times New Roman" w:hAnsi="Times New Roman" w:cs="Times New Roman"/>
            <w:b/>
            <w:bCs/>
            <w:color w:val="0000FF"/>
            <w:sz w:val="24"/>
            <w:szCs w:val="24"/>
            <w:u w:val="single"/>
          </w:rPr>
          <w:t>buat cilok dengan metode water roux</w:t>
        </w:r>
      </w:hyperlink>
      <w:r w:rsidRPr="00E30B8B">
        <w:rPr>
          <w:rFonts w:ascii="Times New Roman" w:eastAsia="Times New Roman" w:hAnsi="Times New Roman" w:cs="Times New Roman"/>
          <w:sz w:val="24"/>
          <w:szCs w:val="24"/>
        </w:rPr>
        <w:t>. Alasannya karena saya pribadi kurang suka dengan cilok yang terlalu kenyal hingga susah di kunyah dan keras pas dingin. Dengan metode wateroux cilok tetap enak di makan meskipun dingin. Kalau cilok biasanya kenyal, cuma disini sepupuku kalau beli cilok habis gigit sekali langsung di tinggal. Tadi coba buat yang pakai metode wateroux pada senang.</w:t>
      </w:r>
    </w:p>
    <w:p w:rsidR="00E30B8B" w:rsidRPr="00E30B8B" w:rsidRDefault="00E30B8B" w:rsidP="00E30B8B">
      <w:pPr>
        <w:spacing w:after="0" w:line="240" w:lineRule="auto"/>
        <w:jc w:val="both"/>
        <w:rPr>
          <w:rFonts w:ascii="Times New Roman" w:eastAsia="Times New Roman" w:hAnsi="Times New Roman" w:cs="Times New Roman"/>
          <w:sz w:val="24"/>
          <w:szCs w:val="24"/>
        </w:rPr>
      </w:pP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2F65958F" wp14:editId="67276531">
            <wp:extent cx="3048000" cy="2105025"/>
            <wp:effectExtent l="0" t="0" r="0" b="9525"/>
            <wp:docPr id="77" name="Picture 77" descr="Resep Cara Buat Cilok Metode Water Roux Menggunakan Biang">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descr="Resep Cara Buat Cilok Metode Water Roux Menggunakan Biang">
                      <a:hlinkClick r:id="rId316"/>
                    </pic:cNvPr>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3048000" cy="2105025"/>
                    </a:xfrm>
                    <a:prstGeom prst="rect">
                      <a:avLst/>
                    </a:prstGeom>
                    <a:noFill/>
                    <a:ln>
                      <a:noFill/>
                    </a:ln>
                  </pic:spPr>
                </pic:pic>
              </a:graphicData>
            </a:graphic>
          </wp:inline>
        </w:drawing>
      </w:r>
    </w:p>
    <w:p w:rsidR="00E30B8B" w:rsidRPr="00E30B8B" w:rsidRDefault="00E30B8B" w:rsidP="00E30B8B">
      <w:pPr>
        <w:spacing w:after="0" w:line="240" w:lineRule="auto"/>
        <w:jc w:val="center"/>
        <w:rPr>
          <w:rFonts w:ascii="Times New Roman" w:eastAsia="Times New Roman" w:hAnsi="Times New Roman" w:cs="Times New Roman"/>
          <w:sz w:val="24"/>
          <w:szCs w:val="24"/>
        </w:rPr>
      </w:pP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lastRenderedPageBreak/>
        <w:t>Wateroux itu pakai biang, jadi kalau resep cilok biasanya kan nyampurin tepung aci dan tepung terigu barengan dengan air panas perbandingan 1:1. hasilnya saya pribadi kurang suka karena kenyal dan keras pas dingin. Jadi ini pakai wateroux itu tepung terigunya di campung bawang merah, putih, garam, gula, merica bubuk dan air di blender kemudian di bubur. Setelah dingin baru di tambahkan kanjinya, begitu saja bedanya.</w:t>
      </w:r>
    </w:p>
    <w:p w:rsidR="00E30B8B" w:rsidRPr="00E30B8B" w:rsidRDefault="00E30B8B" w:rsidP="00E30B8B">
      <w:pPr>
        <w:spacing w:before="100" w:beforeAutospacing="1" w:after="100" w:afterAutospacing="1" w:line="240" w:lineRule="auto"/>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color w:val="0000FF"/>
          <w:sz w:val="36"/>
          <w:szCs w:val="36"/>
        </w:rPr>
        <w:t>Resep Cilok Water Roux</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 cilok:</w:t>
      </w:r>
    </w:p>
    <w:p w:rsidR="00E30B8B" w:rsidRPr="00E30B8B" w:rsidRDefault="00E30B8B" w:rsidP="00E9656D">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air 2 gelas belimbing</w:t>
      </w:r>
    </w:p>
    <w:p w:rsidR="00E30B8B" w:rsidRPr="00E30B8B" w:rsidRDefault="00E30B8B" w:rsidP="00E9656D">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3 siung bawang putih goreng sebentar</w:t>
      </w:r>
    </w:p>
    <w:p w:rsidR="00E30B8B" w:rsidRPr="00E30B8B" w:rsidRDefault="00E30B8B" w:rsidP="00E9656D">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 siung bawang merah goreng sebentar</w:t>
      </w:r>
    </w:p>
    <w:p w:rsidR="00E30B8B" w:rsidRPr="00E30B8B" w:rsidRDefault="00E30B8B" w:rsidP="00E9656D">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sdm garam</w:t>
      </w:r>
    </w:p>
    <w:p w:rsidR="00E30B8B" w:rsidRPr="00E30B8B" w:rsidRDefault="00E30B8B" w:rsidP="00E9656D">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royco 1/2 sdm</w:t>
      </w:r>
    </w:p>
    <w:p w:rsidR="00E30B8B" w:rsidRPr="00E30B8B" w:rsidRDefault="00E30B8B" w:rsidP="00E9656D">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gula 1 sdt</w:t>
      </w:r>
    </w:p>
    <w:p w:rsidR="00E30B8B" w:rsidRPr="00E30B8B" w:rsidRDefault="00E30B8B" w:rsidP="00E9656D">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100 gram tepung terigu</w:t>
      </w:r>
    </w:p>
    <w:p w:rsidR="00E30B8B" w:rsidRPr="00E30B8B" w:rsidRDefault="00E30B8B" w:rsidP="00E9656D">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150 gram tepung aci/kanji/tapioka</w:t>
      </w:r>
    </w:p>
    <w:p w:rsidR="00E30B8B" w:rsidRPr="00E30B8B" w:rsidRDefault="00E30B8B" w:rsidP="00E9656D">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margarin 1 sdm</w:t>
      </w:r>
    </w:p>
    <w:p w:rsidR="00E30B8B" w:rsidRPr="00E30B8B" w:rsidRDefault="00E30B8B" w:rsidP="00E9656D">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merica bubuk 1/2 sdt</w:t>
      </w:r>
    </w:p>
    <w:p w:rsidR="00E30B8B" w:rsidRPr="00E30B8B" w:rsidRDefault="00E30B8B" w:rsidP="00E9656D">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tusukan sate</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 olesan :</w:t>
      </w:r>
    </w:p>
    <w:p w:rsidR="00E30B8B" w:rsidRPr="00E30B8B" w:rsidRDefault="00E30B8B" w:rsidP="00E9656D">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kecap 5 sdm</w:t>
      </w:r>
    </w:p>
    <w:p w:rsidR="00E30B8B" w:rsidRPr="00E30B8B" w:rsidRDefault="00E30B8B" w:rsidP="00E9656D">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minyak 2 sdm</w:t>
      </w:r>
    </w:p>
    <w:p w:rsidR="00E30B8B" w:rsidRPr="00E30B8B" w:rsidRDefault="00E30B8B" w:rsidP="00E9656D">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margarin 1 sdm</w:t>
      </w:r>
    </w:p>
    <w:p w:rsidR="00E30B8B" w:rsidRPr="00E30B8B" w:rsidRDefault="00E30B8B" w:rsidP="00E9656D">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merica bubuk sedikit</w:t>
      </w:r>
    </w:p>
    <w:p w:rsidR="00E30B8B" w:rsidRPr="00E30B8B" w:rsidRDefault="00E30B8B" w:rsidP="00E30B8B">
      <w:pPr>
        <w:spacing w:after="240"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Semua bahan olesan dicampur, aduk rata.</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 sambal</w:t>
      </w:r>
    </w:p>
    <w:p w:rsidR="00E30B8B" w:rsidRPr="00E30B8B" w:rsidRDefault="00E30B8B" w:rsidP="00E9656D">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sambal pecel beli jadi 2 sdm</w:t>
      </w:r>
    </w:p>
    <w:p w:rsidR="00E30B8B" w:rsidRPr="00E30B8B" w:rsidRDefault="00E30B8B" w:rsidP="00E9656D">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kecap 2 sdm</w:t>
      </w:r>
    </w:p>
    <w:p w:rsidR="00E30B8B" w:rsidRPr="00E30B8B" w:rsidRDefault="00E30B8B" w:rsidP="00E9656D">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bawang merah 2 siung</w:t>
      </w:r>
    </w:p>
    <w:p w:rsidR="00E30B8B" w:rsidRPr="00E30B8B" w:rsidRDefault="00E30B8B" w:rsidP="00E9656D">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air secukupnya</w:t>
      </w:r>
    </w:p>
    <w:p w:rsidR="00E30B8B" w:rsidRPr="00E30B8B" w:rsidRDefault="00E30B8B" w:rsidP="00E30B8B">
      <w:pPr>
        <w:spacing w:after="0"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 Semua bahan sambal kecuali bawang merah diaduk rata, bawang merah di iris tipis tabur diatas sambal. </w:t>
      </w:r>
    </w:p>
    <w:p w:rsidR="00E30B8B" w:rsidRPr="00E30B8B" w:rsidRDefault="00E30B8B" w:rsidP="00E30B8B">
      <w:pPr>
        <w:spacing w:before="100" w:beforeAutospacing="1" w:after="100" w:afterAutospacing="1" w:line="240" w:lineRule="auto"/>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Cara Buat Cilok</w:t>
      </w:r>
    </w:p>
    <w:p w:rsidR="00E30B8B" w:rsidRPr="00E30B8B" w:rsidRDefault="00E30B8B" w:rsidP="00E9656D">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Buat biangnya: blender bawang merah, bawang putih, gula,garam, margarin, merica bubuk, tepung terigu dan air hingga halus.</w:t>
      </w:r>
    </w:p>
    <w:p w:rsidR="00E30B8B" w:rsidRPr="00E30B8B" w:rsidRDefault="00E30B8B" w:rsidP="00E9656D">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lastRenderedPageBreak/>
        <w:t>Taruh dalam panci, panaskan api kecil kemudian aduk terus hingga mengental. Angkat dan dinginkan.</w:t>
      </w:r>
    </w:p>
    <w:p w:rsidR="00E30B8B" w:rsidRPr="00E30B8B" w:rsidRDefault="00E30B8B" w:rsidP="00E9656D">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Setelah biang dingin, tambahkan tepung kanji sedikit demi sedikit sambil di uleni hingga semua tercampur rata.</w:t>
      </w:r>
    </w:p>
    <w:p w:rsidR="00E30B8B" w:rsidRPr="00E30B8B" w:rsidRDefault="00E30B8B" w:rsidP="00E9656D">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Panaskan panci, isi air lalu beri sedikit margarin.</w:t>
      </w:r>
    </w:p>
    <w:p w:rsidR="00E30B8B" w:rsidRPr="00E30B8B" w:rsidRDefault="00E30B8B" w:rsidP="00E9656D">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Bentuk bulat-bulat adonan cilok tadi.</w:t>
      </w:r>
    </w:p>
    <w:p w:rsidR="00E30B8B" w:rsidRPr="00E30B8B" w:rsidRDefault="00E30B8B" w:rsidP="00E9656D">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Lalu masukan ke air, masak hingga cilok mengapung angkat dan tiriskan.</w:t>
      </w:r>
    </w:p>
    <w:p w:rsidR="00E30B8B" w:rsidRPr="00E30B8B" w:rsidRDefault="00E30B8B" w:rsidP="00E30B8B">
      <w:pPr>
        <w:spacing w:before="100" w:beforeAutospacing="1" w:after="100" w:afterAutospacing="1" w:line="240" w:lineRule="auto"/>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Cara Membuat Sate Cilok</w:t>
      </w:r>
    </w:p>
    <w:p w:rsidR="00E30B8B" w:rsidRPr="00E30B8B" w:rsidRDefault="00E30B8B" w:rsidP="00E9656D">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Ambil tusukan sate, isi 4 cilok/sesuai selera. Lumuri dengan bumbu olesan.</w:t>
      </w:r>
    </w:p>
    <w:p w:rsidR="00E30B8B" w:rsidRPr="00E30B8B" w:rsidRDefault="00E30B8B" w:rsidP="00E9656D">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Siapkan teflon anti lengket, beri margarin. Taruh cilok yang sudah dilumurin olesan tadi diatas teflon dengan api kecil kemudian bolak balik sebentar-sebentar.</w:t>
      </w:r>
    </w:p>
    <w:p w:rsidR="00E30B8B" w:rsidRPr="00E30B8B" w:rsidRDefault="00E30B8B" w:rsidP="00E9656D">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Angkat dan sajikan bersama sambal.</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Ini dari resep saya buat setengahnya, setengahnya lagi di simpan di kulkas. Nanti mau coba di bumbuin lain lagi ciloknya. Kalau di malang sering makannya bakso bakar enak bunda, ini versi ekonomisnya Monggo di coba keliatannya saja catatan </w:t>
      </w:r>
      <w:hyperlink r:id="rId318" w:history="1">
        <w:r w:rsidRPr="00E30B8B">
          <w:rPr>
            <w:rFonts w:ascii="Times New Roman" w:eastAsia="Times New Roman" w:hAnsi="Times New Roman" w:cs="Times New Roman"/>
            <w:b/>
            <w:bCs/>
            <w:color w:val="0000FF"/>
            <w:sz w:val="24"/>
            <w:szCs w:val="24"/>
            <w:u w:val="single"/>
          </w:rPr>
          <w:t>resep cilok metode water roux</w:t>
        </w:r>
      </w:hyperlink>
      <w:r w:rsidRPr="00E30B8B">
        <w:rPr>
          <w:rFonts w:ascii="Times New Roman" w:eastAsia="Times New Roman" w:hAnsi="Times New Roman" w:cs="Times New Roman"/>
          <w:sz w:val="24"/>
          <w:szCs w:val="24"/>
        </w:rPr>
        <w:t xml:space="preserve"> panjang padahal aslinya gak ribet.</w:t>
      </w:r>
    </w:p>
    <w:p w:rsidR="00E30B8B" w:rsidRDefault="00E30B8B" w:rsidP="00E30B8B"/>
    <w:p w:rsidR="00E30B8B" w:rsidRPr="00E30B8B" w:rsidRDefault="00E30B8B" w:rsidP="00E30B8B">
      <w:pPr>
        <w:spacing w:after="240" w:line="240" w:lineRule="auto"/>
        <w:rPr>
          <w:rFonts w:ascii="Times New Roman" w:eastAsia="Times New Roman" w:hAnsi="Times New Roman" w:cs="Times New Roman"/>
          <w:sz w:val="24"/>
          <w:szCs w:val="24"/>
        </w:rPr>
      </w:pPr>
      <w:r w:rsidRPr="00E30B8B">
        <w:rPr>
          <w:rFonts w:ascii="Calibri" w:eastAsia="Times New Roman" w:hAnsi="Calibri" w:cs="Calibri"/>
          <w:b/>
          <w:bCs/>
          <w:sz w:val="24"/>
          <w:szCs w:val="24"/>
        </w:rPr>
        <w:t>BAHAN BOLU TAPE SINGKONG PANGGANG:</w:t>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14:anchorId="6D61E543" wp14:editId="5FA51AB9">
            <wp:extent cx="2286000" cy="1476375"/>
            <wp:effectExtent l="0" t="0" r="0" b="9525"/>
            <wp:docPr id="79" name="Picture 79" descr="akeju-tape-panggang1">
              <a:hlinkClick xmlns:a="http://schemas.openxmlformats.org/drawingml/2006/main" r:id="rId319" tooltip="&quot;akeju-tape-panggang1 by hazwahilya, on Flick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descr="akeju-tape-panggang1">
                      <a:hlinkClick r:id="rId319" tooltip="&quot;akeju-tape-panggang1 by hazwahilya, on Flickr&quot;"/>
                    </pic:cNvP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286000" cy="1476375"/>
                    </a:xfrm>
                    <a:prstGeom prst="rect">
                      <a:avLst/>
                    </a:prstGeom>
                    <a:noFill/>
                    <a:ln>
                      <a:noFill/>
                    </a:ln>
                  </pic:spPr>
                </pic:pic>
              </a:graphicData>
            </a:graphic>
          </wp:inline>
        </w:drawing>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150 gr Tape singkong kualitas baik</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90 gr Tepung terigu protein sedang (segitiga biru)</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75 gr Margarin (dicairkan)</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3 btr Telur ayam</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40 ml Susu kental manis</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90 gr Gula pasir</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lastRenderedPageBreak/>
        <w:t>½ sdt Baking powder</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½ sdt Emulsifier/TBM/ovalet</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¼ sdt vanili bubuk</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25 gr Keju parut (untuk topping)</w:t>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CARA MEMBUAT BOLU TAPE SINGKONG PANGGANG LEMBUT:</w:t>
      </w:r>
    </w:p>
    <w:p w:rsidR="00E30B8B" w:rsidRPr="00E30B8B" w:rsidRDefault="00E30B8B" w:rsidP="00E9656D">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Haluskan tape singkong kualitas baik dan buang sumbunya menggunakan garpu. Tambahkan susu kental manis. Aduk hingga rata lalu sisihkan</w:t>
      </w:r>
    </w:p>
    <w:p w:rsidR="00E30B8B" w:rsidRPr="00E30B8B" w:rsidRDefault="00E30B8B" w:rsidP="00E9656D">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Panaskan oven di bawah 180 derajat Celcius. Olesi loyang tulban dengan mentega dan taburi sedikit tepung terigu. Sisihkan</w:t>
      </w:r>
    </w:p>
    <w:p w:rsidR="00E30B8B" w:rsidRPr="00E30B8B" w:rsidRDefault="00E30B8B" w:rsidP="00E9656D">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Kocok telur ayam, gula pasir dan emulsifier/TBM/ovalet (sampai betul-betul kental, mengembang dan putih). Masukkan vanili bubuk lalu kocok sampai rata</w:t>
      </w:r>
    </w:p>
    <w:p w:rsidR="00E30B8B" w:rsidRPr="00E30B8B" w:rsidRDefault="00E30B8B" w:rsidP="00E9656D">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Masukkan tape singkong halus yang sudah dicampur susu kental manis secara bertahap, kocok dengan kecepatan rendah sampai rata</w:t>
      </w:r>
    </w:p>
    <w:p w:rsidR="00E30B8B" w:rsidRPr="00E30B8B" w:rsidRDefault="00E30B8B" w:rsidP="00E9656D">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Tambahkan mentega yang telah dicairkan secara bertahap dan aduk pelan-pelan hingga rata menggunakan spatula</w:t>
      </w:r>
    </w:p>
    <w:p w:rsidR="00E30B8B" w:rsidRPr="00E30B8B" w:rsidRDefault="00E30B8B" w:rsidP="00E9656D">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Tambahkan tepung terigu yang telah diayak secara bertahap, aduk rata dengan spatula</w:t>
      </w:r>
    </w:p>
    <w:p w:rsidR="00E30B8B" w:rsidRPr="00E30B8B" w:rsidRDefault="00E30B8B" w:rsidP="00E9656D">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Tambahkan keju yang telah diparut, aduk kembali sampai rata</w:t>
      </w:r>
    </w:p>
    <w:p w:rsidR="00E30B8B" w:rsidRPr="00E30B8B" w:rsidRDefault="00E30B8B" w:rsidP="00E9656D">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Tuang adonan kedalam loyang dan taburi atasnya dengan keju parut, oven dengan api dibawah 180 derajat Celcius selama kurang lebih 40 menit hingga matang</w:t>
      </w:r>
    </w:p>
    <w:p w:rsidR="00E30B8B" w:rsidRPr="00E30B8B" w:rsidRDefault="00E30B8B" w:rsidP="00E9656D">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Kue bolu siap dipotong-potong dan disajikan </w:t>
      </w:r>
    </w:p>
    <w:p w:rsidR="00E30B8B" w:rsidRPr="00E30B8B" w:rsidRDefault="00E30B8B" w:rsidP="00E30B8B">
      <w:pPr>
        <w:spacing w:after="0" w:line="240" w:lineRule="auto"/>
        <w:rPr>
          <w:rFonts w:ascii="Times New Roman" w:eastAsia="Times New Roman" w:hAnsi="Times New Roman" w:cs="Times New Roman"/>
          <w:sz w:val="24"/>
          <w:szCs w:val="24"/>
        </w:rPr>
      </w:pPr>
      <w:r w:rsidRPr="00E30B8B">
        <w:rPr>
          <w:rFonts w:ascii="Calibri" w:eastAsia="Times New Roman" w:hAnsi="Calibri" w:cs="Calibri"/>
          <w:b/>
          <w:bCs/>
          <w:sz w:val="24"/>
          <w:szCs w:val="24"/>
        </w:rPr>
        <w:t>BAHAN BOLU TAPE SINGKONG KUKUS:</w:t>
      </w:r>
    </w:p>
    <w:p w:rsidR="00E30B8B" w:rsidRPr="00E30B8B" w:rsidRDefault="00E30B8B" w:rsidP="00E30B8B">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5BFF0DE3" wp14:editId="62C49FC5">
            <wp:extent cx="1905000" cy="1428750"/>
            <wp:effectExtent l="0" t="0" r="0" b="0"/>
            <wp:docPr id="78" name="Picture 78" descr="asingkong-kukus-bolu-1">
              <a:hlinkClick xmlns:a="http://schemas.openxmlformats.org/drawingml/2006/main" r:id="rId321" tooltip="&quot;asingkong-kukus-bolu-1 by hazwahilya, on Flick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descr="asingkong-kukus-bolu-1">
                      <a:hlinkClick r:id="rId321" tooltip="&quot;asingkong-kukus-bolu-1 by hazwahilya, on Flickr&quot;"/>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50 gr Tepung terigu protein sedang</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50 gr Tape singkong buang seratnya, lumatkan</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40 gr Mentega</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lastRenderedPageBreak/>
        <w:t>45 gr Gula pasir</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15 gr Susu bubuk</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3  Kuning telur ayam</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2  Putih telur ayam</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¼ sdm emulsifier/TBM/ovalet</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¼ sdt Baking powder</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25 gr Keju parut</w:t>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Vanili bubuk secukupnya</w:t>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r w:rsidRPr="00E30B8B">
        <w:rPr>
          <w:rFonts w:ascii="Calibri" w:eastAsia="Times New Roman" w:hAnsi="Calibri" w:cs="Calibri"/>
          <w:sz w:val="24"/>
          <w:szCs w:val="24"/>
        </w:rPr>
        <w:t>CARA MEMBUAT BOLU TAPE SINGKONG KUKUS:</w:t>
      </w:r>
      <w:r w:rsidRPr="00E30B8B">
        <w:rPr>
          <w:rFonts w:ascii="Times New Roman" w:eastAsia="Times New Roman" w:hAnsi="Times New Roman" w:cs="Times New Roman"/>
          <w:sz w:val="24"/>
          <w:szCs w:val="24"/>
        </w:rPr>
        <w:br/>
      </w:r>
    </w:p>
    <w:p w:rsidR="00E30B8B" w:rsidRPr="00E30B8B" w:rsidRDefault="00E30B8B" w:rsidP="00E9656D">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Panaskan dandang hingga beruap banyak</w:t>
      </w:r>
    </w:p>
    <w:p w:rsidR="00E30B8B" w:rsidRPr="00E30B8B" w:rsidRDefault="00E30B8B" w:rsidP="00E9656D">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Siapkan loyang tulban, olesi dengan margarin dan sedikit tepung terigu pada permukaannya. Sisihkan</w:t>
      </w:r>
    </w:p>
    <w:p w:rsidR="00E30B8B" w:rsidRPr="00E30B8B" w:rsidRDefault="00E30B8B" w:rsidP="00E9656D">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Campurkan tepung terigu, susu bubuk dan baking powder lalu ayak. Sisihkan</w:t>
      </w:r>
    </w:p>
    <w:p w:rsidR="00E30B8B" w:rsidRPr="00E30B8B" w:rsidRDefault="00E30B8B" w:rsidP="00E9656D">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Kocok mentega selama kurang lebih 15 menit, Tambahkan tape singkong yang telah dihaluskan atau dilumatkan. Kocok sampai rata dan tidak bergumpal. Sisihkan</w:t>
      </w:r>
    </w:p>
    <w:p w:rsidR="00E30B8B" w:rsidRPr="00E30B8B" w:rsidRDefault="00E30B8B" w:rsidP="00E9656D">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Kocok gula pasir, telur ayam dan emulsifier/TBM/ovalet dengan menggunakan kecepatan tinggi sampai putih, mengembang dan kental</w:t>
      </w:r>
    </w:p>
    <w:p w:rsidR="00E30B8B" w:rsidRPr="00E30B8B" w:rsidRDefault="00E30B8B" w:rsidP="00E9656D">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Tambahkan campuran tepung terigu yang telah diayak secara bertahap, aduk sampai rata</w:t>
      </w:r>
    </w:p>
    <w:p w:rsidR="00E30B8B" w:rsidRPr="00E30B8B" w:rsidRDefault="00E30B8B" w:rsidP="00E9656D">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Masukkan campuran mentega dan tape secara bertahap dan aduk pelan-pelan sampai rata. Tambahkan keju yang telah diparut, aduk kembali hingga rata</w:t>
      </w:r>
    </w:p>
    <w:p w:rsidR="00E30B8B" w:rsidRPr="00E30B8B" w:rsidRDefault="00E30B8B" w:rsidP="00E9656D">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Tuang adonan kedalam loyang yang telah disiapkan dan ratakan</w:t>
      </w:r>
    </w:p>
    <w:p w:rsidR="00E30B8B" w:rsidRPr="00E30B8B" w:rsidRDefault="00E30B8B" w:rsidP="00E9656D">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Kukus adonan selama kurang lebih 30 menit atau sampai matang. Usahakan untuk tidak membuka tutup dandang sebelum matang</w:t>
      </w:r>
    </w:p>
    <w:p w:rsidR="00E30B8B" w:rsidRPr="00E30B8B" w:rsidRDefault="00E30B8B" w:rsidP="00E9656D">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E30B8B">
        <w:rPr>
          <w:rFonts w:ascii="Calibri" w:eastAsia="Times New Roman" w:hAnsi="Calibri" w:cs="Calibri"/>
          <w:sz w:val="24"/>
          <w:szCs w:val="24"/>
        </w:rPr>
        <w:t>Kue bolu tape singkong kukus siap disajikan</w:t>
      </w:r>
    </w:p>
    <w:p w:rsidR="00E30B8B" w:rsidRPr="00E30B8B" w:rsidRDefault="00E30B8B" w:rsidP="00E30B8B">
      <w:p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Jika bosan denga tahu biasa yang langsung digoreng maka anda bisa menambahkan isiannya. Tahu yang ada isi berupa mie biasa disebut tahu brontak. Jika disebagian tempat hanya diisi saja, tahu brontak mempunyai keunikan yaitu dengan cara dibungkus menggunakan tepung.</w:t>
      </w:r>
      <w:r w:rsidRPr="00E30B8B">
        <w:rPr>
          <w:rFonts w:ascii="Times New Roman" w:eastAsia="Times New Roman" w:hAnsi="Times New Roman" w:cs="Times New Roman"/>
          <w:sz w:val="24"/>
          <w:szCs w:val="24"/>
        </w:rPr>
        <w:br/>
      </w:r>
      <w:r w:rsidRPr="00E30B8B">
        <w:rPr>
          <w:rFonts w:ascii="Times New Roman" w:eastAsia="Times New Roman" w:hAnsi="Times New Roman" w:cs="Times New Roman"/>
          <w:sz w:val="24"/>
          <w:szCs w:val="24"/>
        </w:rPr>
        <w:br/>
      </w: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2C322E65" wp14:editId="1C2AACC3">
            <wp:extent cx="3048000" cy="2286000"/>
            <wp:effectExtent l="0" t="0" r="0" b="0"/>
            <wp:docPr id="80" name="Picture 80" descr="Resep Tahu Brontak">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descr="Resep Tahu Brontak">
                      <a:hlinkClick r:id="rId323"/>
                    </pic:cNvPr>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sz w:val="36"/>
          <w:szCs w:val="36"/>
        </w:rPr>
        <w:t>Tahu Brontak</w:t>
      </w:r>
    </w:p>
    <w:p w:rsidR="00E30B8B" w:rsidRPr="00E30B8B" w:rsidRDefault="00E30B8B" w:rsidP="00E30B8B">
      <w:pPr>
        <w:spacing w:after="100"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w:t>
      </w:r>
      <w:r w:rsidRPr="00E30B8B">
        <w:rPr>
          <w:rFonts w:ascii="Times New Roman" w:eastAsia="Times New Roman" w:hAnsi="Times New Roman" w:cs="Times New Roman"/>
          <w:sz w:val="24"/>
          <w:szCs w:val="24"/>
        </w:rPr>
        <w:br/>
        <w:t xml:space="preserve">1/4 mie aci </w:t>
      </w:r>
      <w:r w:rsidRPr="00E30B8B">
        <w:rPr>
          <w:rFonts w:ascii="Times New Roman" w:eastAsia="Times New Roman" w:hAnsi="Times New Roman" w:cs="Times New Roman"/>
          <w:sz w:val="24"/>
          <w:szCs w:val="24"/>
        </w:rPr>
        <w:br/>
        <w:t xml:space="preserve">1 ons cabe rawit merah </w:t>
      </w:r>
      <w:r w:rsidRPr="00E30B8B">
        <w:rPr>
          <w:rFonts w:ascii="Times New Roman" w:eastAsia="Times New Roman" w:hAnsi="Times New Roman" w:cs="Times New Roman"/>
          <w:sz w:val="24"/>
          <w:szCs w:val="24"/>
        </w:rPr>
        <w:br/>
        <w:t>5 siung bawang putih</w:t>
      </w:r>
      <w:r w:rsidRPr="00E30B8B">
        <w:rPr>
          <w:rFonts w:ascii="Times New Roman" w:eastAsia="Times New Roman" w:hAnsi="Times New Roman" w:cs="Times New Roman"/>
          <w:sz w:val="24"/>
          <w:szCs w:val="24"/>
        </w:rPr>
        <w:br/>
        <w:t>8 siung bawang merah</w:t>
      </w:r>
      <w:r w:rsidRPr="00E30B8B">
        <w:rPr>
          <w:rFonts w:ascii="Times New Roman" w:eastAsia="Times New Roman" w:hAnsi="Times New Roman" w:cs="Times New Roman"/>
          <w:sz w:val="24"/>
          <w:szCs w:val="24"/>
        </w:rPr>
        <w:br/>
        <w:t>Penyedap Sasa dan Gula, secukupnya</w:t>
      </w:r>
    </w:p>
    <w:p w:rsidR="00E30B8B" w:rsidRPr="00E30B8B" w:rsidRDefault="00E30B8B" w:rsidP="00E30B8B">
      <w:pPr>
        <w:spacing w:before="100" w:beforeAutospacing="1" w:after="100" w:afterAutospacing="1" w:line="240" w:lineRule="auto"/>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sz w:val="27"/>
          <w:szCs w:val="27"/>
        </w:rPr>
        <w:t>Cara Membuat  Tahu Brontak</w:t>
      </w:r>
    </w:p>
    <w:p w:rsidR="00E30B8B" w:rsidRPr="00E30B8B" w:rsidRDefault="00E30B8B" w:rsidP="00E30B8B">
      <w:pPr>
        <w:spacing w:after="0"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Mengolah Isi:</w:t>
      </w:r>
    </w:p>
    <w:p w:rsidR="00E30B8B" w:rsidRPr="00E30B8B" w:rsidRDefault="00E30B8B" w:rsidP="00E9656D">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Haluskancabai rawit, bawang putih dan bawang merah lalu di tumis sampai harum.</w:t>
      </w:r>
    </w:p>
    <w:p w:rsidR="00E30B8B" w:rsidRPr="00E30B8B" w:rsidRDefault="00E30B8B" w:rsidP="00E9656D">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Masukan mie aci, sambil di potong-potong pakai sodet ny, kasih garam,sasa dan gula dikit, masak sampai matang dengan api sedang</w:t>
      </w:r>
    </w:p>
    <w:p w:rsidR="00E30B8B" w:rsidRPr="00E30B8B" w:rsidRDefault="00E30B8B" w:rsidP="00E30B8B">
      <w:pPr>
        <w:spacing w:after="0"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Mengolah Tahu</w:t>
      </w:r>
    </w:p>
    <w:p w:rsidR="00E30B8B" w:rsidRPr="00E30B8B" w:rsidRDefault="00E30B8B" w:rsidP="00E9656D">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Campur tepung beras, air, terigu , kasih irisan daun bawang.</w:t>
      </w:r>
    </w:p>
    <w:p w:rsidR="00E30B8B" w:rsidRPr="00E30B8B" w:rsidRDefault="00E30B8B" w:rsidP="00E9656D">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Goreng Tahu. Belah bagian tengah tahu </w:t>
      </w:r>
    </w:p>
    <w:p w:rsidR="00E30B8B" w:rsidRPr="00E30B8B" w:rsidRDefault="00E30B8B" w:rsidP="00E9656D">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Beri isian mie aci ke tahu yang sudah dibelah.</w:t>
      </w:r>
    </w:p>
    <w:p w:rsidR="00E30B8B" w:rsidRPr="00E30B8B" w:rsidRDefault="00E30B8B" w:rsidP="00E9656D">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Lalu masukan ke dalam adonan tepung</w:t>
      </w:r>
    </w:p>
    <w:p w:rsidR="00E30B8B" w:rsidRPr="00E30B8B" w:rsidRDefault="00E30B8B" w:rsidP="00E9656D">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Goreng, sampai matang</w:t>
      </w:r>
    </w:p>
    <w:p w:rsidR="00E30B8B" w:rsidRPr="00E30B8B" w:rsidRDefault="00E30B8B" w:rsidP="00E30B8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772" w:name="2085755553541654746"/>
      <w:bookmarkEnd w:id="772"/>
      <w:r w:rsidRPr="00E30B8B">
        <w:rPr>
          <w:rFonts w:ascii="Times New Roman" w:eastAsia="Times New Roman" w:hAnsi="Times New Roman" w:cs="Times New Roman"/>
          <w:b/>
          <w:bCs/>
          <w:kern w:val="36"/>
          <w:sz w:val="48"/>
          <w:szCs w:val="48"/>
        </w:rPr>
        <w:t xml:space="preserve">Resep Cara Membuat Capcay Kuah Sayur yang Enak </w:t>
      </w:r>
    </w:p>
    <w:p w:rsidR="00E30B8B" w:rsidRPr="00E30B8B" w:rsidRDefault="00E30B8B" w:rsidP="00E30B8B">
      <w:pPr>
        <w:spacing w:after="0" w:line="240" w:lineRule="auto"/>
        <w:jc w:val="both"/>
        <w:rPr>
          <w:ins w:id="773" w:author="Unknown"/>
          <w:rFonts w:ascii="Times New Roman" w:eastAsia="Times New Roman" w:hAnsi="Times New Roman" w:cs="Times New Roman"/>
          <w:sz w:val="24"/>
          <w:szCs w:val="24"/>
        </w:rPr>
      </w:pPr>
      <w:ins w:id="774" w:author="Unknown">
        <w:r w:rsidRPr="00E30B8B">
          <w:rPr>
            <w:rFonts w:ascii="Times New Roman" w:eastAsia="Times New Roman" w:hAnsi="Times New Roman" w:cs="Times New Roman"/>
            <w:sz w:val="24"/>
            <w:szCs w:val="24"/>
          </w:rPr>
          <w:fldChar w:fldCharType="begin"/>
        </w:r>
        <w:r w:rsidRPr="00E30B8B">
          <w:rPr>
            <w:rFonts w:ascii="Times New Roman" w:eastAsia="Times New Roman" w:hAnsi="Times New Roman" w:cs="Times New Roman"/>
            <w:sz w:val="24"/>
            <w:szCs w:val="24"/>
          </w:rPr>
          <w:instrText xml:space="preserve"> HYPERLINK "http://buatresep.blogspot.com/2014/12/resep-cara-membuat-capcay-kuah-sayur.html" </w:instrText>
        </w:r>
        <w:r w:rsidRPr="00E30B8B">
          <w:rPr>
            <w:rFonts w:ascii="Times New Roman" w:eastAsia="Times New Roman" w:hAnsi="Times New Roman" w:cs="Times New Roman"/>
            <w:sz w:val="24"/>
            <w:szCs w:val="24"/>
          </w:rPr>
          <w:fldChar w:fldCharType="separate"/>
        </w:r>
        <w:proofErr w:type="gramStart"/>
        <w:r w:rsidRPr="00E30B8B">
          <w:rPr>
            <w:rFonts w:ascii="Times New Roman" w:eastAsia="Times New Roman" w:hAnsi="Times New Roman" w:cs="Times New Roman"/>
            <w:b/>
            <w:bCs/>
            <w:color w:val="0000FF"/>
            <w:sz w:val="24"/>
            <w:szCs w:val="24"/>
            <w:u w:val="single"/>
          </w:rPr>
          <w:t>Resep Cara Membuat Capcay Kuah Sayur yang Enak</w:t>
        </w:r>
        <w:r w:rsidRPr="00E30B8B">
          <w:rPr>
            <w:rFonts w:ascii="Times New Roman" w:eastAsia="Times New Roman" w:hAnsi="Times New Roman" w:cs="Times New Roman"/>
            <w:sz w:val="24"/>
            <w:szCs w:val="24"/>
          </w:rPr>
          <w:fldChar w:fldCharType="end"/>
        </w:r>
        <w:r w:rsidRPr="00E30B8B">
          <w:rPr>
            <w:rFonts w:ascii="Times New Roman" w:eastAsia="Times New Roman" w:hAnsi="Times New Roman" w:cs="Times New Roman"/>
            <w:sz w:val="24"/>
            <w:szCs w:val="24"/>
          </w:rPr>
          <w:t xml:space="preserve"> - Ada dua jenis capcay yang umum di masyarakat.</w:t>
        </w:r>
        <w:proofErr w:type="gramEnd"/>
        <w:r w:rsidRPr="00E30B8B">
          <w:rPr>
            <w:rFonts w:ascii="Times New Roman" w:eastAsia="Times New Roman" w:hAnsi="Times New Roman" w:cs="Times New Roman"/>
            <w:sz w:val="24"/>
            <w:szCs w:val="24"/>
          </w:rPr>
          <w:t xml:space="preserve"> Keduany adalah capcay kuah dan capcay goreng. Kali ini yang akan kita bahas </w:t>
        </w:r>
        <w:r w:rsidRPr="00E30B8B">
          <w:rPr>
            <w:rFonts w:ascii="Times New Roman" w:eastAsia="Times New Roman" w:hAnsi="Times New Roman" w:cs="Times New Roman"/>
            <w:sz w:val="24"/>
            <w:szCs w:val="24"/>
          </w:rPr>
          <w:lastRenderedPageBreak/>
          <w:t>adalah resep cara membuat capcay kuah ala maryzka cipus. Tampilannya memang sederhana karena ini masakan rumahan dan memang diperuntukkan untuk bu ibu. Tapi tak usah khawatir capcay kuah buatan bunda maryzka penuh dengan gizi. Lihat saja bahan yang tertera sangat banyak memakai sayuran dan daging. Bisa ketagihan makan ni orang yang peduli dengan gizi.</w:t>
        </w:r>
      </w:ins>
    </w:p>
    <w:p w:rsidR="00E30B8B" w:rsidRPr="00E30B8B" w:rsidRDefault="00E30B8B" w:rsidP="00E30B8B">
      <w:pPr>
        <w:spacing w:after="0" w:line="240" w:lineRule="auto"/>
        <w:jc w:val="both"/>
        <w:rPr>
          <w:ins w:id="775" w:author="Unknown"/>
          <w:rFonts w:ascii="Times New Roman" w:eastAsia="Times New Roman" w:hAnsi="Times New Roman" w:cs="Times New Roman"/>
          <w:sz w:val="24"/>
          <w:szCs w:val="24"/>
        </w:rPr>
      </w:pPr>
    </w:p>
    <w:p w:rsidR="00E30B8B" w:rsidRPr="00E30B8B" w:rsidRDefault="00E30B8B" w:rsidP="00E30B8B">
      <w:pPr>
        <w:spacing w:after="0" w:line="240" w:lineRule="auto"/>
        <w:jc w:val="center"/>
        <w:rPr>
          <w:ins w:id="776"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2C32870A" wp14:editId="29734813">
            <wp:extent cx="3048000" cy="2476500"/>
            <wp:effectExtent l="0" t="0" r="0" b="0"/>
            <wp:docPr id="81" name="Picture 81" descr="http://4.bp.blogspot.com/-m3Go8pnmcfU/VJlmaFmc9NI/AAAAAAAADho/F4wqYpT6p3c/s1600/capcay.jpg">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descr="http://4.bp.blogspot.com/-m3Go8pnmcfU/VJlmaFmc9NI/AAAAAAAADho/F4wqYpT6p3c/s1600/capcay.jpg">
                      <a:hlinkClick r:id="rId325"/>
                    </pic:cNvPr>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048000" cy="2476500"/>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outlineLvl w:val="1"/>
        <w:rPr>
          <w:ins w:id="777" w:author="Unknown"/>
          <w:rFonts w:ascii="Times New Roman" w:eastAsia="Times New Roman" w:hAnsi="Times New Roman" w:cs="Times New Roman"/>
          <w:b/>
          <w:bCs/>
          <w:sz w:val="36"/>
          <w:szCs w:val="36"/>
        </w:rPr>
      </w:pPr>
      <w:ins w:id="778" w:author="Unknown">
        <w:r w:rsidRPr="00E30B8B">
          <w:rPr>
            <w:rFonts w:ascii="Times New Roman" w:eastAsia="Times New Roman" w:hAnsi="Times New Roman" w:cs="Times New Roman"/>
            <w:b/>
            <w:bCs/>
            <w:color w:val="0000FF"/>
            <w:sz w:val="36"/>
            <w:szCs w:val="36"/>
          </w:rPr>
          <w:t>Resep Capcay Kuah</w:t>
        </w:r>
      </w:ins>
    </w:p>
    <w:p w:rsidR="00E30B8B" w:rsidRPr="00E30B8B" w:rsidRDefault="00E30B8B" w:rsidP="00E30B8B">
      <w:pPr>
        <w:spacing w:after="0" w:line="240" w:lineRule="auto"/>
        <w:jc w:val="both"/>
        <w:rPr>
          <w:ins w:id="779" w:author="Unknown"/>
          <w:rFonts w:ascii="Times New Roman" w:eastAsia="Times New Roman" w:hAnsi="Times New Roman" w:cs="Times New Roman"/>
          <w:sz w:val="24"/>
          <w:szCs w:val="24"/>
        </w:rPr>
      </w:pPr>
      <w:ins w:id="780" w:author="Unknown">
        <w:r w:rsidRPr="00E30B8B">
          <w:rPr>
            <w:rFonts w:ascii="Times New Roman" w:eastAsia="Times New Roman" w:hAnsi="Times New Roman" w:cs="Times New Roman"/>
            <w:sz w:val="24"/>
            <w:szCs w:val="24"/>
          </w:rPr>
          <w:t>Baha Sayur :</w:t>
        </w:r>
      </w:ins>
    </w:p>
    <w:p w:rsidR="00E30B8B" w:rsidRPr="00E30B8B" w:rsidRDefault="00E30B8B" w:rsidP="00E9656D">
      <w:pPr>
        <w:numPr>
          <w:ilvl w:val="0"/>
          <w:numId w:val="146"/>
        </w:numPr>
        <w:spacing w:before="100" w:beforeAutospacing="1" w:after="100" w:afterAutospacing="1" w:line="240" w:lineRule="auto"/>
        <w:rPr>
          <w:ins w:id="781" w:author="Unknown"/>
          <w:rFonts w:ascii="Times New Roman" w:eastAsia="Times New Roman" w:hAnsi="Times New Roman" w:cs="Times New Roman"/>
          <w:sz w:val="24"/>
          <w:szCs w:val="24"/>
        </w:rPr>
      </w:pPr>
      <w:ins w:id="782" w:author="Unknown">
        <w:r w:rsidRPr="00E30B8B">
          <w:rPr>
            <w:rFonts w:ascii="Times New Roman" w:eastAsia="Times New Roman" w:hAnsi="Times New Roman" w:cs="Times New Roman"/>
            <w:sz w:val="24"/>
            <w:szCs w:val="24"/>
          </w:rPr>
          <w:t>wortel</w:t>
        </w:r>
      </w:ins>
    </w:p>
    <w:p w:rsidR="00E30B8B" w:rsidRPr="00E30B8B" w:rsidRDefault="00E30B8B" w:rsidP="00E9656D">
      <w:pPr>
        <w:numPr>
          <w:ilvl w:val="0"/>
          <w:numId w:val="146"/>
        </w:numPr>
        <w:spacing w:before="100" w:beforeAutospacing="1" w:after="100" w:afterAutospacing="1" w:line="240" w:lineRule="auto"/>
        <w:rPr>
          <w:ins w:id="783" w:author="Unknown"/>
          <w:rFonts w:ascii="Times New Roman" w:eastAsia="Times New Roman" w:hAnsi="Times New Roman" w:cs="Times New Roman"/>
          <w:sz w:val="24"/>
          <w:szCs w:val="24"/>
        </w:rPr>
      </w:pPr>
      <w:ins w:id="784" w:author="Unknown">
        <w:r w:rsidRPr="00E30B8B">
          <w:rPr>
            <w:rFonts w:ascii="Times New Roman" w:eastAsia="Times New Roman" w:hAnsi="Times New Roman" w:cs="Times New Roman"/>
            <w:sz w:val="24"/>
            <w:szCs w:val="24"/>
          </w:rPr>
          <w:t>kol</w:t>
        </w:r>
      </w:ins>
    </w:p>
    <w:p w:rsidR="00E30B8B" w:rsidRPr="00E30B8B" w:rsidRDefault="00E30B8B" w:rsidP="00E9656D">
      <w:pPr>
        <w:numPr>
          <w:ilvl w:val="0"/>
          <w:numId w:val="146"/>
        </w:numPr>
        <w:spacing w:before="100" w:beforeAutospacing="1" w:after="100" w:afterAutospacing="1" w:line="240" w:lineRule="auto"/>
        <w:rPr>
          <w:ins w:id="785" w:author="Unknown"/>
          <w:rFonts w:ascii="Times New Roman" w:eastAsia="Times New Roman" w:hAnsi="Times New Roman" w:cs="Times New Roman"/>
          <w:sz w:val="24"/>
          <w:szCs w:val="24"/>
        </w:rPr>
      </w:pPr>
      <w:ins w:id="786" w:author="Unknown">
        <w:r w:rsidRPr="00E30B8B">
          <w:rPr>
            <w:rFonts w:ascii="Times New Roman" w:eastAsia="Times New Roman" w:hAnsi="Times New Roman" w:cs="Times New Roman"/>
            <w:sz w:val="24"/>
            <w:szCs w:val="24"/>
          </w:rPr>
          <w:t>baby corn</w:t>
        </w:r>
      </w:ins>
    </w:p>
    <w:p w:rsidR="00E30B8B" w:rsidRPr="00E30B8B" w:rsidRDefault="00E30B8B" w:rsidP="00E9656D">
      <w:pPr>
        <w:numPr>
          <w:ilvl w:val="0"/>
          <w:numId w:val="146"/>
        </w:numPr>
        <w:spacing w:before="100" w:beforeAutospacing="1" w:after="100" w:afterAutospacing="1" w:line="240" w:lineRule="auto"/>
        <w:rPr>
          <w:ins w:id="787" w:author="Unknown"/>
          <w:rFonts w:ascii="Times New Roman" w:eastAsia="Times New Roman" w:hAnsi="Times New Roman" w:cs="Times New Roman"/>
          <w:sz w:val="24"/>
          <w:szCs w:val="24"/>
        </w:rPr>
      </w:pPr>
      <w:ins w:id="788" w:author="Unknown">
        <w:r w:rsidRPr="00E30B8B">
          <w:rPr>
            <w:rFonts w:ascii="Times New Roman" w:eastAsia="Times New Roman" w:hAnsi="Times New Roman" w:cs="Times New Roman"/>
            <w:sz w:val="24"/>
            <w:szCs w:val="24"/>
          </w:rPr>
          <w:t>sawi putih</w:t>
        </w:r>
      </w:ins>
    </w:p>
    <w:p w:rsidR="00E30B8B" w:rsidRPr="00E30B8B" w:rsidRDefault="00E30B8B" w:rsidP="00E9656D">
      <w:pPr>
        <w:numPr>
          <w:ilvl w:val="0"/>
          <w:numId w:val="146"/>
        </w:numPr>
        <w:spacing w:before="100" w:beforeAutospacing="1" w:after="100" w:afterAutospacing="1" w:line="240" w:lineRule="auto"/>
        <w:rPr>
          <w:ins w:id="789" w:author="Unknown"/>
          <w:rFonts w:ascii="Times New Roman" w:eastAsia="Times New Roman" w:hAnsi="Times New Roman" w:cs="Times New Roman"/>
          <w:sz w:val="24"/>
          <w:szCs w:val="24"/>
        </w:rPr>
      </w:pPr>
      <w:ins w:id="790" w:author="Unknown">
        <w:r w:rsidRPr="00E30B8B">
          <w:rPr>
            <w:rFonts w:ascii="Times New Roman" w:eastAsia="Times New Roman" w:hAnsi="Times New Roman" w:cs="Times New Roman"/>
            <w:sz w:val="24"/>
            <w:szCs w:val="24"/>
          </w:rPr>
          <w:t>kacang kapri (aku gak pakai)</w:t>
        </w:r>
      </w:ins>
    </w:p>
    <w:p w:rsidR="00E30B8B" w:rsidRPr="00E30B8B" w:rsidRDefault="00E30B8B" w:rsidP="00E9656D">
      <w:pPr>
        <w:numPr>
          <w:ilvl w:val="0"/>
          <w:numId w:val="146"/>
        </w:numPr>
        <w:spacing w:before="100" w:beforeAutospacing="1" w:after="100" w:afterAutospacing="1" w:line="240" w:lineRule="auto"/>
        <w:rPr>
          <w:ins w:id="791" w:author="Unknown"/>
          <w:rFonts w:ascii="Times New Roman" w:eastAsia="Times New Roman" w:hAnsi="Times New Roman" w:cs="Times New Roman"/>
          <w:sz w:val="24"/>
          <w:szCs w:val="24"/>
        </w:rPr>
      </w:pPr>
      <w:ins w:id="792" w:author="Unknown">
        <w:r w:rsidRPr="00E30B8B">
          <w:rPr>
            <w:rFonts w:ascii="Times New Roman" w:eastAsia="Times New Roman" w:hAnsi="Times New Roman" w:cs="Times New Roman"/>
            <w:sz w:val="24"/>
            <w:szCs w:val="24"/>
          </w:rPr>
          <w:t>tomat</w:t>
        </w:r>
      </w:ins>
    </w:p>
    <w:p w:rsidR="00E30B8B" w:rsidRPr="00E30B8B" w:rsidRDefault="00E30B8B" w:rsidP="00E30B8B">
      <w:pPr>
        <w:spacing w:after="0" w:line="240" w:lineRule="auto"/>
        <w:jc w:val="both"/>
        <w:rPr>
          <w:ins w:id="793" w:author="Unknown"/>
          <w:rFonts w:ascii="Times New Roman" w:eastAsia="Times New Roman" w:hAnsi="Times New Roman" w:cs="Times New Roman"/>
          <w:sz w:val="24"/>
          <w:szCs w:val="24"/>
        </w:rPr>
      </w:pPr>
      <w:ins w:id="794" w:author="Unknown">
        <w:r w:rsidRPr="00E30B8B">
          <w:rPr>
            <w:rFonts w:ascii="Times New Roman" w:eastAsia="Times New Roman" w:hAnsi="Times New Roman" w:cs="Times New Roman"/>
            <w:sz w:val="24"/>
            <w:szCs w:val="24"/>
          </w:rPr>
          <w:t>Ikan:</w:t>
        </w:r>
      </w:ins>
    </w:p>
    <w:p w:rsidR="00E30B8B" w:rsidRPr="00E30B8B" w:rsidRDefault="00E30B8B" w:rsidP="00E9656D">
      <w:pPr>
        <w:numPr>
          <w:ilvl w:val="0"/>
          <w:numId w:val="147"/>
        </w:numPr>
        <w:spacing w:before="100" w:beforeAutospacing="1" w:after="100" w:afterAutospacing="1" w:line="240" w:lineRule="auto"/>
        <w:rPr>
          <w:ins w:id="795" w:author="Unknown"/>
          <w:rFonts w:ascii="Times New Roman" w:eastAsia="Times New Roman" w:hAnsi="Times New Roman" w:cs="Times New Roman"/>
          <w:sz w:val="24"/>
          <w:szCs w:val="24"/>
        </w:rPr>
      </w:pPr>
      <w:ins w:id="796" w:author="Unknown">
        <w:r w:rsidRPr="00E30B8B">
          <w:rPr>
            <w:rFonts w:ascii="Times New Roman" w:eastAsia="Times New Roman" w:hAnsi="Times New Roman" w:cs="Times New Roman"/>
            <w:sz w:val="24"/>
            <w:szCs w:val="24"/>
          </w:rPr>
          <w:t>ayam</w:t>
        </w:r>
      </w:ins>
    </w:p>
    <w:p w:rsidR="00E30B8B" w:rsidRPr="00E30B8B" w:rsidRDefault="00E30B8B" w:rsidP="00E9656D">
      <w:pPr>
        <w:numPr>
          <w:ilvl w:val="0"/>
          <w:numId w:val="147"/>
        </w:numPr>
        <w:spacing w:before="100" w:beforeAutospacing="1" w:after="100" w:afterAutospacing="1" w:line="240" w:lineRule="auto"/>
        <w:rPr>
          <w:ins w:id="797" w:author="Unknown"/>
          <w:rFonts w:ascii="Times New Roman" w:eastAsia="Times New Roman" w:hAnsi="Times New Roman" w:cs="Times New Roman"/>
          <w:sz w:val="24"/>
          <w:szCs w:val="24"/>
        </w:rPr>
      </w:pPr>
      <w:ins w:id="798" w:author="Unknown">
        <w:r w:rsidRPr="00E30B8B">
          <w:rPr>
            <w:rFonts w:ascii="Times New Roman" w:eastAsia="Times New Roman" w:hAnsi="Times New Roman" w:cs="Times New Roman"/>
            <w:sz w:val="24"/>
            <w:szCs w:val="24"/>
          </w:rPr>
          <w:t>udang</w:t>
        </w:r>
      </w:ins>
    </w:p>
    <w:p w:rsidR="00E30B8B" w:rsidRPr="00E30B8B" w:rsidRDefault="00E30B8B" w:rsidP="00E9656D">
      <w:pPr>
        <w:numPr>
          <w:ilvl w:val="0"/>
          <w:numId w:val="147"/>
        </w:numPr>
        <w:spacing w:before="100" w:beforeAutospacing="1" w:after="100" w:afterAutospacing="1" w:line="240" w:lineRule="auto"/>
        <w:rPr>
          <w:ins w:id="799" w:author="Unknown"/>
          <w:rFonts w:ascii="Times New Roman" w:eastAsia="Times New Roman" w:hAnsi="Times New Roman" w:cs="Times New Roman"/>
          <w:sz w:val="24"/>
          <w:szCs w:val="24"/>
        </w:rPr>
      </w:pPr>
      <w:ins w:id="800" w:author="Unknown">
        <w:r w:rsidRPr="00E30B8B">
          <w:rPr>
            <w:rFonts w:ascii="Times New Roman" w:eastAsia="Times New Roman" w:hAnsi="Times New Roman" w:cs="Times New Roman"/>
            <w:sz w:val="24"/>
            <w:szCs w:val="24"/>
          </w:rPr>
          <w:t>ati rempela ayam</w:t>
        </w:r>
      </w:ins>
    </w:p>
    <w:p w:rsidR="00E30B8B" w:rsidRPr="00E30B8B" w:rsidRDefault="00E30B8B" w:rsidP="00E9656D">
      <w:pPr>
        <w:numPr>
          <w:ilvl w:val="0"/>
          <w:numId w:val="147"/>
        </w:numPr>
        <w:spacing w:before="100" w:beforeAutospacing="1" w:after="100" w:afterAutospacing="1" w:line="240" w:lineRule="auto"/>
        <w:rPr>
          <w:ins w:id="801" w:author="Unknown"/>
          <w:rFonts w:ascii="Times New Roman" w:eastAsia="Times New Roman" w:hAnsi="Times New Roman" w:cs="Times New Roman"/>
          <w:sz w:val="24"/>
          <w:szCs w:val="24"/>
        </w:rPr>
      </w:pPr>
      <w:ins w:id="802" w:author="Unknown">
        <w:r w:rsidRPr="00E30B8B">
          <w:rPr>
            <w:rFonts w:ascii="Times New Roman" w:eastAsia="Times New Roman" w:hAnsi="Times New Roman" w:cs="Times New Roman"/>
            <w:sz w:val="24"/>
            <w:szCs w:val="24"/>
          </w:rPr>
          <w:t>bakso sapi</w:t>
        </w:r>
      </w:ins>
    </w:p>
    <w:p w:rsidR="00E30B8B" w:rsidRPr="00E30B8B" w:rsidRDefault="00E30B8B" w:rsidP="00E9656D">
      <w:pPr>
        <w:numPr>
          <w:ilvl w:val="0"/>
          <w:numId w:val="147"/>
        </w:numPr>
        <w:spacing w:before="100" w:beforeAutospacing="1" w:after="100" w:afterAutospacing="1" w:line="240" w:lineRule="auto"/>
        <w:rPr>
          <w:ins w:id="803" w:author="Unknown"/>
          <w:rFonts w:ascii="Times New Roman" w:eastAsia="Times New Roman" w:hAnsi="Times New Roman" w:cs="Times New Roman"/>
          <w:sz w:val="24"/>
          <w:szCs w:val="24"/>
        </w:rPr>
      </w:pPr>
      <w:ins w:id="804" w:author="Unknown">
        <w:r w:rsidRPr="00E30B8B">
          <w:rPr>
            <w:rFonts w:ascii="Times New Roman" w:eastAsia="Times New Roman" w:hAnsi="Times New Roman" w:cs="Times New Roman"/>
            <w:sz w:val="24"/>
            <w:szCs w:val="24"/>
          </w:rPr>
          <w:t>sosis</w:t>
        </w:r>
      </w:ins>
    </w:p>
    <w:p w:rsidR="00E30B8B" w:rsidRPr="00E30B8B" w:rsidRDefault="00E30B8B" w:rsidP="00E9656D">
      <w:pPr>
        <w:numPr>
          <w:ilvl w:val="0"/>
          <w:numId w:val="147"/>
        </w:numPr>
        <w:spacing w:before="100" w:beforeAutospacing="1" w:after="100" w:afterAutospacing="1" w:line="240" w:lineRule="auto"/>
        <w:rPr>
          <w:ins w:id="805" w:author="Unknown"/>
          <w:rFonts w:ascii="Times New Roman" w:eastAsia="Times New Roman" w:hAnsi="Times New Roman" w:cs="Times New Roman"/>
          <w:sz w:val="24"/>
          <w:szCs w:val="24"/>
        </w:rPr>
      </w:pPr>
      <w:ins w:id="806" w:author="Unknown">
        <w:r w:rsidRPr="00E30B8B">
          <w:rPr>
            <w:rFonts w:ascii="Times New Roman" w:eastAsia="Times New Roman" w:hAnsi="Times New Roman" w:cs="Times New Roman"/>
            <w:sz w:val="24"/>
            <w:szCs w:val="24"/>
          </w:rPr>
          <w:t>telor</w:t>
        </w:r>
      </w:ins>
    </w:p>
    <w:p w:rsidR="00E30B8B" w:rsidRPr="00E30B8B" w:rsidRDefault="00E30B8B" w:rsidP="00E30B8B">
      <w:pPr>
        <w:spacing w:after="0" w:line="240" w:lineRule="auto"/>
        <w:jc w:val="both"/>
        <w:rPr>
          <w:ins w:id="807" w:author="Unknown"/>
          <w:rFonts w:ascii="Times New Roman" w:eastAsia="Times New Roman" w:hAnsi="Times New Roman" w:cs="Times New Roman"/>
          <w:sz w:val="24"/>
          <w:szCs w:val="24"/>
        </w:rPr>
      </w:pPr>
      <w:ins w:id="808" w:author="Unknown">
        <w:r w:rsidRPr="00E30B8B">
          <w:rPr>
            <w:rFonts w:ascii="Times New Roman" w:eastAsia="Times New Roman" w:hAnsi="Times New Roman" w:cs="Times New Roman"/>
            <w:sz w:val="24"/>
            <w:szCs w:val="24"/>
          </w:rPr>
          <w:t>Bumbu :</w:t>
        </w:r>
      </w:ins>
    </w:p>
    <w:p w:rsidR="00E30B8B" w:rsidRPr="00E30B8B" w:rsidRDefault="00E30B8B" w:rsidP="00E9656D">
      <w:pPr>
        <w:numPr>
          <w:ilvl w:val="0"/>
          <w:numId w:val="148"/>
        </w:numPr>
        <w:spacing w:before="100" w:beforeAutospacing="1" w:after="100" w:afterAutospacing="1" w:line="240" w:lineRule="auto"/>
        <w:rPr>
          <w:ins w:id="809" w:author="Unknown"/>
          <w:rFonts w:ascii="Times New Roman" w:eastAsia="Times New Roman" w:hAnsi="Times New Roman" w:cs="Times New Roman"/>
          <w:sz w:val="24"/>
          <w:szCs w:val="24"/>
        </w:rPr>
      </w:pPr>
      <w:ins w:id="810" w:author="Unknown">
        <w:r w:rsidRPr="00E30B8B">
          <w:rPr>
            <w:rFonts w:ascii="Times New Roman" w:eastAsia="Times New Roman" w:hAnsi="Times New Roman" w:cs="Times New Roman"/>
            <w:sz w:val="24"/>
            <w:szCs w:val="24"/>
          </w:rPr>
          <w:t>bawang bombay</w:t>
        </w:r>
      </w:ins>
    </w:p>
    <w:p w:rsidR="00E30B8B" w:rsidRPr="00E30B8B" w:rsidRDefault="00E30B8B" w:rsidP="00E9656D">
      <w:pPr>
        <w:numPr>
          <w:ilvl w:val="0"/>
          <w:numId w:val="148"/>
        </w:numPr>
        <w:spacing w:before="100" w:beforeAutospacing="1" w:after="100" w:afterAutospacing="1" w:line="240" w:lineRule="auto"/>
        <w:rPr>
          <w:ins w:id="811" w:author="Unknown"/>
          <w:rFonts w:ascii="Times New Roman" w:eastAsia="Times New Roman" w:hAnsi="Times New Roman" w:cs="Times New Roman"/>
          <w:sz w:val="24"/>
          <w:szCs w:val="24"/>
        </w:rPr>
      </w:pPr>
      <w:ins w:id="812" w:author="Unknown">
        <w:r w:rsidRPr="00E30B8B">
          <w:rPr>
            <w:rFonts w:ascii="Times New Roman" w:eastAsia="Times New Roman" w:hAnsi="Times New Roman" w:cs="Times New Roman"/>
            <w:sz w:val="24"/>
            <w:szCs w:val="24"/>
          </w:rPr>
          <w:t>bawang putih</w:t>
        </w:r>
      </w:ins>
    </w:p>
    <w:p w:rsidR="00E30B8B" w:rsidRPr="00E30B8B" w:rsidRDefault="00E30B8B" w:rsidP="00E9656D">
      <w:pPr>
        <w:numPr>
          <w:ilvl w:val="0"/>
          <w:numId w:val="148"/>
        </w:numPr>
        <w:spacing w:before="100" w:beforeAutospacing="1" w:after="100" w:afterAutospacing="1" w:line="240" w:lineRule="auto"/>
        <w:rPr>
          <w:ins w:id="813" w:author="Unknown"/>
          <w:rFonts w:ascii="Times New Roman" w:eastAsia="Times New Roman" w:hAnsi="Times New Roman" w:cs="Times New Roman"/>
          <w:sz w:val="24"/>
          <w:szCs w:val="24"/>
        </w:rPr>
      </w:pPr>
      <w:ins w:id="814" w:author="Unknown">
        <w:r w:rsidRPr="00E30B8B">
          <w:rPr>
            <w:rFonts w:ascii="Times New Roman" w:eastAsia="Times New Roman" w:hAnsi="Times New Roman" w:cs="Times New Roman"/>
            <w:sz w:val="24"/>
            <w:szCs w:val="24"/>
          </w:rPr>
          <w:t>merica</w:t>
        </w:r>
      </w:ins>
    </w:p>
    <w:p w:rsidR="00E30B8B" w:rsidRPr="00E30B8B" w:rsidRDefault="00E30B8B" w:rsidP="00E9656D">
      <w:pPr>
        <w:numPr>
          <w:ilvl w:val="0"/>
          <w:numId w:val="148"/>
        </w:numPr>
        <w:spacing w:before="100" w:beforeAutospacing="1" w:after="100" w:afterAutospacing="1" w:line="240" w:lineRule="auto"/>
        <w:rPr>
          <w:ins w:id="815" w:author="Unknown"/>
          <w:rFonts w:ascii="Times New Roman" w:eastAsia="Times New Roman" w:hAnsi="Times New Roman" w:cs="Times New Roman"/>
          <w:sz w:val="24"/>
          <w:szCs w:val="24"/>
        </w:rPr>
      </w:pPr>
      <w:ins w:id="816" w:author="Unknown">
        <w:r w:rsidRPr="00E30B8B">
          <w:rPr>
            <w:rFonts w:ascii="Times New Roman" w:eastAsia="Times New Roman" w:hAnsi="Times New Roman" w:cs="Times New Roman"/>
            <w:sz w:val="24"/>
            <w:szCs w:val="24"/>
          </w:rPr>
          <w:t>saos tomat</w:t>
        </w:r>
      </w:ins>
    </w:p>
    <w:p w:rsidR="00E30B8B" w:rsidRPr="00E30B8B" w:rsidRDefault="00E30B8B" w:rsidP="00E9656D">
      <w:pPr>
        <w:numPr>
          <w:ilvl w:val="0"/>
          <w:numId w:val="148"/>
        </w:numPr>
        <w:spacing w:before="100" w:beforeAutospacing="1" w:after="100" w:afterAutospacing="1" w:line="240" w:lineRule="auto"/>
        <w:rPr>
          <w:ins w:id="817" w:author="Unknown"/>
          <w:rFonts w:ascii="Times New Roman" w:eastAsia="Times New Roman" w:hAnsi="Times New Roman" w:cs="Times New Roman"/>
          <w:sz w:val="24"/>
          <w:szCs w:val="24"/>
        </w:rPr>
      </w:pPr>
      <w:ins w:id="818" w:author="Unknown">
        <w:r w:rsidRPr="00E30B8B">
          <w:rPr>
            <w:rFonts w:ascii="Times New Roman" w:eastAsia="Times New Roman" w:hAnsi="Times New Roman" w:cs="Times New Roman"/>
            <w:sz w:val="24"/>
            <w:szCs w:val="24"/>
          </w:rPr>
          <w:lastRenderedPageBreak/>
          <w:t>saos tiram</w:t>
        </w:r>
      </w:ins>
    </w:p>
    <w:p w:rsidR="00E30B8B" w:rsidRPr="00E30B8B" w:rsidRDefault="00E30B8B" w:rsidP="00E9656D">
      <w:pPr>
        <w:numPr>
          <w:ilvl w:val="0"/>
          <w:numId w:val="148"/>
        </w:numPr>
        <w:spacing w:before="100" w:beforeAutospacing="1" w:after="100" w:afterAutospacing="1" w:line="240" w:lineRule="auto"/>
        <w:rPr>
          <w:ins w:id="819" w:author="Unknown"/>
          <w:rFonts w:ascii="Times New Roman" w:eastAsia="Times New Roman" w:hAnsi="Times New Roman" w:cs="Times New Roman"/>
          <w:sz w:val="24"/>
          <w:szCs w:val="24"/>
        </w:rPr>
      </w:pPr>
      <w:ins w:id="820" w:author="Unknown">
        <w:r w:rsidRPr="00E30B8B">
          <w:rPr>
            <w:rFonts w:ascii="Times New Roman" w:eastAsia="Times New Roman" w:hAnsi="Times New Roman" w:cs="Times New Roman"/>
            <w:sz w:val="24"/>
            <w:szCs w:val="24"/>
          </w:rPr>
          <w:t>kecap ikan</w:t>
        </w:r>
      </w:ins>
    </w:p>
    <w:p w:rsidR="00E30B8B" w:rsidRPr="00E30B8B" w:rsidRDefault="00E30B8B" w:rsidP="00E9656D">
      <w:pPr>
        <w:numPr>
          <w:ilvl w:val="0"/>
          <w:numId w:val="148"/>
        </w:numPr>
        <w:spacing w:before="100" w:beforeAutospacing="1" w:after="100" w:afterAutospacing="1" w:line="240" w:lineRule="auto"/>
        <w:rPr>
          <w:ins w:id="821" w:author="Unknown"/>
          <w:rFonts w:ascii="Times New Roman" w:eastAsia="Times New Roman" w:hAnsi="Times New Roman" w:cs="Times New Roman"/>
          <w:sz w:val="24"/>
          <w:szCs w:val="24"/>
        </w:rPr>
      </w:pPr>
      <w:ins w:id="822" w:author="Unknown">
        <w:r w:rsidRPr="00E30B8B">
          <w:rPr>
            <w:rFonts w:ascii="Times New Roman" w:eastAsia="Times New Roman" w:hAnsi="Times New Roman" w:cs="Times New Roman"/>
            <w:sz w:val="24"/>
            <w:szCs w:val="24"/>
          </w:rPr>
          <w:t>daun bawang</w:t>
        </w:r>
      </w:ins>
    </w:p>
    <w:p w:rsidR="00E30B8B" w:rsidRPr="00E30B8B" w:rsidRDefault="00E30B8B" w:rsidP="00E9656D">
      <w:pPr>
        <w:numPr>
          <w:ilvl w:val="0"/>
          <w:numId w:val="148"/>
        </w:numPr>
        <w:spacing w:before="100" w:beforeAutospacing="1" w:after="100" w:afterAutospacing="1" w:line="240" w:lineRule="auto"/>
        <w:rPr>
          <w:ins w:id="823" w:author="Unknown"/>
          <w:rFonts w:ascii="Times New Roman" w:eastAsia="Times New Roman" w:hAnsi="Times New Roman" w:cs="Times New Roman"/>
          <w:sz w:val="24"/>
          <w:szCs w:val="24"/>
        </w:rPr>
      </w:pPr>
      <w:ins w:id="824" w:author="Unknown">
        <w:r w:rsidRPr="00E30B8B">
          <w:rPr>
            <w:rFonts w:ascii="Times New Roman" w:eastAsia="Times New Roman" w:hAnsi="Times New Roman" w:cs="Times New Roman"/>
            <w:sz w:val="24"/>
            <w:szCs w:val="24"/>
          </w:rPr>
          <w:t>daun seledri</w:t>
        </w:r>
      </w:ins>
    </w:p>
    <w:p w:rsidR="00E30B8B" w:rsidRPr="00E30B8B" w:rsidRDefault="00E30B8B" w:rsidP="00E9656D">
      <w:pPr>
        <w:numPr>
          <w:ilvl w:val="0"/>
          <w:numId w:val="148"/>
        </w:numPr>
        <w:spacing w:before="100" w:beforeAutospacing="1" w:after="100" w:afterAutospacing="1" w:line="240" w:lineRule="auto"/>
        <w:rPr>
          <w:ins w:id="825" w:author="Unknown"/>
          <w:rFonts w:ascii="Times New Roman" w:eastAsia="Times New Roman" w:hAnsi="Times New Roman" w:cs="Times New Roman"/>
          <w:sz w:val="24"/>
          <w:szCs w:val="24"/>
        </w:rPr>
      </w:pPr>
      <w:ins w:id="826" w:author="Unknown">
        <w:r w:rsidRPr="00E30B8B">
          <w:rPr>
            <w:rFonts w:ascii="Times New Roman" w:eastAsia="Times New Roman" w:hAnsi="Times New Roman" w:cs="Times New Roman"/>
            <w:sz w:val="24"/>
            <w:szCs w:val="24"/>
          </w:rPr>
          <w:t>gula garam</w:t>
        </w:r>
      </w:ins>
    </w:p>
    <w:p w:rsidR="00E30B8B" w:rsidRPr="00E30B8B" w:rsidRDefault="00E30B8B" w:rsidP="00E9656D">
      <w:pPr>
        <w:numPr>
          <w:ilvl w:val="0"/>
          <w:numId w:val="148"/>
        </w:numPr>
        <w:spacing w:before="100" w:beforeAutospacing="1" w:after="100" w:afterAutospacing="1" w:line="240" w:lineRule="auto"/>
        <w:rPr>
          <w:ins w:id="827" w:author="Unknown"/>
          <w:rFonts w:ascii="Times New Roman" w:eastAsia="Times New Roman" w:hAnsi="Times New Roman" w:cs="Times New Roman"/>
          <w:sz w:val="24"/>
          <w:szCs w:val="24"/>
        </w:rPr>
      </w:pPr>
      <w:ins w:id="828" w:author="Unknown">
        <w:r w:rsidRPr="00E30B8B">
          <w:rPr>
            <w:rFonts w:ascii="Times New Roman" w:eastAsia="Times New Roman" w:hAnsi="Times New Roman" w:cs="Times New Roman"/>
            <w:sz w:val="24"/>
            <w:szCs w:val="24"/>
          </w:rPr>
          <w:t>maizena/kanji di larutkan dengan air</w:t>
        </w:r>
      </w:ins>
    </w:p>
    <w:p w:rsidR="00E30B8B" w:rsidRPr="00E30B8B" w:rsidRDefault="00E30B8B" w:rsidP="00E30B8B">
      <w:pPr>
        <w:spacing w:before="100" w:beforeAutospacing="1" w:after="100" w:afterAutospacing="1" w:line="240" w:lineRule="auto"/>
        <w:outlineLvl w:val="2"/>
        <w:rPr>
          <w:ins w:id="829" w:author="Unknown"/>
          <w:rFonts w:ascii="Times New Roman" w:eastAsia="Times New Roman" w:hAnsi="Times New Roman" w:cs="Times New Roman"/>
          <w:b/>
          <w:bCs/>
          <w:sz w:val="27"/>
          <w:szCs w:val="27"/>
        </w:rPr>
      </w:pPr>
      <w:ins w:id="830" w:author="Unknown">
        <w:r w:rsidRPr="00E30B8B">
          <w:rPr>
            <w:rFonts w:ascii="Times New Roman" w:eastAsia="Times New Roman" w:hAnsi="Times New Roman" w:cs="Times New Roman"/>
            <w:b/>
            <w:bCs/>
            <w:color w:val="0000FF"/>
            <w:sz w:val="27"/>
            <w:szCs w:val="27"/>
          </w:rPr>
          <w:t>Cara Membuat Capcay Kuah</w:t>
        </w:r>
      </w:ins>
    </w:p>
    <w:p w:rsidR="00E30B8B" w:rsidRPr="00E30B8B" w:rsidRDefault="00E30B8B" w:rsidP="00E9656D">
      <w:pPr>
        <w:numPr>
          <w:ilvl w:val="0"/>
          <w:numId w:val="149"/>
        </w:numPr>
        <w:spacing w:before="100" w:beforeAutospacing="1" w:after="100" w:afterAutospacing="1" w:line="240" w:lineRule="auto"/>
        <w:rPr>
          <w:ins w:id="831" w:author="Unknown"/>
          <w:rFonts w:ascii="Times New Roman" w:eastAsia="Times New Roman" w:hAnsi="Times New Roman" w:cs="Times New Roman"/>
          <w:sz w:val="24"/>
          <w:szCs w:val="24"/>
        </w:rPr>
      </w:pPr>
      <w:ins w:id="832" w:author="Unknown">
        <w:r w:rsidRPr="00E30B8B">
          <w:rPr>
            <w:rFonts w:ascii="Times New Roman" w:eastAsia="Times New Roman" w:hAnsi="Times New Roman" w:cs="Times New Roman"/>
            <w:sz w:val="24"/>
            <w:szCs w:val="24"/>
          </w:rPr>
          <w:t>Masukkan minyak agak banyak, masukkan telor di orak arik lalu tumis dengan bawang putih dan bombay, masukkan merica.</w:t>
        </w:r>
      </w:ins>
    </w:p>
    <w:p w:rsidR="00E30B8B" w:rsidRPr="00E30B8B" w:rsidRDefault="00E30B8B" w:rsidP="00E9656D">
      <w:pPr>
        <w:numPr>
          <w:ilvl w:val="0"/>
          <w:numId w:val="149"/>
        </w:numPr>
        <w:spacing w:before="100" w:beforeAutospacing="1" w:after="100" w:afterAutospacing="1" w:line="240" w:lineRule="auto"/>
        <w:rPr>
          <w:ins w:id="833" w:author="Unknown"/>
          <w:rFonts w:ascii="Times New Roman" w:eastAsia="Times New Roman" w:hAnsi="Times New Roman" w:cs="Times New Roman"/>
          <w:sz w:val="24"/>
          <w:szCs w:val="24"/>
        </w:rPr>
      </w:pPr>
      <w:ins w:id="834" w:author="Unknown">
        <w:r w:rsidRPr="00E30B8B">
          <w:rPr>
            <w:rFonts w:ascii="Times New Roman" w:eastAsia="Times New Roman" w:hAnsi="Times New Roman" w:cs="Times New Roman"/>
            <w:sz w:val="24"/>
            <w:szCs w:val="24"/>
          </w:rPr>
          <w:t>Setelah layu masukkan semua ikan kecuali bakso dan sosis.</w:t>
        </w:r>
      </w:ins>
    </w:p>
    <w:p w:rsidR="00E30B8B" w:rsidRPr="00E30B8B" w:rsidRDefault="00E30B8B" w:rsidP="00E9656D">
      <w:pPr>
        <w:numPr>
          <w:ilvl w:val="0"/>
          <w:numId w:val="149"/>
        </w:numPr>
        <w:spacing w:before="100" w:beforeAutospacing="1" w:after="100" w:afterAutospacing="1" w:line="240" w:lineRule="auto"/>
        <w:rPr>
          <w:ins w:id="835" w:author="Unknown"/>
          <w:rFonts w:ascii="Times New Roman" w:eastAsia="Times New Roman" w:hAnsi="Times New Roman" w:cs="Times New Roman"/>
          <w:sz w:val="24"/>
          <w:szCs w:val="24"/>
        </w:rPr>
      </w:pPr>
      <w:ins w:id="836" w:author="Unknown">
        <w:r w:rsidRPr="00E30B8B">
          <w:rPr>
            <w:rFonts w:ascii="Times New Roman" w:eastAsia="Times New Roman" w:hAnsi="Times New Roman" w:cs="Times New Roman"/>
            <w:sz w:val="24"/>
            <w:szCs w:val="24"/>
          </w:rPr>
          <w:t>Saat ikan setengah matang beri saos tiram, ikan dan tomat lalu kasih sedikit air.</w:t>
        </w:r>
      </w:ins>
    </w:p>
    <w:p w:rsidR="00E30B8B" w:rsidRPr="00E30B8B" w:rsidRDefault="00E30B8B" w:rsidP="00E9656D">
      <w:pPr>
        <w:numPr>
          <w:ilvl w:val="0"/>
          <w:numId w:val="149"/>
        </w:numPr>
        <w:spacing w:before="100" w:beforeAutospacing="1" w:after="100" w:afterAutospacing="1" w:line="240" w:lineRule="auto"/>
        <w:rPr>
          <w:ins w:id="837" w:author="Unknown"/>
          <w:rFonts w:ascii="Times New Roman" w:eastAsia="Times New Roman" w:hAnsi="Times New Roman" w:cs="Times New Roman"/>
          <w:sz w:val="24"/>
          <w:szCs w:val="24"/>
        </w:rPr>
      </w:pPr>
      <w:ins w:id="838" w:author="Unknown">
        <w:r w:rsidRPr="00E30B8B">
          <w:rPr>
            <w:rFonts w:ascii="Times New Roman" w:eastAsia="Times New Roman" w:hAnsi="Times New Roman" w:cs="Times New Roman"/>
            <w:sz w:val="24"/>
            <w:szCs w:val="24"/>
          </w:rPr>
          <w:t>Lalu masukkan semua sayur kecuali sawi.</w:t>
        </w:r>
      </w:ins>
    </w:p>
    <w:p w:rsidR="00E30B8B" w:rsidRPr="00E30B8B" w:rsidRDefault="00E30B8B" w:rsidP="00E9656D">
      <w:pPr>
        <w:numPr>
          <w:ilvl w:val="0"/>
          <w:numId w:val="149"/>
        </w:numPr>
        <w:spacing w:before="100" w:beforeAutospacing="1" w:after="100" w:afterAutospacing="1" w:line="240" w:lineRule="auto"/>
        <w:rPr>
          <w:ins w:id="839" w:author="Unknown"/>
          <w:rFonts w:ascii="Times New Roman" w:eastAsia="Times New Roman" w:hAnsi="Times New Roman" w:cs="Times New Roman"/>
          <w:sz w:val="24"/>
          <w:szCs w:val="24"/>
        </w:rPr>
      </w:pPr>
      <w:ins w:id="840" w:author="Unknown">
        <w:r w:rsidRPr="00E30B8B">
          <w:rPr>
            <w:rFonts w:ascii="Times New Roman" w:eastAsia="Times New Roman" w:hAnsi="Times New Roman" w:cs="Times New Roman"/>
            <w:sz w:val="24"/>
            <w:szCs w:val="24"/>
          </w:rPr>
          <w:t>Tambahkan air lagi. Tunggu sampai matang.</w:t>
        </w:r>
      </w:ins>
    </w:p>
    <w:p w:rsidR="00E30B8B" w:rsidRPr="00E30B8B" w:rsidRDefault="00E30B8B" w:rsidP="00E9656D">
      <w:pPr>
        <w:numPr>
          <w:ilvl w:val="0"/>
          <w:numId w:val="149"/>
        </w:numPr>
        <w:spacing w:before="100" w:beforeAutospacing="1" w:after="100" w:afterAutospacing="1" w:line="240" w:lineRule="auto"/>
        <w:rPr>
          <w:ins w:id="841" w:author="Unknown"/>
          <w:rFonts w:ascii="Times New Roman" w:eastAsia="Times New Roman" w:hAnsi="Times New Roman" w:cs="Times New Roman"/>
          <w:sz w:val="24"/>
          <w:szCs w:val="24"/>
        </w:rPr>
      </w:pPr>
      <w:ins w:id="842" w:author="Unknown">
        <w:r w:rsidRPr="00E30B8B">
          <w:rPr>
            <w:rFonts w:ascii="Times New Roman" w:eastAsia="Times New Roman" w:hAnsi="Times New Roman" w:cs="Times New Roman"/>
            <w:sz w:val="24"/>
            <w:szCs w:val="24"/>
          </w:rPr>
          <w:t>Beri gula garam sawi daun bawang bakso sosis.</w:t>
        </w:r>
      </w:ins>
    </w:p>
    <w:p w:rsidR="00E30B8B" w:rsidRPr="00E30B8B" w:rsidRDefault="00E30B8B" w:rsidP="00E9656D">
      <w:pPr>
        <w:numPr>
          <w:ilvl w:val="0"/>
          <w:numId w:val="149"/>
        </w:numPr>
        <w:spacing w:before="100" w:beforeAutospacing="1" w:after="100" w:afterAutospacing="1" w:line="240" w:lineRule="auto"/>
        <w:rPr>
          <w:ins w:id="843" w:author="Unknown"/>
          <w:rFonts w:ascii="Times New Roman" w:eastAsia="Times New Roman" w:hAnsi="Times New Roman" w:cs="Times New Roman"/>
          <w:sz w:val="24"/>
          <w:szCs w:val="24"/>
        </w:rPr>
      </w:pPr>
      <w:ins w:id="844" w:author="Unknown">
        <w:r w:rsidRPr="00E30B8B">
          <w:rPr>
            <w:rFonts w:ascii="Times New Roman" w:eastAsia="Times New Roman" w:hAnsi="Times New Roman" w:cs="Times New Roman"/>
            <w:sz w:val="24"/>
            <w:szCs w:val="24"/>
          </w:rPr>
          <w:t>Dirasa sudah matang masukkan air campuran tepung maizena/kanji.</w:t>
        </w:r>
      </w:ins>
    </w:p>
    <w:p w:rsidR="00E30B8B" w:rsidRDefault="00E30B8B" w:rsidP="00E30B8B"/>
    <w:p w:rsidR="00E30B8B" w:rsidRPr="00E30B8B" w:rsidRDefault="003A1107" w:rsidP="00E30B8B">
      <w:pPr>
        <w:spacing w:after="0" w:line="240" w:lineRule="auto"/>
        <w:jc w:val="both"/>
        <w:rPr>
          <w:rFonts w:ascii="Times New Roman" w:eastAsia="Times New Roman" w:hAnsi="Times New Roman" w:cs="Times New Roman"/>
          <w:sz w:val="24"/>
          <w:szCs w:val="24"/>
        </w:rPr>
      </w:pPr>
      <w:hyperlink r:id="rId327" w:history="1">
        <w:r w:rsidR="00E30B8B" w:rsidRPr="00E30B8B">
          <w:rPr>
            <w:rFonts w:ascii="Times New Roman" w:eastAsia="Times New Roman" w:hAnsi="Times New Roman" w:cs="Times New Roman"/>
            <w:b/>
            <w:bCs/>
            <w:color w:val="0000FF"/>
            <w:sz w:val="24"/>
            <w:szCs w:val="24"/>
            <w:u w:val="single"/>
          </w:rPr>
          <w:t>artabak instant crispy</w:t>
        </w:r>
      </w:hyperlink>
      <w:r w:rsidR="00E30B8B" w:rsidRPr="00E30B8B">
        <w:rPr>
          <w:rFonts w:ascii="Times New Roman" w:eastAsia="Times New Roman" w:hAnsi="Times New Roman" w:cs="Times New Roman"/>
          <w:sz w:val="24"/>
          <w:szCs w:val="24"/>
        </w:rPr>
        <w:t>, resep mudah sekali namanya saja martabak instan. Telurnya gak perlu digoreng dulu.  Langsung kocok bareng sama bahan-bahanya di mangkok. Habis di kocok lalu taruh atasnya kulit lumpia, lipat-liat lalu goreng. Selengkapnya lihat cara membuat martabak instan crispy ala bunda wiwin.</w:t>
      </w:r>
    </w:p>
    <w:p w:rsidR="00E30B8B" w:rsidRPr="00E30B8B" w:rsidRDefault="00E30B8B" w:rsidP="00E30B8B">
      <w:pPr>
        <w:spacing w:after="0" w:line="240" w:lineRule="auto"/>
        <w:jc w:val="both"/>
        <w:rPr>
          <w:rFonts w:ascii="Times New Roman" w:eastAsia="Times New Roman" w:hAnsi="Times New Roman" w:cs="Times New Roman"/>
          <w:sz w:val="24"/>
          <w:szCs w:val="24"/>
        </w:rPr>
      </w:pP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46A0D8A5" wp14:editId="23A40052">
            <wp:extent cx="3048000" cy="2724150"/>
            <wp:effectExtent l="0" t="0" r="0" b="0"/>
            <wp:docPr id="82" name="Picture 82" descr="Resep Cara Membuat Martabak Instan Crispy">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 descr="Resep Cara Membuat Martabak Instan Crispy">
                      <a:hlinkClick r:id="rId328"/>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048000" cy="2724150"/>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color w:val="0000FF"/>
          <w:sz w:val="36"/>
          <w:szCs w:val="36"/>
        </w:rPr>
        <w:t>Resep Martabak Instan Crispy</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w:t>
      </w:r>
    </w:p>
    <w:p w:rsidR="00E30B8B" w:rsidRPr="00E30B8B" w:rsidRDefault="00E30B8B" w:rsidP="00E9656D">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lastRenderedPageBreak/>
        <w:t>5 telor</w:t>
      </w:r>
    </w:p>
    <w:p w:rsidR="00E30B8B" w:rsidRPr="00E30B8B" w:rsidRDefault="00E30B8B" w:rsidP="00E9656D">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Kulit lumpia</w:t>
      </w:r>
    </w:p>
    <w:p w:rsidR="00E30B8B" w:rsidRPr="00E30B8B" w:rsidRDefault="00E30B8B" w:rsidP="00E9656D">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5 cabe rawit</w:t>
      </w:r>
    </w:p>
    <w:p w:rsidR="00E30B8B" w:rsidRPr="00E30B8B" w:rsidRDefault="00E30B8B" w:rsidP="00E9656D">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3 bawang bombay</w:t>
      </w:r>
    </w:p>
    <w:p w:rsidR="00E30B8B" w:rsidRPr="00E30B8B" w:rsidRDefault="00E30B8B" w:rsidP="00E9656D">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tomat</w:t>
      </w:r>
    </w:p>
    <w:p w:rsidR="00E30B8B" w:rsidRPr="00E30B8B" w:rsidRDefault="00E30B8B" w:rsidP="00E9656D">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 lonjor daun bawang</w:t>
      </w:r>
    </w:p>
    <w:p w:rsidR="00E30B8B" w:rsidRPr="00E30B8B" w:rsidRDefault="00E30B8B" w:rsidP="00E9656D">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Garam</w:t>
      </w:r>
    </w:p>
    <w:p w:rsidR="00E30B8B" w:rsidRPr="00E30B8B" w:rsidRDefault="00E30B8B" w:rsidP="00E9656D">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masako secukupnya</w:t>
      </w:r>
    </w:p>
    <w:p w:rsidR="00E30B8B" w:rsidRPr="00E30B8B" w:rsidRDefault="00E30B8B" w:rsidP="00E9656D">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Minyak untuk menggoreng</w:t>
      </w:r>
    </w:p>
    <w:p w:rsidR="00E30B8B" w:rsidRPr="00E30B8B" w:rsidRDefault="00E30B8B" w:rsidP="00E30B8B">
      <w:pPr>
        <w:spacing w:before="100" w:beforeAutospacing="1" w:after="100" w:afterAutospacing="1" w:line="240" w:lineRule="auto"/>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Cara Membuat Martabak Instan Crispy</w:t>
      </w:r>
    </w:p>
    <w:p w:rsidR="00E30B8B" w:rsidRPr="00E30B8B" w:rsidRDefault="00E30B8B" w:rsidP="00E9656D">
      <w:pPr>
        <w:numPr>
          <w:ilvl w:val="0"/>
          <w:numId w:val="15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Bawang bombay potong panjang tipis.</w:t>
      </w:r>
    </w:p>
    <w:p w:rsidR="00E30B8B" w:rsidRPr="00E30B8B" w:rsidRDefault="00E30B8B" w:rsidP="00E9656D">
      <w:pPr>
        <w:numPr>
          <w:ilvl w:val="0"/>
          <w:numId w:val="15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Cabai, tomat dan daun bawang potong kecil.</w:t>
      </w:r>
    </w:p>
    <w:p w:rsidR="00E30B8B" w:rsidRPr="00E30B8B" w:rsidRDefault="00E30B8B" w:rsidP="00E9656D">
      <w:pPr>
        <w:numPr>
          <w:ilvl w:val="0"/>
          <w:numId w:val="15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Semua bahan-bahannya masukan ke kocokan telor. Lalu lipat ke kulit lumpia.</w:t>
      </w:r>
    </w:p>
    <w:p w:rsidR="00E30B8B" w:rsidRPr="00E30B8B" w:rsidRDefault="00E30B8B" w:rsidP="00E9656D">
      <w:pPr>
        <w:numPr>
          <w:ilvl w:val="0"/>
          <w:numId w:val="151"/>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Goreng dah sampai matang kecoklatan.</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Hasil eksekusi siang ini, klepon pesenan si kecil. Maaf bun tadi ada yang minta tapi baru selesai buat keripik sukun. Ini baru bisa ngasih resep klepon taburan kelapa muda by bunda aulia.</w:t>
      </w:r>
    </w:p>
    <w:p w:rsidR="00E30B8B" w:rsidRPr="00E30B8B" w:rsidRDefault="00E30B8B" w:rsidP="00E30B8B">
      <w:pPr>
        <w:spacing w:after="0" w:line="240" w:lineRule="auto"/>
        <w:jc w:val="both"/>
        <w:rPr>
          <w:rFonts w:ascii="Times New Roman" w:eastAsia="Times New Roman" w:hAnsi="Times New Roman" w:cs="Times New Roman"/>
          <w:sz w:val="24"/>
          <w:szCs w:val="24"/>
        </w:rPr>
      </w:pP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65ACFD1D" wp14:editId="38772BA2">
            <wp:extent cx="3048000" cy="2352675"/>
            <wp:effectExtent l="0" t="0" r="0" b="9525"/>
            <wp:docPr id="83" name="Picture 83" descr="Resep Cara Membuat Klepon Taburan Kelapa Muda">
              <a:hlinkClick xmlns:a="http://schemas.openxmlformats.org/drawingml/2006/main" r:id="rId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 descr="Resep Cara Membuat Klepon Taburan Kelapa Muda">
                      <a:hlinkClick r:id="rId330"/>
                    </pic:cNvPr>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048000" cy="2352675"/>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color w:val="0000FF"/>
          <w:sz w:val="36"/>
          <w:szCs w:val="36"/>
        </w:rPr>
        <w:t>Resep Membuat Klepon</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w:t>
      </w:r>
    </w:p>
    <w:p w:rsidR="00E30B8B" w:rsidRPr="00E30B8B" w:rsidRDefault="00E30B8B" w:rsidP="00E9656D">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500g tepung ketan</w:t>
      </w:r>
    </w:p>
    <w:p w:rsidR="00E30B8B" w:rsidRPr="00E30B8B" w:rsidRDefault="00E30B8B" w:rsidP="00E9656D">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1/2sdt kapur sirih</w:t>
      </w:r>
    </w:p>
    <w:p w:rsidR="00E30B8B" w:rsidRPr="00E30B8B" w:rsidRDefault="00E30B8B" w:rsidP="00E9656D">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1/2sdt garam</w:t>
      </w:r>
    </w:p>
    <w:p w:rsidR="00E30B8B" w:rsidRPr="00E30B8B" w:rsidRDefault="00E30B8B" w:rsidP="00E9656D">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pewarna hijau secukupnya</w:t>
      </w:r>
    </w:p>
    <w:p w:rsidR="00E30B8B" w:rsidRPr="00E30B8B" w:rsidRDefault="00E30B8B" w:rsidP="00E9656D">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gula jawa disisir untuk isian</w:t>
      </w:r>
    </w:p>
    <w:p w:rsidR="00E30B8B" w:rsidRPr="00E30B8B" w:rsidRDefault="00E30B8B" w:rsidP="00E9656D">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air hangat secukupnya</w:t>
      </w:r>
    </w:p>
    <w:p w:rsidR="00E30B8B" w:rsidRPr="00E30B8B" w:rsidRDefault="00E30B8B" w:rsidP="00E30B8B">
      <w:pPr>
        <w:spacing w:after="0" w:line="240" w:lineRule="auto"/>
        <w:rPr>
          <w:rFonts w:ascii="Times New Roman" w:eastAsia="Times New Roman" w:hAnsi="Times New Roman" w:cs="Times New Roman"/>
          <w:sz w:val="24"/>
          <w:szCs w:val="24"/>
        </w:rPr>
      </w:pPr>
    </w:p>
    <w:p w:rsidR="00E30B8B" w:rsidRPr="00E30B8B" w:rsidRDefault="00E30B8B" w:rsidP="00E30B8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Cara Membuat Klepon Dengan Taburan Kelapa</w:t>
      </w:r>
    </w:p>
    <w:p w:rsidR="00E30B8B" w:rsidRPr="00E30B8B" w:rsidRDefault="00E30B8B" w:rsidP="00E9656D">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Semua bahan dicampur kecuali air dan gula jawa sampai rata kemudian tuang air sedikit-sedikit uleni sampai kalis.</w:t>
      </w:r>
    </w:p>
    <w:p w:rsidR="00E30B8B" w:rsidRPr="00E30B8B" w:rsidRDefault="00E30B8B" w:rsidP="00E9656D">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Ambil sedikit adonan bentk bulat kecil pipihkan isi dengan gula jawa dan bulatkan kembali, celupkan ke dalam air yang sudah mendidih, lakukan sampai adonan habis.</w:t>
      </w:r>
    </w:p>
    <w:p w:rsidR="00E30B8B" w:rsidRPr="00E30B8B" w:rsidRDefault="00E30B8B" w:rsidP="00E9656D">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Tunggu sampai adonan mengapung angkat tiriskan.</w:t>
      </w:r>
    </w:p>
    <w:p w:rsidR="00E30B8B" w:rsidRPr="00E30B8B" w:rsidRDefault="00E30B8B" w:rsidP="00E9656D">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Gulingkan pada parutan kelapa (kukus dengan sedikit garam) sajikan.</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 xml:space="preserve">2 hari lalu dapat </w:t>
      </w:r>
      <w:hyperlink r:id="rId332" w:history="1">
        <w:r w:rsidRPr="00E30B8B">
          <w:rPr>
            <w:rFonts w:ascii="Times New Roman" w:eastAsia="Times New Roman" w:hAnsi="Times New Roman" w:cs="Times New Roman"/>
            <w:b/>
            <w:bCs/>
            <w:color w:val="0000FF"/>
            <w:sz w:val="24"/>
            <w:szCs w:val="24"/>
            <w:u w:val="single"/>
          </w:rPr>
          <w:t>resep bola-bola ubi keju</w:t>
        </w:r>
      </w:hyperlink>
      <w:r w:rsidRPr="00E30B8B">
        <w:rPr>
          <w:rFonts w:ascii="Times New Roman" w:eastAsia="Times New Roman" w:hAnsi="Times New Roman" w:cs="Times New Roman"/>
          <w:sz w:val="24"/>
          <w:szCs w:val="24"/>
        </w:rPr>
        <w:t>, kemarin suami pulang kerja bawain ubi jalar. Karena bosan di goreng tidak ada salahnya mencoba resep ini. Entar kejunya tercampur dengan ubinya ya bun. Ini bun bola bola ubi buatan saya, bunda stefanis.</w:t>
      </w:r>
    </w:p>
    <w:p w:rsidR="00E30B8B" w:rsidRPr="00E30B8B" w:rsidRDefault="00E30B8B" w:rsidP="00E30B8B">
      <w:pPr>
        <w:spacing w:after="0" w:line="240" w:lineRule="auto"/>
        <w:jc w:val="both"/>
        <w:rPr>
          <w:rFonts w:ascii="Times New Roman" w:eastAsia="Times New Roman" w:hAnsi="Times New Roman" w:cs="Times New Roman"/>
          <w:sz w:val="24"/>
          <w:szCs w:val="24"/>
        </w:rPr>
      </w:pPr>
    </w:p>
    <w:p w:rsidR="00E30B8B" w:rsidRPr="00E30B8B" w:rsidRDefault="00E30B8B" w:rsidP="00E30B8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4ED1C77C" wp14:editId="60DEAD85">
            <wp:extent cx="1905000" cy="1857375"/>
            <wp:effectExtent l="0" t="0" r="0" b="9525"/>
            <wp:docPr id="84" name="Picture 84" descr="http://3.bp.blogspot.com/-dNGZbNX1oLU/VN3gqreLp1I/AAAAAAAAEic/I28uC5qYsYY/s1600/Resep%2BCara%2BMembuat%2BBola%2BBola%2BUbi%2BKeju.jpg">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descr="http://3.bp.blogspot.com/-dNGZbNX1oLU/VN3gqreLp1I/AAAAAAAAEic/I28uC5qYsYY/s1600/Resep%2BCara%2BMembuat%2BBola%2BBola%2BUbi%2BKeju.jpg">
                      <a:hlinkClick r:id="rId333"/>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905000" cy="1857375"/>
                    </a:xfrm>
                    <a:prstGeom prst="rect">
                      <a:avLst/>
                    </a:prstGeom>
                    <a:noFill/>
                    <a:ln>
                      <a:noFill/>
                    </a:ln>
                  </pic:spPr>
                </pic:pic>
              </a:graphicData>
            </a:graphic>
          </wp:inline>
        </w:drawing>
      </w:r>
    </w:p>
    <w:p w:rsidR="00E30B8B" w:rsidRPr="00E30B8B" w:rsidRDefault="00E30B8B" w:rsidP="00E30B8B">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E30B8B">
        <w:rPr>
          <w:rFonts w:ascii="Times New Roman" w:eastAsia="Times New Roman" w:hAnsi="Times New Roman" w:cs="Times New Roman"/>
          <w:b/>
          <w:bCs/>
          <w:color w:val="0000FF"/>
          <w:sz w:val="36"/>
          <w:szCs w:val="36"/>
        </w:rPr>
        <w:t>Resep Bola Bola Ubi</w:t>
      </w: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w:t>
      </w:r>
    </w:p>
    <w:p w:rsidR="00E30B8B" w:rsidRPr="00E30B8B" w:rsidRDefault="00E30B8B" w:rsidP="00E9656D">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500 gr ubi Kuning, kukus, kupas kemudian haluskan (saya pake ubi orange)</w:t>
      </w:r>
    </w:p>
    <w:p w:rsidR="00E30B8B" w:rsidRPr="00E30B8B" w:rsidRDefault="00E30B8B" w:rsidP="00E9656D">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100 gr keju cheddar, potong dadu 1/2 cm</w:t>
      </w:r>
    </w:p>
    <w:p w:rsidR="00E30B8B" w:rsidRPr="00E30B8B" w:rsidRDefault="00E30B8B" w:rsidP="00E9656D">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2 sdm gula bubuk (karena tidak punya gula bubuk saya pakai 1,5 sdm gula pasir)</w:t>
      </w:r>
    </w:p>
    <w:p w:rsidR="00E30B8B" w:rsidRPr="00E30B8B" w:rsidRDefault="00E30B8B" w:rsidP="00E9656D">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3 sdm tepung sagu (saya pakai 3 sdm tepung tapioka)</w:t>
      </w:r>
    </w:p>
    <w:p w:rsidR="00E30B8B" w:rsidRPr="00E30B8B" w:rsidRDefault="00E30B8B" w:rsidP="00E9656D">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Minyak untuk menggoreng</w:t>
      </w:r>
    </w:p>
    <w:p w:rsidR="00E30B8B" w:rsidRPr="00E30B8B" w:rsidRDefault="00E30B8B" w:rsidP="00E30B8B">
      <w:pPr>
        <w:spacing w:after="0" w:line="240" w:lineRule="auto"/>
        <w:rPr>
          <w:rFonts w:ascii="Times New Roman" w:eastAsia="Times New Roman" w:hAnsi="Times New Roman" w:cs="Times New Roman"/>
          <w:sz w:val="24"/>
          <w:szCs w:val="24"/>
        </w:rPr>
      </w:pPr>
    </w:p>
    <w:p w:rsidR="00E30B8B" w:rsidRPr="00E30B8B" w:rsidRDefault="00E30B8B" w:rsidP="00E30B8B">
      <w:pPr>
        <w:spacing w:after="0" w:line="240" w:lineRule="auto"/>
        <w:jc w:val="both"/>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Bahan Pelapis</w:t>
      </w:r>
    </w:p>
    <w:p w:rsidR="00E30B8B" w:rsidRPr="00E30B8B" w:rsidRDefault="00E30B8B" w:rsidP="00E9656D">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 butir telur, dikocok lepas</w:t>
      </w:r>
    </w:p>
    <w:p w:rsidR="00E30B8B" w:rsidRPr="00E30B8B" w:rsidRDefault="00E30B8B" w:rsidP="00E9656D">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10 lembar kulit pangsit, iris halus</w:t>
      </w:r>
    </w:p>
    <w:p w:rsidR="00E30B8B" w:rsidRPr="00E30B8B" w:rsidRDefault="00E30B8B" w:rsidP="00E30B8B">
      <w:pPr>
        <w:spacing w:after="0" w:line="240" w:lineRule="auto"/>
        <w:rPr>
          <w:rFonts w:ascii="Times New Roman" w:eastAsia="Times New Roman" w:hAnsi="Times New Roman" w:cs="Times New Roman"/>
          <w:sz w:val="24"/>
          <w:szCs w:val="24"/>
        </w:rPr>
      </w:pPr>
    </w:p>
    <w:p w:rsidR="00E30B8B" w:rsidRPr="00E30B8B" w:rsidRDefault="00E30B8B" w:rsidP="00E30B8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E30B8B">
        <w:rPr>
          <w:rFonts w:ascii="Times New Roman" w:eastAsia="Times New Roman" w:hAnsi="Times New Roman" w:cs="Times New Roman"/>
          <w:b/>
          <w:bCs/>
          <w:color w:val="0000FF"/>
          <w:sz w:val="27"/>
          <w:szCs w:val="27"/>
        </w:rPr>
        <w:t>Cara Membuat Bola Bola Ubi</w:t>
      </w:r>
    </w:p>
    <w:p w:rsidR="00E30B8B" w:rsidRPr="00E30B8B" w:rsidRDefault="00E30B8B" w:rsidP="00E9656D">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lastRenderedPageBreak/>
        <w:t>Campur ubi, keju, gula bubuk dan tepung sagu, aduk rata.</w:t>
      </w:r>
    </w:p>
    <w:p w:rsidR="00E30B8B" w:rsidRPr="00E30B8B" w:rsidRDefault="00E30B8B" w:rsidP="00E9656D">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Buat bulatan sebesar bola pingpong.</w:t>
      </w:r>
    </w:p>
    <w:p w:rsidR="00E30B8B" w:rsidRPr="00E30B8B" w:rsidRDefault="00E30B8B" w:rsidP="00E9656D">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Gulingkan (celupkan) ke dalam telur kocok lalu gulingkan ke kulit pangsit.</w:t>
      </w:r>
    </w:p>
    <w:p w:rsidR="00E30B8B" w:rsidRPr="00E30B8B" w:rsidRDefault="00E30B8B" w:rsidP="00E9656D">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E30B8B">
        <w:rPr>
          <w:rFonts w:ascii="Times New Roman" w:eastAsia="Times New Roman" w:hAnsi="Times New Roman" w:cs="Times New Roman"/>
          <w:sz w:val="24"/>
          <w:szCs w:val="24"/>
        </w:rPr>
        <w:t>Goreng dalam minyak panas dengan api sedang hingga kuningan kecoklatan, angkat, tiriskan.</w:t>
      </w:r>
    </w:p>
    <w:p w:rsidR="00E9656D" w:rsidRPr="00E9656D" w:rsidRDefault="003A1107" w:rsidP="00E9656D">
      <w:pPr>
        <w:numPr>
          <w:ilvl w:val="0"/>
          <w:numId w:val="157"/>
        </w:numPr>
        <w:spacing w:before="100" w:beforeAutospacing="1" w:after="100" w:afterAutospacing="1" w:line="240" w:lineRule="auto"/>
        <w:rPr>
          <w:rFonts w:ascii="Times New Roman" w:eastAsia="Times New Roman" w:hAnsi="Times New Roman" w:cs="Times New Roman"/>
          <w:sz w:val="24"/>
          <w:szCs w:val="24"/>
        </w:rPr>
      </w:pPr>
      <w:hyperlink r:id="rId335" w:history="1">
        <w:r w:rsidR="00E9656D" w:rsidRPr="00E9656D">
          <w:rPr>
            <w:rFonts w:ascii="Times New Roman" w:eastAsia="Times New Roman" w:hAnsi="Times New Roman" w:cs="Times New Roman"/>
            <w:color w:val="FFFFFF"/>
            <w:sz w:val="24"/>
            <w:szCs w:val="24"/>
            <w:u w:val="single"/>
            <w:shd w:val="clear" w:color="auto" w:fill="FF0000"/>
          </w:rPr>
          <w:t>Buat Resep</w:t>
        </w:r>
      </w:hyperlink>
    </w:p>
    <w:p w:rsidR="00E9656D" w:rsidRPr="00E9656D" w:rsidRDefault="003A1107" w:rsidP="00E9656D">
      <w:pPr>
        <w:numPr>
          <w:ilvl w:val="0"/>
          <w:numId w:val="157"/>
        </w:numPr>
        <w:spacing w:before="100" w:beforeAutospacing="1" w:after="100" w:afterAutospacing="1" w:line="240" w:lineRule="auto"/>
        <w:rPr>
          <w:rFonts w:ascii="Times New Roman" w:eastAsia="Times New Roman" w:hAnsi="Times New Roman" w:cs="Times New Roman"/>
          <w:sz w:val="24"/>
          <w:szCs w:val="24"/>
        </w:rPr>
      </w:pPr>
      <w:hyperlink r:id="rId336" w:history="1">
        <w:r w:rsidR="00E9656D" w:rsidRPr="00E9656D">
          <w:rPr>
            <w:rFonts w:ascii="Times New Roman" w:eastAsia="Times New Roman" w:hAnsi="Times New Roman" w:cs="Times New Roman"/>
            <w:color w:val="0000FF"/>
            <w:sz w:val="24"/>
            <w:szCs w:val="24"/>
            <w:u w:val="single"/>
          </w:rPr>
          <w:t>Aneka Kue</w:t>
        </w:r>
      </w:hyperlink>
    </w:p>
    <w:p w:rsidR="00E9656D" w:rsidRPr="00E9656D" w:rsidRDefault="003A1107" w:rsidP="00E9656D">
      <w:pPr>
        <w:numPr>
          <w:ilvl w:val="0"/>
          <w:numId w:val="157"/>
        </w:numPr>
        <w:spacing w:before="100" w:beforeAutospacing="1" w:after="100" w:afterAutospacing="1" w:line="240" w:lineRule="auto"/>
        <w:rPr>
          <w:rFonts w:ascii="Times New Roman" w:eastAsia="Times New Roman" w:hAnsi="Times New Roman" w:cs="Times New Roman"/>
          <w:sz w:val="24"/>
          <w:szCs w:val="24"/>
        </w:rPr>
      </w:pPr>
      <w:hyperlink r:id="rId337" w:history="1">
        <w:r w:rsidR="00E9656D" w:rsidRPr="00E9656D">
          <w:rPr>
            <w:rFonts w:ascii="Times New Roman" w:eastAsia="Times New Roman" w:hAnsi="Times New Roman" w:cs="Times New Roman"/>
            <w:color w:val="0000FF"/>
            <w:sz w:val="24"/>
            <w:szCs w:val="24"/>
            <w:u w:val="single"/>
          </w:rPr>
          <w:t>Bolu</w:t>
        </w:r>
      </w:hyperlink>
    </w:p>
    <w:p w:rsidR="00E9656D" w:rsidRPr="00E9656D" w:rsidRDefault="003A1107" w:rsidP="00E9656D">
      <w:pPr>
        <w:numPr>
          <w:ilvl w:val="0"/>
          <w:numId w:val="157"/>
        </w:numPr>
        <w:spacing w:before="100" w:beforeAutospacing="1" w:after="100" w:afterAutospacing="1" w:line="240" w:lineRule="auto"/>
        <w:rPr>
          <w:rFonts w:ascii="Times New Roman" w:eastAsia="Times New Roman" w:hAnsi="Times New Roman" w:cs="Times New Roman"/>
          <w:sz w:val="24"/>
          <w:szCs w:val="24"/>
        </w:rPr>
      </w:pPr>
      <w:hyperlink r:id="rId338" w:history="1">
        <w:r w:rsidR="00E9656D" w:rsidRPr="00E9656D">
          <w:rPr>
            <w:rFonts w:ascii="Times New Roman" w:eastAsia="Times New Roman" w:hAnsi="Times New Roman" w:cs="Times New Roman"/>
            <w:color w:val="0000FF"/>
            <w:sz w:val="24"/>
            <w:szCs w:val="24"/>
            <w:u w:val="single"/>
          </w:rPr>
          <w:t>Camilan</w:t>
        </w:r>
      </w:hyperlink>
    </w:p>
    <w:p w:rsidR="00E9656D" w:rsidRPr="00E9656D" w:rsidRDefault="003A1107" w:rsidP="00E9656D">
      <w:pPr>
        <w:numPr>
          <w:ilvl w:val="0"/>
          <w:numId w:val="157"/>
        </w:numPr>
        <w:spacing w:before="100" w:beforeAutospacing="1" w:after="100" w:afterAutospacing="1" w:line="240" w:lineRule="auto"/>
        <w:rPr>
          <w:rFonts w:ascii="Times New Roman" w:eastAsia="Times New Roman" w:hAnsi="Times New Roman" w:cs="Times New Roman"/>
          <w:sz w:val="24"/>
          <w:szCs w:val="24"/>
        </w:rPr>
      </w:pPr>
      <w:hyperlink r:id="rId339" w:history="1">
        <w:r w:rsidR="00E9656D" w:rsidRPr="00E9656D">
          <w:rPr>
            <w:rFonts w:ascii="Times New Roman" w:eastAsia="Times New Roman" w:hAnsi="Times New Roman" w:cs="Times New Roman"/>
            <w:color w:val="0000FF"/>
            <w:sz w:val="24"/>
            <w:szCs w:val="24"/>
            <w:u w:val="single"/>
          </w:rPr>
          <w:t>Es Krim</w:t>
        </w:r>
      </w:hyperlink>
    </w:p>
    <w:p w:rsidR="00E9656D" w:rsidRPr="00E9656D" w:rsidRDefault="003A1107" w:rsidP="00E9656D">
      <w:pPr>
        <w:numPr>
          <w:ilvl w:val="0"/>
          <w:numId w:val="157"/>
        </w:numPr>
        <w:spacing w:before="100" w:beforeAutospacing="1" w:after="100" w:afterAutospacing="1" w:line="240" w:lineRule="auto"/>
        <w:rPr>
          <w:rFonts w:ascii="Times New Roman" w:eastAsia="Times New Roman" w:hAnsi="Times New Roman" w:cs="Times New Roman"/>
          <w:sz w:val="24"/>
          <w:szCs w:val="24"/>
        </w:rPr>
      </w:pPr>
      <w:hyperlink r:id="rId340" w:history="1">
        <w:r w:rsidR="00E9656D" w:rsidRPr="00E9656D">
          <w:rPr>
            <w:rFonts w:ascii="Times New Roman" w:eastAsia="Times New Roman" w:hAnsi="Times New Roman" w:cs="Times New Roman"/>
            <w:color w:val="0000FF"/>
            <w:sz w:val="24"/>
            <w:szCs w:val="24"/>
            <w:u w:val="single"/>
          </w:rPr>
          <w:t>Puding</w:t>
        </w:r>
      </w:hyperlink>
    </w:p>
    <w:p w:rsidR="00E9656D" w:rsidRPr="00E9656D" w:rsidRDefault="003A1107" w:rsidP="00E9656D">
      <w:pPr>
        <w:numPr>
          <w:ilvl w:val="0"/>
          <w:numId w:val="157"/>
        </w:numPr>
        <w:spacing w:before="100" w:beforeAutospacing="1" w:after="100" w:afterAutospacing="1" w:line="240" w:lineRule="auto"/>
        <w:rPr>
          <w:rFonts w:ascii="Times New Roman" w:eastAsia="Times New Roman" w:hAnsi="Times New Roman" w:cs="Times New Roman"/>
          <w:sz w:val="24"/>
          <w:szCs w:val="24"/>
        </w:rPr>
      </w:pPr>
      <w:hyperlink r:id="rId341" w:history="1">
        <w:r w:rsidR="00E9656D" w:rsidRPr="00E9656D">
          <w:rPr>
            <w:rFonts w:ascii="Times New Roman" w:eastAsia="Times New Roman" w:hAnsi="Times New Roman" w:cs="Times New Roman"/>
            <w:color w:val="0000FF"/>
            <w:sz w:val="24"/>
            <w:szCs w:val="24"/>
            <w:u w:val="single"/>
          </w:rPr>
          <w:t>More Label..</w:t>
        </w:r>
      </w:hyperlink>
      <w:r w:rsidR="00E9656D" w:rsidRPr="00E9656D">
        <w:rPr>
          <w:rFonts w:ascii="Times New Roman" w:eastAsia="Times New Roman" w:hAnsi="Times New Roman" w:cs="Times New Roman"/>
          <w:sz w:val="24"/>
          <w:szCs w:val="24"/>
        </w:rPr>
        <w:t xml:space="preserve"> </w:t>
      </w:r>
    </w:p>
    <w:p w:rsidR="00E9656D" w:rsidRPr="00E9656D" w:rsidRDefault="003A1107" w:rsidP="00E9656D">
      <w:pPr>
        <w:numPr>
          <w:ilvl w:val="1"/>
          <w:numId w:val="157"/>
        </w:numPr>
        <w:spacing w:before="100" w:beforeAutospacing="1" w:after="100" w:afterAutospacing="1" w:line="240" w:lineRule="auto"/>
        <w:rPr>
          <w:rFonts w:ascii="Times New Roman" w:eastAsia="Times New Roman" w:hAnsi="Times New Roman" w:cs="Times New Roman"/>
          <w:sz w:val="24"/>
          <w:szCs w:val="24"/>
        </w:rPr>
      </w:pPr>
      <w:hyperlink r:id="rId342" w:history="1">
        <w:r w:rsidR="00E9656D" w:rsidRPr="00E9656D">
          <w:rPr>
            <w:rFonts w:ascii="Times New Roman" w:eastAsia="Times New Roman" w:hAnsi="Times New Roman" w:cs="Times New Roman"/>
            <w:color w:val="0000FF"/>
            <w:sz w:val="24"/>
            <w:szCs w:val="24"/>
            <w:u w:val="single"/>
          </w:rPr>
          <w:t>Sub Label</w:t>
        </w:r>
      </w:hyperlink>
    </w:p>
    <w:p w:rsidR="00E9656D" w:rsidRPr="00E9656D" w:rsidRDefault="003A1107" w:rsidP="00E9656D">
      <w:pPr>
        <w:numPr>
          <w:ilvl w:val="1"/>
          <w:numId w:val="157"/>
        </w:numPr>
        <w:spacing w:before="100" w:beforeAutospacing="1" w:after="100" w:afterAutospacing="1" w:line="240" w:lineRule="auto"/>
        <w:rPr>
          <w:rFonts w:ascii="Times New Roman" w:eastAsia="Times New Roman" w:hAnsi="Times New Roman" w:cs="Times New Roman"/>
          <w:sz w:val="24"/>
          <w:szCs w:val="24"/>
        </w:rPr>
      </w:pPr>
      <w:hyperlink r:id="rId343" w:history="1">
        <w:r w:rsidR="00E9656D" w:rsidRPr="00E9656D">
          <w:rPr>
            <w:rFonts w:ascii="Times New Roman" w:eastAsia="Times New Roman" w:hAnsi="Times New Roman" w:cs="Times New Roman"/>
            <w:color w:val="0000FF"/>
            <w:sz w:val="24"/>
            <w:szCs w:val="24"/>
            <w:u w:val="single"/>
          </w:rPr>
          <w:t>Sub Label</w:t>
        </w:r>
      </w:hyperlink>
    </w:p>
    <w:p w:rsidR="00E9656D" w:rsidRPr="00E9656D" w:rsidRDefault="003A1107" w:rsidP="00E9656D">
      <w:pPr>
        <w:spacing w:after="0" w:line="240" w:lineRule="auto"/>
        <w:rPr>
          <w:rFonts w:ascii="Times New Roman" w:eastAsia="Times New Roman" w:hAnsi="Times New Roman" w:cs="Times New Roman"/>
          <w:sz w:val="24"/>
          <w:szCs w:val="24"/>
        </w:rPr>
      </w:pPr>
      <w:hyperlink r:id="rId344" w:history="1">
        <w:r w:rsidR="00E9656D" w:rsidRPr="00E9656D">
          <w:rPr>
            <w:rFonts w:ascii="Times New Roman" w:eastAsia="Times New Roman" w:hAnsi="Times New Roman" w:cs="Times New Roman"/>
            <w:color w:val="0000FF"/>
            <w:sz w:val="24"/>
            <w:szCs w:val="24"/>
            <w:u w:val="single"/>
          </w:rPr>
          <w:t>Home</w:t>
        </w:r>
      </w:hyperlink>
      <w:r w:rsidR="00E9656D" w:rsidRPr="00E9656D">
        <w:rPr>
          <w:rFonts w:ascii="Times New Roman" w:eastAsia="Times New Roman" w:hAnsi="Times New Roman" w:cs="Times New Roman"/>
          <w:sz w:val="24"/>
          <w:szCs w:val="24"/>
        </w:rPr>
        <w:t xml:space="preserve"> » </w:t>
      </w:r>
      <w:hyperlink r:id="rId345" w:history="1">
        <w:r w:rsidR="00E9656D" w:rsidRPr="00E9656D">
          <w:rPr>
            <w:rFonts w:ascii="Times New Roman" w:eastAsia="Times New Roman" w:hAnsi="Times New Roman" w:cs="Times New Roman"/>
            <w:color w:val="0000FF"/>
            <w:sz w:val="24"/>
            <w:szCs w:val="24"/>
            <w:u w:val="single"/>
          </w:rPr>
          <w:t>Jajanan Tradisional</w:t>
        </w:r>
      </w:hyperlink>
      <w:r w:rsidR="00E9656D" w:rsidRPr="00E9656D">
        <w:rPr>
          <w:rFonts w:ascii="Times New Roman" w:eastAsia="Times New Roman" w:hAnsi="Times New Roman" w:cs="Times New Roman"/>
          <w:sz w:val="24"/>
          <w:szCs w:val="24"/>
        </w:rPr>
        <w:t xml:space="preserve"> » </w:t>
      </w:r>
      <w:hyperlink r:id="rId346" w:history="1">
        <w:r w:rsidR="00E9656D" w:rsidRPr="00E9656D">
          <w:rPr>
            <w:rFonts w:ascii="Times New Roman" w:eastAsia="Times New Roman" w:hAnsi="Times New Roman" w:cs="Times New Roman"/>
            <w:color w:val="0000FF"/>
            <w:sz w:val="24"/>
            <w:szCs w:val="24"/>
            <w:u w:val="single"/>
          </w:rPr>
          <w:t>Kue Basah</w:t>
        </w:r>
      </w:hyperlink>
      <w:r w:rsidR="00E9656D" w:rsidRPr="00E9656D">
        <w:rPr>
          <w:rFonts w:ascii="Times New Roman" w:eastAsia="Times New Roman" w:hAnsi="Times New Roman" w:cs="Times New Roman"/>
          <w:sz w:val="24"/>
          <w:szCs w:val="24"/>
        </w:rPr>
        <w:t xml:space="preserve"> » </w:t>
      </w:r>
      <w:hyperlink r:id="rId347" w:history="1">
        <w:r w:rsidR="00E9656D" w:rsidRPr="00E9656D">
          <w:rPr>
            <w:rFonts w:ascii="Times New Roman" w:eastAsia="Times New Roman" w:hAnsi="Times New Roman" w:cs="Times New Roman"/>
            <w:color w:val="0000FF"/>
            <w:sz w:val="24"/>
            <w:szCs w:val="24"/>
            <w:u w:val="single"/>
          </w:rPr>
          <w:t>Resep Kue</w:t>
        </w:r>
      </w:hyperlink>
      <w:r w:rsidR="00E9656D" w:rsidRPr="00E9656D">
        <w:rPr>
          <w:rFonts w:ascii="Times New Roman" w:eastAsia="Times New Roman" w:hAnsi="Times New Roman" w:cs="Times New Roman"/>
          <w:sz w:val="24"/>
          <w:szCs w:val="24"/>
        </w:rPr>
        <w:t xml:space="preserve"> » Resep Cara Membuat Kue Lapis Beras dan Tips Memotong </w: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b/>
          <w:bCs/>
          <w:sz w:val="24"/>
          <w:szCs w:val="24"/>
        </w:rPr>
        <w:t>Sabtu, 24 Januari 2015</w:t>
      </w:r>
      <w:r w:rsidRPr="00E9656D">
        <w:rPr>
          <w:rFonts w:ascii="Times New Roman" w:eastAsia="Times New Roman" w:hAnsi="Times New Roman" w:cs="Times New Roman"/>
          <w:sz w:val="24"/>
          <w:szCs w:val="24"/>
        </w:rPr>
        <w:t xml:space="preserve"> </w:t>
      </w:r>
    </w:p>
    <w:p w:rsidR="00E9656D" w:rsidRPr="00E9656D" w:rsidRDefault="00E9656D" w:rsidP="00E9656D">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845" w:name="9101871109660779533"/>
      <w:bookmarkEnd w:id="845"/>
      <w:r w:rsidRPr="00E9656D">
        <w:rPr>
          <w:rFonts w:ascii="Times New Roman" w:eastAsia="Times New Roman" w:hAnsi="Times New Roman" w:cs="Times New Roman"/>
          <w:b/>
          <w:bCs/>
          <w:kern w:val="36"/>
          <w:sz w:val="48"/>
          <w:szCs w:val="48"/>
        </w:rPr>
        <w:t xml:space="preserve">Resep Cara Membuat Kue Lapis Beras dan Tips Memotong </w:t>
      </w:r>
    </w:p>
    <w:p w:rsidR="00E9656D" w:rsidRPr="00E9656D" w:rsidRDefault="00E9656D" w:rsidP="00E9656D">
      <w:pPr>
        <w:spacing w:after="0" w:line="240" w:lineRule="auto"/>
        <w:jc w:val="both"/>
        <w:rPr>
          <w:ins w:id="846" w:author="Unknown"/>
          <w:rFonts w:ascii="Times New Roman" w:eastAsia="Times New Roman" w:hAnsi="Times New Roman" w:cs="Times New Roman"/>
          <w:sz w:val="24"/>
          <w:szCs w:val="24"/>
        </w:rPr>
      </w:pPr>
      <w:ins w:id="847" w:author="Unknown">
        <w:r w:rsidRPr="00E9656D">
          <w:rPr>
            <w:rFonts w:ascii="Times New Roman" w:eastAsia="Times New Roman" w:hAnsi="Times New Roman" w:cs="Times New Roman"/>
            <w:b/>
            <w:bCs/>
            <w:sz w:val="24"/>
            <w:szCs w:val="24"/>
          </w:rPr>
          <w:fldChar w:fldCharType="begin"/>
        </w:r>
        <w:r w:rsidRPr="00E9656D">
          <w:rPr>
            <w:rFonts w:ascii="Times New Roman" w:eastAsia="Times New Roman" w:hAnsi="Times New Roman" w:cs="Times New Roman"/>
            <w:b/>
            <w:bCs/>
            <w:sz w:val="24"/>
            <w:szCs w:val="24"/>
          </w:rPr>
          <w:instrText xml:space="preserve"> HYPERLINK "http://buatresep.blogspot.com/2015/01/resep-cara-membuat-kue-lapis-beras-dan.html" </w:instrText>
        </w:r>
        <w:r w:rsidRPr="00E9656D">
          <w:rPr>
            <w:rFonts w:ascii="Times New Roman" w:eastAsia="Times New Roman" w:hAnsi="Times New Roman" w:cs="Times New Roman"/>
            <w:b/>
            <w:bCs/>
            <w:sz w:val="24"/>
            <w:szCs w:val="24"/>
          </w:rPr>
          <w:fldChar w:fldCharType="separate"/>
        </w:r>
        <w:r w:rsidRPr="00E9656D">
          <w:rPr>
            <w:rFonts w:ascii="Times New Roman" w:eastAsia="Times New Roman" w:hAnsi="Times New Roman" w:cs="Times New Roman"/>
            <w:b/>
            <w:bCs/>
            <w:color w:val="0000FF"/>
            <w:sz w:val="24"/>
            <w:szCs w:val="24"/>
            <w:u w:val="single"/>
          </w:rPr>
          <w:t>Kue lapis beras</w:t>
        </w:r>
        <w:r w:rsidRPr="00E9656D">
          <w:rPr>
            <w:rFonts w:ascii="Times New Roman" w:eastAsia="Times New Roman" w:hAnsi="Times New Roman" w:cs="Times New Roman"/>
            <w:b/>
            <w:bCs/>
            <w:sz w:val="24"/>
            <w:szCs w:val="24"/>
          </w:rPr>
          <w:fldChar w:fldCharType="end"/>
        </w:r>
        <w:r w:rsidRPr="00E9656D">
          <w:rPr>
            <w:rFonts w:ascii="Times New Roman" w:eastAsia="Times New Roman" w:hAnsi="Times New Roman" w:cs="Times New Roman"/>
            <w:sz w:val="24"/>
            <w:szCs w:val="24"/>
          </w:rPr>
          <w:t xml:space="preserve"> bunda ad din, walau belum cantik dan rapi tapi rasanya gurih banget. Bisa juga pakai santan kara tapi menurut saya kurang gurih nanti rasanya bunda. Makasih bunda yang suda mau nyobain, sukses bersama ya. Tips memotong kue lapis mudah saja yaitu harus benar-benar dingin, olesi pisau dengan minyak.</w:t>
        </w:r>
      </w:ins>
    </w:p>
    <w:p w:rsidR="00E9656D" w:rsidRPr="00E9656D" w:rsidRDefault="00E9656D" w:rsidP="00E9656D">
      <w:pPr>
        <w:spacing w:after="0" w:line="240" w:lineRule="auto"/>
        <w:jc w:val="both"/>
        <w:rPr>
          <w:ins w:id="848" w:author="Unknown"/>
          <w:rFonts w:ascii="Times New Roman" w:eastAsia="Times New Roman" w:hAnsi="Times New Roman" w:cs="Times New Roman"/>
          <w:sz w:val="24"/>
          <w:szCs w:val="24"/>
        </w:rPr>
      </w:pPr>
    </w:p>
    <w:p w:rsidR="00E9656D" w:rsidRPr="00E9656D" w:rsidRDefault="00E9656D" w:rsidP="00E9656D">
      <w:pPr>
        <w:spacing w:after="0" w:line="240" w:lineRule="auto"/>
        <w:jc w:val="center"/>
        <w:rPr>
          <w:ins w:id="849" w:author="Unknown"/>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59B3C079" wp14:editId="5FEBD725">
            <wp:extent cx="2667000" cy="2943225"/>
            <wp:effectExtent l="0" t="0" r="0" b="9525"/>
            <wp:docPr id="85" name="Picture 85" descr="Resep Cara Membuat Kue Lapis Beras dan Tips Memotong">
              <a:hlinkClick xmlns:a="http://schemas.openxmlformats.org/drawingml/2006/main" r:id="rId3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3" descr="Resep Cara Membuat Kue Lapis Beras dan Tips Memotong">
                      <a:hlinkClick r:id="rId348"/>
                    </pic:cNvPr>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2667000" cy="2943225"/>
                    </a:xfrm>
                    <a:prstGeom prst="rect">
                      <a:avLst/>
                    </a:prstGeom>
                    <a:noFill/>
                    <a:ln>
                      <a:noFill/>
                    </a:ln>
                  </pic:spPr>
                </pic:pic>
              </a:graphicData>
            </a:graphic>
          </wp:inline>
        </w:drawing>
      </w:r>
    </w:p>
    <w:p w:rsidR="00E9656D" w:rsidRPr="00E9656D" w:rsidRDefault="00E9656D" w:rsidP="00E9656D">
      <w:pPr>
        <w:spacing w:before="100" w:beforeAutospacing="1" w:after="100" w:afterAutospacing="1" w:line="240" w:lineRule="auto"/>
        <w:jc w:val="both"/>
        <w:outlineLvl w:val="1"/>
        <w:rPr>
          <w:ins w:id="850" w:author="Unknown"/>
          <w:rFonts w:ascii="Times New Roman" w:eastAsia="Times New Roman" w:hAnsi="Times New Roman" w:cs="Times New Roman"/>
          <w:b/>
          <w:bCs/>
          <w:sz w:val="36"/>
          <w:szCs w:val="36"/>
        </w:rPr>
      </w:pPr>
      <w:ins w:id="851" w:author="Unknown">
        <w:r w:rsidRPr="00E9656D">
          <w:rPr>
            <w:rFonts w:ascii="Times New Roman" w:eastAsia="Times New Roman" w:hAnsi="Times New Roman" w:cs="Times New Roman"/>
            <w:b/>
            <w:bCs/>
            <w:color w:val="0000FF"/>
            <w:sz w:val="36"/>
            <w:szCs w:val="36"/>
          </w:rPr>
          <w:lastRenderedPageBreak/>
          <w:t>Resep Kue Lapis Beras</w:t>
        </w:r>
      </w:ins>
    </w:p>
    <w:p w:rsidR="00E9656D" w:rsidRPr="00E9656D" w:rsidRDefault="00E9656D" w:rsidP="00E9656D">
      <w:pPr>
        <w:spacing w:after="0" w:line="240" w:lineRule="auto"/>
        <w:jc w:val="both"/>
        <w:rPr>
          <w:ins w:id="852" w:author="Unknown"/>
          <w:rFonts w:ascii="Times New Roman" w:eastAsia="Times New Roman" w:hAnsi="Times New Roman" w:cs="Times New Roman"/>
          <w:sz w:val="24"/>
          <w:szCs w:val="24"/>
        </w:rPr>
      </w:pPr>
      <w:ins w:id="853" w:author="Unknown">
        <w:r w:rsidRPr="00E9656D">
          <w:rPr>
            <w:rFonts w:ascii="Times New Roman" w:eastAsia="Times New Roman" w:hAnsi="Times New Roman" w:cs="Times New Roman"/>
            <w:sz w:val="24"/>
            <w:szCs w:val="24"/>
          </w:rPr>
          <w:t>Bahan</w:t>
        </w:r>
      </w:ins>
    </w:p>
    <w:p w:rsidR="00E9656D" w:rsidRPr="00E9656D" w:rsidRDefault="00E9656D" w:rsidP="00E9656D">
      <w:pPr>
        <w:numPr>
          <w:ilvl w:val="0"/>
          <w:numId w:val="158"/>
        </w:numPr>
        <w:spacing w:before="100" w:beforeAutospacing="1" w:after="100" w:afterAutospacing="1" w:line="240" w:lineRule="auto"/>
        <w:rPr>
          <w:ins w:id="854" w:author="Unknown"/>
          <w:rFonts w:ascii="Times New Roman" w:eastAsia="Times New Roman" w:hAnsi="Times New Roman" w:cs="Times New Roman"/>
          <w:sz w:val="24"/>
          <w:szCs w:val="24"/>
        </w:rPr>
      </w:pPr>
      <w:ins w:id="855" w:author="Unknown">
        <w:r w:rsidRPr="00E9656D">
          <w:rPr>
            <w:rFonts w:ascii="Times New Roman" w:eastAsia="Times New Roman" w:hAnsi="Times New Roman" w:cs="Times New Roman"/>
            <w:sz w:val="24"/>
            <w:szCs w:val="24"/>
          </w:rPr>
          <w:t>250 gr tepung beras</w:t>
        </w:r>
      </w:ins>
    </w:p>
    <w:p w:rsidR="00E9656D" w:rsidRPr="00E9656D" w:rsidRDefault="00E9656D" w:rsidP="00E9656D">
      <w:pPr>
        <w:numPr>
          <w:ilvl w:val="0"/>
          <w:numId w:val="158"/>
        </w:numPr>
        <w:spacing w:before="100" w:beforeAutospacing="1" w:after="100" w:afterAutospacing="1" w:line="240" w:lineRule="auto"/>
        <w:rPr>
          <w:ins w:id="856" w:author="Unknown"/>
          <w:rFonts w:ascii="Times New Roman" w:eastAsia="Times New Roman" w:hAnsi="Times New Roman" w:cs="Times New Roman"/>
          <w:sz w:val="24"/>
          <w:szCs w:val="24"/>
        </w:rPr>
      </w:pPr>
      <w:ins w:id="857" w:author="Unknown">
        <w:r w:rsidRPr="00E9656D">
          <w:rPr>
            <w:rFonts w:ascii="Times New Roman" w:eastAsia="Times New Roman" w:hAnsi="Times New Roman" w:cs="Times New Roman"/>
            <w:sz w:val="24"/>
            <w:szCs w:val="24"/>
          </w:rPr>
          <w:t>250 gr tepung kanji</w:t>
        </w:r>
      </w:ins>
    </w:p>
    <w:p w:rsidR="00E9656D" w:rsidRPr="00E9656D" w:rsidRDefault="00E9656D" w:rsidP="00E9656D">
      <w:pPr>
        <w:numPr>
          <w:ilvl w:val="0"/>
          <w:numId w:val="158"/>
        </w:numPr>
        <w:spacing w:before="100" w:beforeAutospacing="1" w:after="100" w:afterAutospacing="1" w:line="240" w:lineRule="auto"/>
        <w:rPr>
          <w:ins w:id="858" w:author="Unknown"/>
          <w:rFonts w:ascii="Times New Roman" w:eastAsia="Times New Roman" w:hAnsi="Times New Roman" w:cs="Times New Roman"/>
          <w:sz w:val="24"/>
          <w:szCs w:val="24"/>
        </w:rPr>
      </w:pPr>
      <w:ins w:id="859" w:author="Unknown">
        <w:r w:rsidRPr="00E9656D">
          <w:rPr>
            <w:rFonts w:ascii="Times New Roman" w:eastAsia="Times New Roman" w:hAnsi="Times New Roman" w:cs="Times New Roman"/>
            <w:sz w:val="24"/>
            <w:szCs w:val="24"/>
          </w:rPr>
          <w:t>1,5 gelas gula pasir</w:t>
        </w:r>
      </w:ins>
    </w:p>
    <w:p w:rsidR="00E9656D" w:rsidRPr="00E9656D" w:rsidRDefault="00E9656D" w:rsidP="00E9656D">
      <w:pPr>
        <w:numPr>
          <w:ilvl w:val="0"/>
          <w:numId w:val="158"/>
        </w:numPr>
        <w:spacing w:before="100" w:beforeAutospacing="1" w:after="100" w:afterAutospacing="1" w:line="240" w:lineRule="auto"/>
        <w:rPr>
          <w:ins w:id="860" w:author="Unknown"/>
          <w:rFonts w:ascii="Times New Roman" w:eastAsia="Times New Roman" w:hAnsi="Times New Roman" w:cs="Times New Roman"/>
          <w:sz w:val="24"/>
          <w:szCs w:val="24"/>
        </w:rPr>
      </w:pPr>
      <w:ins w:id="861" w:author="Unknown">
        <w:r w:rsidRPr="00E9656D">
          <w:rPr>
            <w:rFonts w:ascii="Times New Roman" w:eastAsia="Times New Roman" w:hAnsi="Times New Roman" w:cs="Times New Roman"/>
            <w:sz w:val="24"/>
            <w:szCs w:val="24"/>
          </w:rPr>
          <w:t>1000 ml santan (1liter) dari setengah butir kelapa</w:t>
        </w:r>
      </w:ins>
    </w:p>
    <w:p w:rsidR="00E9656D" w:rsidRPr="00E9656D" w:rsidRDefault="00E9656D" w:rsidP="00E9656D">
      <w:pPr>
        <w:numPr>
          <w:ilvl w:val="0"/>
          <w:numId w:val="158"/>
        </w:numPr>
        <w:spacing w:before="100" w:beforeAutospacing="1" w:after="100" w:afterAutospacing="1" w:line="240" w:lineRule="auto"/>
        <w:rPr>
          <w:ins w:id="862" w:author="Unknown"/>
          <w:rFonts w:ascii="Times New Roman" w:eastAsia="Times New Roman" w:hAnsi="Times New Roman" w:cs="Times New Roman"/>
          <w:sz w:val="24"/>
          <w:szCs w:val="24"/>
        </w:rPr>
      </w:pPr>
      <w:ins w:id="863" w:author="Unknown">
        <w:r w:rsidRPr="00E9656D">
          <w:rPr>
            <w:rFonts w:ascii="Times New Roman" w:eastAsia="Times New Roman" w:hAnsi="Times New Roman" w:cs="Times New Roman"/>
            <w:sz w:val="24"/>
            <w:szCs w:val="24"/>
          </w:rPr>
          <w:t>Daun pandan/ vanili</w:t>
        </w:r>
      </w:ins>
    </w:p>
    <w:p w:rsidR="00E9656D" w:rsidRPr="00E9656D" w:rsidRDefault="00E9656D" w:rsidP="00E9656D">
      <w:pPr>
        <w:numPr>
          <w:ilvl w:val="0"/>
          <w:numId w:val="158"/>
        </w:numPr>
        <w:spacing w:before="100" w:beforeAutospacing="1" w:after="100" w:afterAutospacing="1" w:line="240" w:lineRule="auto"/>
        <w:rPr>
          <w:ins w:id="864" w:author="Unknown"/>
          <w:rFonts w:ascii="Times New Roman" w:eastAsia="Times New Roman" w:hAnsi="Times New Roman" w:cs="Times New Roman"/>
          <w:sz w:val="24"/>
          <w:szCs w:val="24"/>
        </w:rPr>
      </w:pPr>
      <w:ins w:id="865" w:author="Unknown">
        <w:r w:rsidRPr="00E9656D">
          <w:rPr>
            <w:rFonts w:ascii="Times New Roman" w:eastAsia="Times New Roman" w:hAnsi="Times New Roman" w:cs="Times New Roman"/>
            <w:sz w:val="24"/>
            <w:szCs w:val="24"/>
          </w:rPr>
          <w:t>Pewarna sesui selera</w:t>
        </w:r>
      </w:ins>
    </w:p>
    <w:p w:rsidR="00E9656D" w:rsidRPr="00E9656D" w:rsidRDefault="00E9656D" w:rsidP="00E9656D">
      <w:pPr>
        <w:numPr>
          <w:ilvl w:val="0"/>
          <w:numId w:val="158"/>
        </w:numPr>
        <w:spacing w:before="100" w:beforeAutospacing="1" w:after="100" w:afterAutospacing="1" w:line="240" w:lineRule="auto"/>
        <w:rPr>
          <w:ins w:id="866" w:author="Unknown"/>
          <w:rFonts w:ascii="Times New Roman" w:eastAsia="Times New Roman" w:hAnsi="Times New Roman" w:cs="Times New Roman"/>
          <w:sz w:val="24"/>
          <w:szCs w:val="24"/>
        </w:rPr>
      </w:pPr>
      <w:ins w:id="867" w:author="Unknown">
        <w:r w:rsidRPr="00E9656D">
          <w:rPr>
            <w:rFonts w:ascii="Times New Roman" w:eastAsia="Times New Roman" w:hAnsi="Times New Roman" w:cs="Times New Roman"/>
            <w:sz w:val="24"/>
            <w:szCs w:val="24"/>
          </w:rPr>
          <w:t>Garam secukupnya</w:t>
        </w:r>
      </w:ins>
    </w:p>
    <w:p w:rsidR="00E9656D" w:rsidRPr="00E9656D" w:rsidRDefault="00E9656D" w:rsidP="00E9656D">
      <w:pPr>
        <w:spacing w:after="0" w:line="240" w:lineRule="auto"/>
        <w:rPr>
          <w:ins w:id="868" w:author="Unknown"/>
          <w:rFonts w:ascii="Times New Roman" w:eastAsia="Times New Roman" w:hAnsi="Times New Roman" w:cs="Times New Roman"/>
          <w:sz w:val="24"/>
          <w:szCs w:val="24"/>
        </w:rPr>
      </w:pPr>
    </w:p>
    <w:p w:rsidR="00E9656D" w:rsidRPr="00E9656D" w:rsidRDefault="00E9656D" w:rsidP="00E9656D">
      <w:pPr>
        <w:spacing w:before="100" w:beforeAutospacing="1" w:after="100" w:afterAutospacing="1" w:line="240" w:lineRule="auto"/>
        <w:jc w:val="both"/>
        <w:outlineLvl w:val="2"/>
        <w:rPr>
          <w:ins w:id="869" w:author="Unknown"/>
          <w:rFonts w:ascii="Times New Roman" w:eastAsia="Times New Roman" w:hAnsi="Times New Roman" w:cs="Times New Roman"/>
          <w:b/>
          <w:bCs/>
          <w:sz w:val="27"/>
          <w:szCs w:val="27"/>
        </w:rPr>
      </w:pPr>
      <w:ins w:id="870" w:author="Unknown">
        <w:r w:rsidRPr="00E9656D">
          <w:rPr>
            <w:rFonts w:ascii="Times New Roman" w:eastAsia="Times New Roman" w:hAnsi="Times New Roman" w:cs="Times New Roman"/>
            <w:b/>
            <w:bCs/>
            <w:color w:val="0000FF"/>
            <w:sz w:val="27"/>
            <w:szCs w:val="27"/>
          </w:rPr>
          <w:t>Cara Membuat Kue Lapis Beras</w:t>
        </w:r>
      </w:ins>
    </w:p>
    <w:p w:rsidR="00E9656D" w:rsidRPr="00E9656D" w:rsidRDefault="00E9656D" w:rsidP="00E9656D">
      <w:pPr>
        <w:numPr>
          <w:ilvl w:val="0"/>
          <w:numId w:val="159"/>
        </w:numPr>
        <w:spacing w:before="100" w:beforeAutospacing="1" w:after="100" w:afterAutospacing="1" w:line="240" w:lineRule="auto"/>
        <w:rPr>
          <w:ins w:id="871" w:author="Unknown"/>
          <w:rFonts w:ascii="Times New Roman" w:eastAsia="Times New Roman" w:hAnsi="Times New Roman" w:cs="Times New Roman"/>
          <w:sz w:val="24"/>
          <w:szCs w:val="24"/>
        </w:rPr>
      </w:pPr>
      <w:ins w:id="872" w:author="Unknown">
        <w:r w:rsidRPr="00E9656D">
          <w:rPr>
            <w:rFonts w:ascii="Times New Roman" w:eastAsia="Times New Roman" w:hAnsi="Times New Roman" w:cs="Times New Roman"/>
            <w:sz w:val="24"/>
            <w:szCs w:val="24"/>
          </w:rPr>
          <w:t>Masak santan ditambah daun pandan dan garam sampai mendidih, dinginkan sampai suam-suam kuku.</w:t>
        </w:r>
      </w:ins>
    </w:p>
    <w:p w:rsidR="00E9656D" w:rsidRPr="00E9656D" w:rsidRDefault="00E9656D" w:rsidP="00E9656D">
      <w:pPr>
        <w:numPr>
          <w:ilvl w:val="0"/>
          <w:numId w:val="159"/>
        </w:numPr>
        <w:spacing w:before="100" w:beforeAutospacing="1" w:after="100" w:afterAutospacing="1" w:line="240" w:lineRule="auto"/>
        <w:rPr>
          <w:ins w:id="873" w:author="Unknown"/>
          <w:rFonts w:ascii="Times New Roman" w:eastAsia="Times New Roman" w:hAnsi="Times New Roman" w:cs="Times New Roman"/>
          <w:sz w:val="24"/>
          <w:szCs w:val="24"/>
        </w:rPr>
      </w:pPr>
      <w:ins w:id="874" w:author="Unknown">
        <w:r w:rsidRPr="00E9656D">
          <w:rPr>
            <w:rFonts w:ascii="Times New Roman" w:eastAsia="Times New Roman" w:hAnsi="Times New Roman" w:cs="Times New Roman"/>
            <w:sz w:val="24"/>
            <w:szCs w:val="24"/>
          </w:rPr>
          <w:t>Campur tepung beras dan tepung kanji serta gula, tuang santan aduk rata.</w:t>
        </w:r>
      </w:ins>
    </w:p>
    <w:p w:rsidR="00E9656D" w:rsidRPr="00E9656D" w:rsidRDefault="00E9656D" w:rsidP="00E9656D">
      <w:pPr>
        <w:numPr>
          <w:ilvl w:val="0"/>
          <w:numId w:val="159"/>
        </w:numPr>
        <w:spacing w:before="100" w:beforeAutospacing="1" w:after="100" w:afterAutospacing="1" w:line="240" w:lineRule="auto"/>
        <w:rPr>
          <w:ins w:id="875" w:author="Unknown"/>
          <w:rFonts w:ascii="Times New Roman" w:eastAsia="Times New Roman" w:hAnsi="Times New Roman" w:cs="Times New Roman"/>
          <w:sz w:val="24"/>
          <w:szCs w:val="24"/>
        </w:rPr>
      </w:pPr>
      <w:ins w:id="876" w:author="Unknown">
        <w:r w:rsidRPr="00E9656D">
          <w:rPr>
            <w:rFonts w:ascii="Times New Roman" w:eastAsia="Times New Roman" w:hAnsi="Times New Roman" w:cs="Times New Roman"/>
            <w:sz w:val="24"/>
            <w:szCs w:val="24"/>
          </w:rPr>
          <w:t>Bagi adonan dalam beberapa wadah beri pewarna (menurut selera).</w:t>
        </w:r>
      </w:ins>
    </w:p>
    <w:p w:rsidR="00E9656D" w:rsidRPr="00E9656D" w:rsidRDefault="00E9656D" w:rsidP="00E9656D">
      <w:pPr>
        <w:numPr>
          <w:ilvl w:val="0"/>
          <w:numId w:val="159"/>
        </w:numPr>
        <w:spacing w:before="100" w:beforeAutospacing="1" w:after="100" w:afterAutospacing="1" w:line="240" w:lineRule="auto"/>
        <w:rPr>
          <w:ins w:id="877" w:author="Unknown"/>
          <w:rFonts w:ascii="Times New Roman" w:eastAsia="Times New Roman" w:hAnsi="Times New Roman" w:cs="Times New Roman"/>
          <w:sz w:val="24"/>
          <w:szCs w:val="24"/>
        </w:rPr>
      </w:pPr>
      <w:ins w:id="878" w:author="Unknown">
        <w:r w:rsidRPr="00E9656D">
          <w:rPr>
            <w:rFonts w:ascii="Times New Roman" w:eastAsia="Times New Roman" w:hAnsi="Times New Roman" w:cs="Times New Roman"/>
            <w:sz w:val="24"/>
            <w:szCs w:val="24"/>
          </w:rPr>
          <w:t>Siapkan cetakan olesi minyak goreng.</w:t>
        </w:r>
      </w:ins>
    </w:p>
    <w:p w:rsidR="00E9656D" w:rsidRPr="00E9656D" w:rsidRDefault="00E9656D" w:rsidP="00E9656D">
      <w:pPr>
        <w:numPr>
          <w:ilvl w:val="0"/>
          <w:numId w:val="159"/>
        </w:numPr>
        <w:spacing w:before="100" w:beforeAutospacing="1" w:after="100" w:afterAutospacing="1" w:line="240" w:lineRule="auto"/>
        <w:rPr>
          <w:ins w:id="879" w:author="Unknown"/>
          <w:rFonts w:ascii="Times New Roman" w:eastAsia="Times New Roman" w:hAnsi="Times New Roman" w:cs="Times New Roman"/>
          <w:sz w:val="24"/>
          <w:szCs w:val="24"/>
        </w:rPr>
      </w:pPr>
      <w:ins w:id="880" w:author="Unknown">
        <w:r w:rsidRPr="00E9656D">
          <w:rPr>
            <w:rFonts w:ascii="Times New Roman" w:eastAsia="Times New Roman" w:hAnsi="Times New Roman" w:cs="Times New Roman"/>
            <w:sz w:val="24"/>
            <w:szCs w:val="24"/>
          </w:rPr>
          <w:t>Kukusan harus sudah panas ya bunda.</w:t>
        </w:r>
      </w:ins>
    </w:p>
    <w:p w:rsidR="00E9656D" w:rsidRPr="00E9656D" w:rsidRDefault="00E9656D" w:rsidP="00E9656D">
      <w:pPr>
        <w:numPr>
          <w:ilvl w:val="0"/>
          <w:numId w:val="159"/>
        </w:numPr>
        <w:spacing w:before="100" w:beforeAutospacing="1" w:after="100" w:afterAutospacing="1" w:line="240" w:lineRule="auto"/>
        <w:rPr>
          <w:ins w:id="881" w:author="Unknown"/>
          <w:rFonts w:ascii="Times New Roman" w:eastAsia="Times New Roman" w:hAnsi="Times New Roman" w:cs="Times New Roman"/>
          <w:sz w:val="24"/>
          <w:szCs w:val="24"/>
        </w:rPr>
      </w:pPr>
      <w:ins w:id="882" w:author="Unknown">
        <w:r w:rsidRPr="00E9656D">
          <w:rPr>
            <w:rFonts w:ascii="Times New Roman" w:eastAsia="Times New Roman" w:hAnsi="Times New Roman" w:cs="Times New Roman"/>
            <w:sz w:val="24"/>
            <w:szCs w:val="24"/>
          </w:rPr>
          <w:t>Tuang selapis demi selapis.</w:t>
        </w:r>
      </w:ins>
    </w:p>
    <w:p w:rsidR="00E9656D" w:rsidRPr="00E9656D" w:rsidRDefault="00E9656D" w:rsidP="00E9656D">
      <w:pPr>
        <w:numPr>
          <w:ilvl w:val="0"/>
          <w:numId w:val="159"/>
        </w:numPr>
        <w:spacing w:before="100" w:beforeAutospacing="1" w:after="100" w:afterAutospacing="1" w:line="240" w:lineRule="auto"/>
        <w:rPr>
          <w:ins w:id="883" w:author="Unknown"/>
          <w:rFonts w:ascii="Times New Roman" w:eastAsia="Times New Roman" w:hAnsi="Times New Roman" w:cs="Times New Roman"/>
          <w:sz w:val="24"/>
          <w:szCs w:val="24"/>
        </w:rPr>
      </w:pPr>
      <w:ins w:id="884" w:author="Unknown">
        <w:r w:rsidRPr="00E9656D">
          <w:rPr>
            <w:rFonts w:ascii="Times New Roman" w:eastAsia="Times New Roman" w:hAnsi="Times New Roman" w:cs="Times New Roman"/>
            <w:sz w:val="24"/>
            <w:szCs w:val="24"/>
          </w:rPr>
          <w:t>Tiap lapis kukus 10 menit sampai habis.</w:t>
        </w:r>
      </w:ins>
    </w:p>
    <w:p w:rsidR="00E9656D" w:rsidRPr="00E9656D" w:rsidRDefault="00E9656D" w:rsidP="00E9656D">
      <w:pPr>
        <w:numPr>
          <w:ilvl w:val="0"/>
          <w:numId w:val="159"/>
        </w:numPr>
        <w:spacing w:before="100" w:beforeAutospacing="1" w:after="100" w:afterAutospacing="1" w:line="240" w:lineRule="auto"/>
        <w:rPr>
          <w:ins w:id="885" w:author="Unknown"/>
          <w:rFonts w:ascii="Times New Roman" w:eastAsia="Times New Roman" w:hAnsi="Times New Roman" w:cs="Times New Roman"/>
          <w:sz w:val="24"/>
          <w:szCs w:val="24"/>
        </w:rPr>
      </w:pPr>
      <w:ins w:id="886" w:author="Unknown">
        <w:r w:rsidRPr="00E9656D">
          <w:rPr>
            <w:rFonts w:ascii="Times New Roman" w:eastAsia="Times New Roman" w:hAnsi="Times New Roman" w:cs="Times New Roman"/>
            <w:sz w:val="24"/>
            <w:szCs w:val="24"/>
          </w:rPr>
          <w:t>Terakhir kukus 20-30 menit. Angkat dan biarkan dingin.</w:t>
        </w:r>
      </w:ins>
    </w:p>
    <w:p w:rsidR="00E9656D" w:rsidRPr="00E9656D" w:rsidRDefault="00E9656D" w:rsidP="00E9656D">
      <w:pPr>
        <w:numPr>
          <w:ilvl w:val="0"/>
          <w:numId w:val="159"/>
        </w:numPr>
        <w:spacing w:before="100" w:beforeAutospacing="1" w:after="100" w:afterAutospacing="1" w:line="240" w:lineRule="auto"/>
        <w:rPr>
          <w:ins w:id="887" w:author="Unknown"/>
          <w:rFonts w:ascii="Times New Roman" w:eastAsia="Times New Roman" w:hAnsi="Times New Roman" w:cs="Times New Roman"/>
          <w:sz w:val="24"/>
          <w:szCs w:val="24"/>
        </w:rPr>
      </w:pPr>
      <w:ins w:id="888" w:author="Unknown">
        <w:r w:rsidRPr="00E9656D">
          <w:rPr>
            <w:rFonts w:ascii="Times New Roman" w:eastAsia="Times New Roman" w:hAnsi="Times New Roman" w:cs="Times New Roman"/>
            <w:sz w:val="24"/>
            <w:szCs w:val="24"/>
          </w:rPr>
          <w:t>Baru di potong dan siap disajikan.</w:t>
        </w:r>
      </w:ins>
    </w:p>
    <w:p w:rsidR="00E9656D" w:rsidRPr="00E9656D" w:rsidRDefault="00E9656D" w:rsidP="00E9656D">
      <w:pPr>
        <w:spacing w:after="0"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Alhamdulillah kue pukis perdanaku sukses. Hore makasih mbak mayang sabita buat resep kue pukisnya. Ucapan terima kasih ini dari pembuat pokis istimewa ini. Nih fotonya hasil kreasi mbk Gendhuk.</w:t>
      </w:r>
    </w:p>
    <w:p w:rsidR="00E9656D" w:rsidRPr="00E9656D" w:rsidRDefault="00E9656D" w:rsidP="00E9656D">
      <w:pPr>
        <w:spacing w:after="0" w:line="240" w:lineRule="auto"/>
        <w:jc w:val="both"/>
        <w:rPr>
          <w:rFonts w:ascii="Times New Roman" w:eastAsia="Times New Roman" w:hAnsi="Times New Roman" w:cs="Times New Roman"/>
          <w:sz w:val="24"/>
          <w:szCs w:val="24"/>
        </w:rPr>
      </w:pPr>
    </w:p>
    <w:p w:rsidR="00E9656D" w:rsidRPr="00E9656D" w:rsidRDefault="00E9656D" w:rsidP="00E9656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75A98393" wp14:editId="03299624">
            <wp:extent cx="3048000" cy="2133600"/>
            <wp:effectExtent l="0" t="0" r="0" b="0"/>
            <wp:docPr id="86" name="Picture 86" descr="http://3.bp.blogspot.com/-UrhcpDKPRb4/VJ-lWhAyYsI/AAAAAAAADqw/h1uhHnW4tMw/s1600/kue%2Bpokis.jpg">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descr="http://3.bp.blogspot.com/-UrhcpDKPRb4/VJ-lWhAyYsI/AAAAAAAADqw/h1uhHnW4tMw/s1600/kue%2Bpokis.jpg">
                      <a:hlinkClick r:id="rId350"/>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048000" cy="2133600"/>
                    </a:xfrm>
                    <a:prstGeom prst="rect">
                      <a:avLst/>
                    </a:prstGeom>
                    <a:noFill/>
                    <a:ln>
                      <a:noFill/>
                    </a:ln>
                  </pic:spPr>
                </pic:pic>
              </a:graphicData>
            </a:graphic>
          </wp:inline>
        </w:drawing>
      </w:r>
    </w:p>
    <w:p w:rsidR="00E9656D" w:rsidRPr="00E9656D" w:rsidRDefault="00E9656D" w:rsidP="00E9656D">
      <w:pPr>
        <w:spacing w:before="100" w:beforeAutospacing="1" w:after="100" w:afterAutospacing="1" w:line="240" w:lineRule="auto"/>
        <w:outlineLvl w:val="1"/>
        <w:rPr>
          <w:rFonts w:ascii="Times New Roman" w:eastAsia="Times New Roman" w:hAnsi="Times New Roman" w:cs="Times New Roman"/>
          <w:b/>
          <w:bCs/>
          <w:sz w:val="36"/>
          <w:szCs w:val="36"/>
        </w:rPr>
      </w:pPr>
      <w:r w:rsidRPr="00E9656D">
        <w:rPr>
          <w:rFonts w:ascii="Times New Roman" w:eastAsia="Times New Roman" w:hAnsi="Times New Roman" w:cs="Times New Roman"/>
          <w:b/>
          <w:bCs/>
          <w:color w:val="0000FF"/>
          <w:sz w:val="36"/>
          <w:szCs w:val="36"/>
        </w:rPr>
        <w:t>Resep Kue Pukis</w:t>
      </w:r>
    </w:p>
    <w:p w:rsidR="00E9656D" w:rsidRPr="00E9656D" w:rsidRDefault="00E9656D" w:rsidP="00E9656D">
      <w:pPr>
        <w:spacing w:after="0"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lastRenderedPageBreak/>
        <w:t>Bahan 1</w:t>
      </w:r>
    </w:p>
    <w:p w:rsidR="00E9656D" w:rsidRPr="00E9656D" w:rsidRDefault="00E9656D" w:rsidP="00E9656D">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1/2 bks fermipan</w:t>
      </w:r>
    </w:p>
    <w:p w:rsidR="00E9656D" w:rsidRPr="00E9656D" w:rsidRDefault="00E9656D" w:rsidP="00E9656D">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3 dsm terigu</w:t>
      </w:r>
    </w:p>
    <w:p w:rsidR="00E9656D" w:rsidRPr="00E9656D" w:rsidRDefault="00E9656D" w:rsidP="00E9656D">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air 50ml</w:t>
      </w:r>
    </w:p>
    <w:p w:rsidR="00E9656D" w:rsidRPr="00E9656D" w:rsidRDefault="00E9656D" w:rsidP="00E9656D">
      <w:pPr>
        <w:spacing w:after="0"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bahan 2</w:t>
      </w:r>
    </w:p>
    <w:p w:rsidR="00E9656D" w:rsidRPr="00E9656D" w:rsidRDefault="00E9656D" w:rsidP="00E9656D">
      <w:pPr>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2 telor</w:t>
      </w:r>
    </w:p>
    <w:p w:rsidR="00E9656D" w:rsidRPr="00E9656D" w:rsidRDefault="00E9656D" w:rsidP="00E9656D">
      <w:pPr>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1 bks vanili kecil</w:t>
      </w:r>
    </w:p>
    <w:p w:rsidR="00E9656D" w:rsidRPr="00E9656D" w:rsidRDefault="00E9656D" w:rsidP="00E9656D">
      <w:pPr>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200 gr gulpas</w:t>
      </w:r>
    </w:p>
    <w:p w:rsidR="00E9656D" w:rsidRPr="00E9656D" w:rsidRDefault="00E9656D" w:rsidP="00E9656D">
      <w:pPr>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250 gr terigu</w:t>
      </w:r>
    </w:p>
    <w:p w:rsidR="00E9656D" w:rsidRPr="00E9656D" w:rsidRDefault="00E9656D" w:rsidP="00E9656D">
      <w:pPr>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300 ml santan</w:t>
      </w:r>
    </w:p>
    <w:p w:rsidR="00E9656D" w:rsidRPr="00E9656D" w:rsidRDefault="00E9656D" w:rsidP="00E9656D">
      <w:pPr>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50 ml minyak goreng</w:t>
      </w:r>
    </w:p>
    <w:p w:rsidR="00E9656D" w:rsidRPr="00E9656D" w:rsidRDefault="00E9656D" w:rsidP="00E9656D">
      <w:pPr>
        <w:spacing w:before="100" w:beforeAutospacing="1" w:after="100" w:afterAutospacing="1" w:line="240" w:lineRule="auto"/>
        <w:outlineLvl w:val="2"/>
        <w:rPr>
          <w:rFonts w:ascii="Times New Roman" w:eastAsia="Times New Roman" w:hAnsi="Times New Roman" w:cs="Times New Roman"/>
          <w:b/>
          <w:bCs/>
          <w:sz w:val="27"/>
          <w:szCs w:val="27"/>
        </w:rPr>
      </w:pPr>
      <w:r w:rsidRPr="00E9656D">
        <w:rPr>
          <w:rFonts w:ascii="Times New Roman" w:eastAsia="Times New Roman" w:hAnsi="Times New Roman" w:cs="Times New Roman"/>
          <w:b/>
          <w:bCs/>
          <w:color w:val="0000FF"/>
          <w:sz w:val="27"/>
          <w:szCs w:val="27"/>
        </w:rPr>
        <w:t>Cara Membuat Kue Pukis</w:t>
      </w:r>
    </w:p>
    <w:p w:rsidR="00E9656D" w:rsidRPr="00E9656D" w:rsidRDefault="00E9656D" w:rsidP="00E9656D">
      <w:pPr>
        <w:numPr>
          <w:ilvl w:val="0"/>
          <w:numId w:val="162"/>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Masukan bahan 1 aduk rata kemudian diamkan 15 menit.</w:t>
      </w:r>
    </w:p>
    <w:p w:rsidR="00E9656D" w:rsidRPr="00E9656D" w:rsidRDefault="00E9656D" w:rsidP="00E9656D">
      <w:pPr>
        <w:numPr>
          <w:ilvl w:val="0"/>
          <w:numId w:val="162"/>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Sementara bahan 2 dibuat adonan di manci lain. Habis itu masukan bahan 1, campur dan diamkan 1 jam. Tutup pakai lap.</w:t>
      </w:r>
    </w:p>
    <w:p w:rsidR="00E9656D" w:rsidRPr="00E9656D" w:rsidRDefault="00E9656D" w:rsidP="00E9656D">
      <w:pPr>
        <w:numPr>
          <w:ilvl w:val="0"/>
          <w:numId w:val="162"/>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Setelah 1 jam bisa mulai di masak.</w:t>
      </w:r>
    </w:p>
    <w:p w:rsidR="00E9656D" w:rsidRPr="00E9656D" w:rsidRDefault="00E9656D" w:rsidP="00E9656D">
      <w:pPr>
        <w:spacing w:after="240"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ini bun tanpa Bp dan gak pakai fermipan, cocok untuk musim hujan. Nanti pakai tepung beras ya bun bukan tepung ketan, ukuran yang besar ya bun saya menggunakan tepung beras rosebrand. Satu resep kue cucur ala Gina Arwaty ini bisa 30 lebih kue cucur lho. Enak banget lo kue cucurnya apalagi dengan balutan gula merah.</w:t>
      </w:r>
    </w:p>
    <w:p w:rsidR="00E9656D" w:rsidRPr="00E9656D" w:rsidRDefault="00E9656D" w:rsidP="00E9656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6D71A098" wp14:editId="3B2AC5EE">
            <wp:extent cx="3048000" cy="2286000"/>
            <wp:effectExtent l="0" t="0" r="0" b="0"/>
            <wp:docPr id="89" name="Picture 89" descr="http://4.bp.blogspot.com/-xW04YBSMBUg/VGo7wIc9PrI/AAAAAAAACb8/ZvTFNF9aKUU/s1600/cucur.jpg">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descr="http://4.bp.blogspot.com/-xW04YBSMBUg/VGo7wIc9PrI/AAAAAAAACb8/ZvTFNF9aKUU/s1600/cucur.jpg">
                      <a:hlinkClick r:id="rId352"/>
                    </pic:cNvPr>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E9656D" w:rsidRPr="00E9656D" w:rsidRDefault="00E9656D" w:rsidP="00E9656D">
      <w:pPr>
        <w:spacing w:after="0" w:line="240" w:lineRule="auto"/>
        <w:jc w:val="center"/>
        <w:rPr>
          <w:rFonts w:ascii="Times New Roman" w:eastAsia="Times New Roman" w:hAnsi="Times New Roman" w:cs="Times New Roman"/>
          <w:sz w:val="24"/>
          <w:szCs w:val="24"/>
        </w:rPr>
      </w:pPr>
    </w:p>
    <w:p w:rsidR="00E9656D" w:rsidRPr="00E9656D" w:rsidRDefault="00E9656D" w:rsidP="00E9656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72F81CA4" wp14:editId="336FAFF9">
            <wp:extent cx="2286000" cy="3048000"/>
            <wp:effectExtent l="0" t="0" r="0" b="0"/>
            <wp:docPr id="88" name="Picture 88" descr="http://1.bp.blogspot.com/-tJcr6CXDM4s/VGo7rQtpdhI/AAAAAAAACb0/GxhCoX42528/s1600/cucur%2B1.jpg">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0" descr="http://1.bp.blogspot.com/-tJcr6CXDM4s/VGo7rQtpdhI/AAAAAAAACb0/GxhCoX42528/s1600/cucur%2B1.jpg">
                      <a:hlinkClick r:id="rId354"/>
                    </pic:cNvPr>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E9656D" w:rsidRPr="00E9656D" w:rsidRDefault="00E9656D" w:rsidP="00E9656D">
      <w:pPr>
        <w:spacing w:after="0" w:line="240" w:lineRule="auto"/>
        <w:jc w:val="center"/>
        <w:rPr>
          <w:rFonts w:ascii="Times New Roman" w:eastAsia="Times New Roman" w:hAnsi="Times New Roman" w:cs="Times New Roman"/>
          <w:sz w:val="24"/>
          <w:szCs w:val="24"/>
        </w:rPr>
      </w:pPr>
    </w:p>
    <w:p w:rsidR="00E9656D" w:rsidRPr="00E9656D" w:rsidRDefault="00E9656D" w:rsidP="00E9656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5EBEA89D" wp14:editId="535781F9">
            <wp:extent cx="3048000" cy="2286000"/>
            <wp:effectExtent l="0" t="0" r="0" b="0"/>
            <wp:docPr id="87" name="Picture 87" descr="http://3.bp.blogspot.com/-5MMvZohXbOk/VGo7wXTsoII/AAAAAAAACcA/JmuNtpAEqEA/s1600/cucur%2B2.jpg">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descr="http://3.bp.blogspot.com/-5MMvZohXbOk/VGo7wXTsoII/AAAAAAAACcA/JmuNtpAEqEA/s1600/cucur%2B2.jpg">
                      <a:hlinkClick r:id="rId356"/>
                    </pic:cNvPr>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E9656D" w:rsidRPr="00E9656D" w:rsidRDefault="00E9656D" w:rsidP="00E9656D">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E9656D">
        <w:rPr>
          <w:rFonts w:ascii="Times New Roman" w:eastAsia="Times New Roman" w:hAnsi="Times New Roman" w:cs="Times New Roman"/>
          <w:b/>
          <w:bCs/>
          <w:color w:val="0000FF"/>
          <w:sz w:val="36"/>
          <w:szCs w:val="36"/>
        </w:rPr>
        <w:t>Resep Kue Cucur</w:t>
      </w:r>
    </w:p>
    <w:p w:rsidR="00E9656D" w:rsidRPr="00E9656D" w:rsidRDefault="00E9656D" w:rsidP="00E9656D">
      <w:pPr>
        <w:spacing w:after="0"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Bahan</w:t>
      </w:r>
    </w:p>
    <w:p w:rsidR="00E9656D" w:rsidRPr="00E9656D" w:rsidRDefault="00E9656D" w:rsidP="00E9656D">
      <w:pPr>
        <w:numPr>
          <w:ilvl w:val="0"/>
          <w:numId w:val="163"/>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1 bungks tepung beras rose brand</w:t>
      </w:r>
    </w:p>
    <w:p w:rsidR="00E9656D" w:rsidRPr="00E9656D" w:rsidRDefault="00E9656D" w:rsidP="00E9656D">
      <w:pPr>
        <w:numPr>
          <w:ilvl w:val="0"/>
          <w:numId w:val="163"/>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1 glas tepung terigu segitiga biru</w:t>
      </w:r>
    </w:p>
    <w:p w:rsidR="00E9656D" w:rsidRPr="00E9656D" w:rsidRDefault="00E9656D" w:rsidP="00E9656D">
      <w:pPr>
        <w:numPr>
          <w:ilvl w:val="0"/>
          <w:numId w:val="163"/>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1/2 kg gula merah</w:t>
      </w:r>
    </w:p>
    <w:p w:rsidR="00E9656D" w:rsidRPr="00E9656D" w:rsidRDefault="00E9656D" w:rsidP="00E9656D">
      <w:pPr>
        <w:numPr>
          <w:ilvl w:val="0"/>
          <w:numId w:val="163"/>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3 sdm gula pasir</w:t>
      </w:r>
    </w:p>
    <w:p w:rsidR="00E9656D" w:rsidRPr="00E9656D" w:rsidRDefault="00E9656D" w:rsidP="00E9656D">
      <w:pPr>
        <w:numPr>
          <w:ilvl w:val="0"/>
          <w:numId w:val="163"/>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santan dari setengah butir kelapa/ 2 santan kara kecil</w:t>
      </w:r>
    </w:p>
    <w:p w:rsidR="00E9656D" w:rsidRPr="00E9656D" w:rsidRDefault="00E9656D" w:rsidP="00E9656D">
      <w:pPr>
        <w:numPr>
          <w:ilvl w:val="0"/>
          <w:numId w:val="163"/>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air untuk merebus gula 2 glas blimbing</w:t>
      </w:r>
    </w:p>
    <w:p w:rsidR="00E9656D" w:rsidRPr="00E9656D" w:rsidRDefault="00E9656D" w:rsidP="00E9656D">
      <w:pPr>
        <w:numPr>
          <w:ilvl w:val="0"/>
          <w:numId w:val="163"/>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vanili 1/2 sdt</w:t>
      </w:r>
    </w:p>
    <w:p w:rsidR="00E9656D" w:rsidRPr="00E9656D" w:rsidRDefault="00E9656D" w:rsidP="00E9656D">
      <w:pPr>
        <w:numPr>
          <w:ilvl w:val="0"/>
          <w:numId w:val="163"/>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garam secukupnya</w:t>
      </w:r>
    </w:p>
    <w:p w:rsidR="00E9656D" w:rsidRPr="00E9656D" w:rsidRDefault="00E9656D" w:rsidP="00E9656D">
      <w:pPr>
        <w:numPr>
          <w:ilvl w:val="0"/>
          <w:numId w:val="163"/>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minyak goreng</w:t>
      </w:r>
    </w:p>
    <w:p w:rsidR="00E9656D" w:rsidRPr="00E9656D" w:rsidRDefault="00E9656D" w:rsidP="00E9656D">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E9656D">
        <w:rPr>
          <w:rFonts w:ascii="Times New Roman" w:eastAsia="Times New Roman" w:hAnsi="Times New Roman" w:cs="Times New Roman"/>
          <w:b/>
          <w:bCs/>
          <w:color w:val="0000FF"/>
          <w:sz w:val="27"/>
          <w:szCs w:val="27"/>
        </w:rPr>
        <w:lastRenderedPageBreak/>
        <w:t>Cara Membuat Kue Cucur</w:t>
      </w:r>
    </w:p>
    <w:p w:rsidR="00E9656D" w:rsidRPr="00E9656D" w:rsidRDefault="00E9656D" w:rsidP="00E9656D">
      <w:pPr>
        <w:numPr>
          <w:ilvl w:val="0"/>
          <w:numId w:val="164"/>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Rebus gula merah dan gula pasir, dinginkan.</w:t>
      </w:r>
    </w:p>
    <w:p w:rsidR="00E9656D" w:rsidRPr="00E9656D" w:rsidRDefault="00E9656D" w:rsidP="00E9656D">
      <w:pPr>
        <w:numPr>
          <w:ilvl w:val="0"/>
          <w:numId w:val="164"/>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Campur tepung terigu dan tepung beras garam dan vanili madukan santan uleni hingga kalis. Campur gula merah yang sudah dingin aduk .pabaska. Minyak goreng jangan terlalu banyak.</w:t>
      </w:r>
    </w:p>
    <w:p w:rsidR="00E9656D" w:rsidRPr="00E9656D" w:rsidRDefault="00E9656D" w:rsidP="00E9656D">
      <w:pPr>
        <w:numPr>
          <w:ilvl w:val="0"/>
          <w:numId w:val="164"/>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Masukan adonan cucur tadi sambil minyk di ciprat-cipratkan, angkat.</w:t>
      </w:r>
    </w:p>
    <w:p w:rsidR="00E9656D" w:rsidRPr="00E9656D" w:rsidRDefault="00E9656D" w:rsidP="00E9656D">
      <w:pPr>
        <w:spacing w:after="0"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b/>
          <w:bCs/>
          <w:color w:val="0000FF"/>
          <w:sz w:val="24"/>
          <w:szCs w:val="24"/>
        </w:rPr>
        <w:t>Klepon labu kuning</w:t>
      </w:r>
      <w:r w:rsidRPr="00E9656D">
        <w:rPr>
          <w:rFonts w:ascii="Times New Roman" w:eastAsia="Times New Roman" w:hAnsi="Times New Roman" w:cs="Times New Roman"/>
          <w:sz w:val="24"/>
          <w:szCs w:val="24"/>
        </w:rPr>
        <w:t xml:space="preserve"> ijo dan klepon warna merah ala Umi Nawaf sama saja. Caranya pun tak beda, ketan dan air hangat di uleni kasih pasta pandan untuk klepon warna hijau dan yang warna merah di beri pewarna. Cara bikin klepon labu kuning sama saja. </w:t>
      </w:r>
    </w:p>
    <w:p w:rsidR="00E9656D" w:rsidRPr="00E9656D" w:rsidRDefault="00E9656D" w:rsidP="00E9656D">
      <w:pPr>
        <w:spacing w:after="0" w:line="240" w:lineRule="auto"/>
        <w:jc w:val="both"/>
        <w:rPr>
          <w:rFonts w:ascii="Times New Roman" w:eastAsia="Times New Roman" w:hAnsi="Times New Roman" w:cs="Times New Roman"/>
          <w:sz w:val="24"/>
          <w:szCs w:val="24"/>
        </w:rPr>
      </w:pPr>
    </w:p>
    <w:p w:rsidR="00E9656D" w:rsidRPr="00E9656D" w:rsidRDefault="00E9656D" w:rsidP="00E9656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5F221FB9" wp14:editId="3B27D61F">
            <wp:extent cx="2486025" cy="1857375"/>
            <wp:effectExtent l="0" t="0" r="9525" b="9525"/>
            <wp:docPr id="90" name="Picture 90" descr="http://4.bp.blogspot.com/-HPCp-RQCQdc/VGGPPUsxCVI/AAAAAAAACDk/Q9JCoKHRPaw/s1600/klepon.jpg">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1" descr="http://4.bp.blogspot.com/-HPCp-RQCQdc/VGGPPUsxCVI/AAAAAAAACDk/Q9JCoKHRPaw/s1600/klepon.jpg">
                      <a:hlinkClick r:id="rId358"/>
                    </pic:cNvPr>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486025" cy="1857375"/>
                    </a:xfrm>
                    <a:prstGeom prst="rect">
                      <a:avLst/>
                    </a:prstGeom>
                    <a:noFill/>
                    <a:ln>
                      <a:noFill/>
                    </a:ln>
                  </pic:spPr>
                </pic:pic>
              </a:graphicData>
            </a:graphic>
          </wp:inline>
        </w:drawing>
      </w:r>
    </w:p>
    <w:p w:rsidR="00E9656D" w:rsidRPr="00E9656D" w:rsidRDefault="00E9656D" w:rsidP="00E9656D">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E9656D">
        <w:rPr>
          <w:rFonts w:ascii="Times New Roman" w:eastAsia="Times New Roman" w:hAnsi="Times New Roman" w:cs="Times New Roman"/>
          <w:b/>
          <w:bCs/>
          <w:color w:val="0000FF"/>
          <w:sz w:val="36"/>
          <w:szCs w:val="36"/>
        </w:rPr>
        <w:t>Resep Klepon Labu Kuning</w:t>
      </w:r>
    </w:p>
    <w:p w:rsidR="00E9656D" w:rsidRPr="00E9656D" w:rsidRDefault="00E9656D" w:rsidP="00E9656D">
      <w:pPr>
        <w:spacing w:after="0"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Bahan :</w:t>
      </w:r>
    </w:p>
    <w:p w:rsidR="00E9656D" w:rsidRPr="00E9656D" w:rsidRDefault="00E9656D" w:rsidP="00E9656D">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380 gram labu kuning, kukus dan halus kan</w:t>
      </w:r>
    </w:p>
    <w:p w:rsidR="00E9656D" w:rsidRPr="00E9656D" w:rsidRDefault="00E9656D" w:rsidP="00E9656D">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250 gram tepung ketan</w:t>
      </w:r>
    </w:p>
    <w:p w:rsidR="00E9656D" w:rsidRPr="00E9656D" w:rsidRDefault="00E9656D" w:rsidP="00E9656D">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60 gram gula halus</w:t>
      </w:r>
    </w:p>
    <w:p w:rsidR="00E9656D" w:rsidRPr="00E9656D" w:rsidRDefault="00E9656D" w:rsidP="00E9656D">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1/2 sdt garam</w:t>
      </w:r>
    </w:p>
    <w:p w:rsidR="00E9656D" w:rsidRPr="00E9656D" w:rsidRDefault="00E9656D" w:rsidP="00E9656D">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100 gram gula merah, sisir halus</w:t>
      </w:r>
    </w:p>
    <w:p w:rsidR="00E9656D" w:rsidRPr="00E9656D" w:rsidRDefault="00E9656D" w:rsidP="00E9656D">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150 gram kelapa parut, kukus beri sedikit garam</w:t>
      </w:r>
    </w:p>
    <w:p w:rsidR="00E9656D" w:rsidRPr="00E9656D" w:rsidRDefault="00E9656D" w:rsidP="00E9656D">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E9656D">
        <w:rPr>
          <w:rFonts w:ascii="Times New Roman" w:eastAsia="Times New Roman" w:hAnsi="Times New Roman" w:cs="Times New Roman"/>
          <w:b/>
          <w:bCs/>
          <w:color w:val="0000FF"/>
          <w:sz w:val="27"/>
          <w:szCs w:val="27"/>
        </w:rPr>
        <w:t>Cara Membuat Klepon Labu Kuning</w:t>
      </w:r>
    </w:p>
    <w:p w:rsidR="00E9656D" w:rsidRPr="00E9656D" w:rsidRDefault="00E9656D" w:rsidP="00E9656D">
      <w:pPr>
        <w:numPr>
          <w:ilvl w:val="0"/>
          <w:numId w:val="166"/>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Aduk labu kuning, tepung ketan, gula dan garam sampai tercampur rata dan kalis.</w:t>
      </w:r>
    </w:p>
    <w:p w:rsidR="00E9656D" w:rsidRPr="00E9656D" w:rsidRDefault="00E9656D" w:rsidP="00E9656D">
      <w:pPr>
        <w:numPr>
          <w:ilvl w:val="0"/>
          <w:numId w:val="166"/>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Ambil adonan sedikit, bulat kan lalu pipihkan, beri gula merah di tengah nya, bulat kan kembali adonan.</w:t>
      </w:r>
    </w:p>
    <w:p w:rsidR="00E9656D" w:rsidRPr="00E9656D" w:rsidRDefault="00E9656D" w:rsidP="00E9656D">
      <w:pPr>
        <w:numPr>
          <w:ilvl w:val="0"/>
          <w:numId w:val="166"/>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Lakukan itu sampai adonan habis.</w:t>
      </w:r>
    </w:p>
    <w:p w:rsidR="00E9656D" w:rsidRPr="00E9656D" w:rsidRDefault="00E9656D" w:rsidP="00E9656D">
      <w:pPr>
        <w:numPr>
          <w:ilvl w:val="0"/>
          <w:numId w:val="166"/>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Didihkan air di panci, taro kerapa parut di piring, masukan adonan yg sudah di bulat kan tadi ke dalam air yang mendidih, rebus hingga matang dan mengapung, angkat dan tiriskan.</w:t>
      </w:r>
    </w:p>
    <w:p w:rsidR="00E9656D" w:rsidRPr="00E9656D" w:rsidRDefault="00E9656D" w:rsidP="00E9656D">
      <w:pPr>
        <w:numPr>
          <w:ilvl w:val="0"/>
          <w:numId w:val="166"/>
        </w:numPr>
        <w:spacing w:before="100" w:beforeAutospacing="1" w:after="100" w:afterAutospacing="1" w:line="240" w:lineRule="auto"/>
        <w:jc w:val="both"/>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Gulingkan klepon yg sudah matang pada kelapa parut, dan sajikan.</w:t>
      </w:r>
    </w:p>
    <w:p w:rsidR="00E9656D" w:rsidRDefault="00E9656D" w:rsidP="00E9656D">
      <w:pPr>
        <w:spacing w:after="240"/>
        <w:jc w:val="both"/>
      </w:pPr>
      <w:r>
        <w:lastRenderedPageBreak/>
        <w:t>Siomay bisa dibuat dari ayam, ikan tengiri dan udang. Terus makan siomay dengan bumbu kacang ditambah tetesan jeruk limo. Cukup banyak hal yang disiapkan untuk proses membuat siomay ikan tengiri. Dimualai dari membuat pentol, kedua perlu menyiapkan rebusan seperti kentang, telur dan lainnya. Belum lagi jika dihadapkan dengan bumbu kacang. Silahkan lihat sendiri bahan bumbu kacang sangat banyak. Tapi mudah ditemukan kok jadi santai aja.</w:t>
      </w:r>
    </w:p>
    <w:p w:rsidR="00E9656D" w:rsidRDefault="00E9656D" w:rsidP="00E9656D">
      <w:pPr>
        <w:spacing w:after="0"/>
        <w:jc w:val="center"/>
      </w:pPr>
      <w:r>
        <w:rPr>
          <w:noProof/>
          <w:color w:val="0000FF"/>
        </w:rPr>
        <w:drawing>
          <wp:inline distT="0" distB="0" distL="0" distR="0" wp14:anchorId="024E3BE8" wp14:editId="0E5CE231">
            <wp:extent cx="2133600" cy="3048000"/>
            <wp:effectExtent l="0" t="0" r="0" b="0"/>
            <wp:docPr id="92" name="Picture 92" descr="Cara Membuat Siomay Ikan Tengiri">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9" descr="Cara Membuat Siomay Ikan Tengiri">
                      <a:hlinkClick r:id="rId360"/>
                    </pic:cNvPr>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2133600" cy="3048000"/>
                    </a:xfrm>
                    <a:prstGeom prst="rect">
                      <a:avLst/>
                    </a:prstGeom>
                    <a:noFill/>
                    <a:ln>
                      <a:noFill/>
                    </a:ln>
                  </pic:spPr>
                </pic:pic>
              </a:graphicData>
            </a:graphic>
          </wp:inline>
        </w:drawing>
      </w:r>
    </w:p>
    <w:p w:rsidR="00E9656D" w:rsidRDefault="00E9656D" w:rsidP="00E9656D">
      <w:pPr>
        <w:jc w:val="both"/>
      </w:pPr>
      <w:r>
        <w:t>Jangan menyerah bunda, kapan bisa kalau denger gitu aja mundur.  Saya awalnya juga tidak bisa. Berlatih dan praktek adalah gur terbaik. Salah dan rasanya kurang pas adalah hal yang biasa. Dari itu kita bisa tau bagaimana mendapatkan porsi dan ramuan yang tepat supaya cocok dengan lidah.</w:t>
      </w:r>
    </w:p>
    <w:p w:rsidR="00E9656D" w:rsidRDefault="00E9656D" w:rsidP="00E9656D">
      <w:pPr>
        <w:pStyle w:val="Heading2"/>
        <w:jc w:val="both"/>
      </w:pPr>
      <w:r>
        <w:rPr>
          <w:color w:val="0000FF"/>
        </w:rPr>
        <w:t>Resep Siomay Ikan</w:t>
      </w:r>
    </w:p>
    <w:p w:rsidR="00E9656D" w:rsidRDefault="00E9656D" w:rsidP="00E9656D">
      <w:pPr>
        <w:jc w:val="both"/>
      </w:pPr>
      <w:r>
        <w:t>Ayam</w:t>
      </w:r>
    </w:p>
    <w:p w:rsidR="00E9656D" w:rsidRDefault="00E9656D" w:rsidP="00E9656D">
      <w:pPr>
        <w:numPr>
          <w:ilvl w:val="0"/>
          <w:numId w:val="167"/>
        </w:numPr>
        <w:spacing w:before="100" w:beforeAutospacing="1" w:after="100" w:afterAutospacing="1" w:line="240" w:lineRule="auto"/>
        <w:jc w:val="both"/>
      </w:pPr>
      <w:r>
        <w:t>Ikan Tenggiri</w:t>
      </w:r>
    </w:p>
    <w:p w:rsidR="00E9656D" w:rsidRDefault="00E9656D" w:rsidP="00E9656D">
      <w:pPr>
        <w:numPr>
          <w:ilvl w:val="0"/>
          <w:numId w:val="167"/>
        </w:numPr>
        <w:spacing w:before="100" w:beforeAutospacing="1" w:after="100" w:afterAutospacing="1" w:line="240" w:lineRule="auto"/>
        <w:jc w:val="both"/>
      </w:pPr>
      <w:r>
        <w:t>Ayam 250 gr daging nya saja</w:t>
      </w:r>
    </w:p>
    <w:p w:rsidR="00E9656D" w:rsidRDefault="00E9656D" w:rsidP="00E9656D">
      <w:pPr>
        <w:numPr>
          <w:ilvl w:val="0"/>
          <w:numId w:val="167"/>
        </w:numPr>
        <w:spacing w:before="100" w:beforeAutospacing="1" w:after="100" w:afterAutospacing="1" w:line="240" w:lineRule="auto"/>
        <w:jc w:val="both"/>
      </w:pPr>
      <w:r>
        <w:t>udang 250 gr, harus dikupas kulitnya</w:t>
      </w:r>
    </w:p>
    <w:p w:rsidR="00E9656D" w:rsidRDefault="00E9656D" w:rsidP="00E9656D">
      <w:pPr>
        <w:spacing w:after="0"/>
        <w:jc w:val="both"/>
      </w:pPr>
      <w:r>
        <w:t>Bumbu</w:t>
      </w:r>
    </w:p>
    <w:p w:rsidR="00E9656D" w:rsidRDefault="00E9656D" w:rsidP="00E9656D">
      <w:pPr>
        <w:numPr>
          <w:ilvl w:val="0"/>
          <w:numId w:val="168"/>
        </w:numPr>
        <w:spacing w:before="100" w:beforeAutospacing="1" w:after="100" w:afterAutospacing="1" w:line="240" w:lineRule="auto"/>
        <w:jc w:val="both"/>
      </w:pPr>
      <w:r>
        <w:t>1 siung bawang putih</w:t>
      </w:r>
    </w:p>
    <w:p w:rsidR="00E9656D" w:rsidRDefault="00E9656D" w:rsidP="00E9656D">
      <w:pPr>
        <w:numPr>
          <w:ilvl w:val="0"/>
          <w:numId w:val="168"/>
        </w:numPr>
        <w:spacing w:before="100" w:beforeAutospacing="1" w:after="100" w:afterAutospacing="1" w:line="240" w:lineRule="auto"/>
        <w:jc w:val="both"/>
      </w:pPr>
      <w:r>
        <w:t>5 bawang merah</w:t>
      </w:r>
    </w:p>
    <w:p w:rsidR="00E9656D" w:rsidRDefault="00E9656D" w:rsidP="00E9656D">
      <w:pPr>
        <w:numPr>
          <w:ilvl w:val="0"/>
          <w:numId w:val="168"/>
        </w:numPr>
        <w:spacing w:before="100" w:beforeAutospacing="1" w:after="100" w:afterAutospacing="1" w:line="240" w:lineRule="auto"/>
        <w:jc w:val="both"/>
      </w:pPr>
      <w:r>
        <w:t>1 sdt lada</w:t>
      </w:r>
    </w:p>
    <w:p w:rsidR="00E9656D" w:rsidRDefault="00E9656D" w:rsidP="00E9656D">
      <w:pPr>
        <w:spacing w:after="0"/>
        <w:jc w:val="both"/>
      </w:pPr>
      <w:r>
        <w:t>Bahan Tambahan</w:t>
      </w:r>
    </w:p>
    <w:p w:rsidR="00E9656D" w:rsidRDefault="00E9656D" w:rsidP="00E9656D">
      <w:pPr>
        <w:numPr>
          <w:ilvl w:val="0"/>
          <w:numId w:val="169"/>
        </w:numPr>
        <w:spacing w:before="100" w:beforeAutospacing="1" w:after="100" w:afterAutospacing="1" w:line="240" w:lineRule="auto"/>
        <w:jc w:val="both"/>
      </w:pPr>
      <w:r>
        <w:t>garam</w:t>
      </w:r>
    </w:p>
    <w:p w:rsidR="00E9656D" w:rsidRDefault="00E9656D" w:rsidP="00E9656D">
      <w:pPr>
        <w:numPr>
          <w:ilvl w:val="0"/>
          <w:numId w:val="169"/>
        </w:numPr>
        <w:spacing w:before="100" w:beforeAutospacing="1" w:after="100" w:afterAutospacing="1" w:line="240" w:lineRule="auto"/>
        <w:jc w:val="both"/>
      </w:pPr>
      <w:r>
        <w:lastRenderedPageBreak/>
        <w:t>gula sedikit</w:t>
      </w:r>
    </w:p>
    <w:p w:rsidR="00E9656D" w:rsidRDefault="00E9656D" w:rsidP="00E9656D">
      <w:pPr>
        <w:numPr>
          <w:ilvl w:val="0"/>
          <w:numId w:val="169"/>
        </w:numPr>
        <w:spacing w:before="100" w:beforeAutospacing="1" w:after="100" w:afterAutospacing="1" w:line="240" w:lineRule="auto"/>
        <w:jc w:val="both"/>
      </w:pPr>
      <w:r>
        <w:t>penyedap</w:t>
      </w:r>
    </w:p>
    <w:p w:rsidR="00E9656D" w:rsidRDefault="00E9656D" w:rsidP="00E9656D">
      <w:pPr>
        <w:numPr>
          <w:ilvl w:val="0"/>
          <w:numId w:val="169"/>
        </w:numPr>
        <w:spacing w:before="100" w:beforeAutospacing="1" w:after="100" w:afterAutospacing="1" w:line="240" w:lineRule="auto"/>
        <w:jc w:val="both"/>
      </w:pPr>
      <w:r>
        <w:t>sagu 50 gr</w:t>
      </w:r>
    </w:p>
    <w:p w:rsidR="00E9656D" w:rsidRDefault="00E9656D" w:rsidP="00E9656D">
      <w:pPr>
        <w:numPr>
          <w:ilvl w:val="0"/>
          <w:numId w:val="169"/>
        </w:numPr>
        <w:spacing w:before="100" w:beforeAutospacing="1" w:after="100" w:afterAutospacing="1" w:line="240" w:lineRule="auto"/>
        <w:jc w:val="both"/>
      </w:pPr>
      <w:r>
        <w:t>air sedikit saja</w:t>
      </w:r>
    </w:p>
    <w:p w:rsidR="00E9656D" w:rsidRDefault="00E9656D" w:rsidP="00E9656D">
      <w:pPr>
        <w:numPr>
          <w:ilvl w:val="0"/>
          <w:numId w:val="169"/>
        </w:numPr>
        <w:spacing w:before="100" w:beforeAutospacing="1" w:after="100" w:afterAutospacing="1" w:line="240" w:lineRule="auto"/>
        <w:jc w:val="both"/>
      </w:pPr>
      <w:r>
        <w:t>1 butir telur</w:t>
      </w:r>
    </w:p>
    <w:p w:rsidR="00E9656D" w:rsidRDefault="00E9656D" w:rsidP="00E9656D">
      <w:pPr>
        <w:pStyle w:val="Heading3"/>
        <w:jc w:val="both"/>
      </w:pPr>
      <w:r>
        <w:rPr>
          <w:color w:val="0000FF"/>
        </w:rPr>
        <w:t>Cara Membuat Pentol Siomay</w:t>
      </w:r>
    </w:p>
    <w:p w:rsidR="00E9656D" w:rsidRDefault="00E9656D" w:rsidP="00E9656D">
      <w:pPr>
        <w:numPr>
          <w:ilvl w:val="0"/>
          <w:numId w:val="170"/>
        </w:numPr>
        <w:spacing w:before="100" w:beforeAutospacing="1" w:after="100" w:afterAutospacing="1" w:line="240" w:lineRule="auto"/>
        <w:jc w:val="both"/>
      </w:pPr>
      <w:r>
        <w:t>Giling ikan tengiri, ayam dan udang bersama.</w:t>
      </w:r>
    </w:p>
    <w:p w:rsidR="00E9656D" w:rsidRDefault="00E9656D" w:rsidP="00E9656D">
      <w:pPr>
        <w:numPr>
          <w:ilvl w:val="0"/>
          <w:numId w:val="170"/>
        </w:numPr>
        <w:spacing w:before="100" w:beforeAutospacing="1" w:after="100" w:afterAutospacing="1" w:line="240" w:lineRule="auto"/>
        <w:jc w:val="both"/>
      </w:pPr>
      <w:r>
        <w:t>Haluskan  bumbu.</w:t>
      </w:r>
    </w:p>
    <w:p w:rsidR="00E9656D" w:rsidRDefault="00E9656D" w:rsidP="00E9656D">
      <w:pPr>
        <w:numPr>
          <w:ilvl w:val="0"/>
          <w:numId w:val="170"/>
        </w:numPr>
        <w:spacing w:before="100" w:beforeAutospacing="1" w:after="100" w:afterAutospacing="1" w:line="240" w:lineRule="auto"/>
        <w:jc w:val="both"/>
      </w:pPr>
      <w:r>
        <w:t>Masukkan bumbu ke ayam dan udang yang sudah digiling.</w:t>
      </w:r>
    </w:p>
    <w:p w:rsidR="00E9656D" w:rsidRDefault="00E9656D" w:rsidP="00E9656D">
      <w:pPr>
        <w:numPr>
          <w:ilvl w:val="0"/>
          <w:numId w:val="170"/>
        </w:numPr>
        <w:spacing w:before="100" w:beforeAutospacing="1" w:after="100" w:afterAutospacing="1" w:line="240" w:lineRule="auto"/>
        <w:jc w:val="both"/>
      </w:pPr>
      <w:r>
        <w:t>Susul dengan memasukkan bahan tambahan lalu uleni sampai tercampur.</w:t>
      </w:r>
    </w:p>
    <w:p w:rsidR="00E9656D" w:rsidRDefault="00E9656D" w:rsidP="00E9656D">
      <w:pPr>
        <w:spacing w:after="0"/>
        <w:jc w:val="both"/>
      </w:pPr>
      <w:r>
        <w:t>Bahan Pelengkap</w:t>
      </w:r>
    </w:p>
    <w:p w:rsidR="00E9656D" w:rsidRDefault="00E9656D" w:rsidP="00E9656D">
      <w:pPr>
        <w:numPr>
          <w:ilvl w:val="0"/>
          <w:numId w:val="171"/>
        </w:numPr>
        <w:spacing w:before="100" w:beforeAutospacing="1" w:after="100" w:afterAutospacing="1" w:line="240" w:lineRule="auto"/>
        <w:jc w:val="both"/>
      </w:pPr>
      <w:r>
        <w:t>Telur</w:t>
      </w:r>
    </w:p>
    <w:p w:rsidR="00E9656D" w:rsidRDefault="00E9656D" w:rsidP="00E9656D">
      <w:pPr>
        <w:numPr>
          <w:ilvl w:val="0"/>
          <w:numId w:val="171"/>
        </w:numPr>
        <w:spacing w:before="100" w:beforeAutospacing="1" w:after="100" w:afterAutospacing="1" w:line="240" w:lineRule="auto"/>
        <w:jc w:val="both"/>
      </w:pPr>
      <w:r>
        <w:t>Kentang</w:t>
      </w:r>
    </w:p>
    <w:p w:rsidR="00E9656D" w:rsidRDefault="00E9656D" w:rsidP="00E9656D">
      <w:pPr>
        <w:numPr>
          <w:ilvl w:val="0"/>
          <w:numId w:val="171"/>
        </w:numPr>
        <w:spacing w:before="100" w:beforeAutospacing="1" w:after="100" w:afterAutospacing="1" w:line="240" w:lineRule="auto"/>
        <w:jc w:val="both"/>
      </w:pPr>
      <w:r>
        <w:t>tahu</w:t>
      </w:r>
    </w:p>
    <w:p w:rsidR="00E9656D" w:rsidRDefault="00E9656D" w:rsidP="00E9656D">
      <w:pPr>
        <w:numPr>
          <w:ilvl w:val="0"/>
          <w:numId w:val="171"/>
        </w:numPr>
        <w:spacing w:before="100" w:beforeAutospacing="1" w:after="100" w:afterAutospacing="1" w:line="240" w:lineRule="auto"/>
        <w:jc w:val="both"/>
      </w:pPr>
      <w:r>
        <w:t>pare</w:t>
      </w:r>
    </w:p>
    <w:p w:rsidR="00E9656D" w:rsidRDefault="00E9656D" w:rsidP="00E9656D">
      <w:pPr>
        <w:numPr>
          <w:ilvl w:val="0"/>
          <w:numId w:val="171"/>
        </w:numPr>
        <w:spacing w:before="100" w:beforeAutospacing="1" w:after="100" w:afterAutospacing="1" w:line="240" w:lineRule="auto"/>
        <w:jc w:val="both"/>
      </w:pPr>
      <w:r>
        <w:t>kol dalam keadaan mentah</w:t>
      </w:r>
    </w:p>
    <w:p w:rsidR="00E9656D" w:rsidRDefault="00E9656D" w:rsidP="00E9656D">
      <w:pPr>
        <w:spacing w:after="0"/>
        <w:jc w:val="both"/>
      </w:pPr>
      <w:r>
        <w:t>* Agar mudah dan cepat kukus semua bahan pelengkap dalam 1 wadah tapi mengangkatnya jangan berbarengan karena kecepatn matangnya tidak sama.</w:t>
      </w:r>
    </w:p>
    <w:p w:rsidR="00E9656D" w:rsidRDefault="00E9656D" w:rsidP="00E9656D">
      <w:pPr>
        <w:jc w:val="both"/>
      </w:pPr>
    </w:p>
    <w:p w:rsidR="00E9656D" w:rsidRDefault="00E9656D" w:rsidP="00E9656D">
      <w:pPr>
        <w:jc w:val="both"/>
      </w:pPr>
      <w:r>
        <w:rPr>
          <w:b/>
          <w:bCs/>
          <w:color w:val="0000FF"/>
        </w:rPr>
        <w:t>Bumbu siram</w:t>
      </w:r>
    </w:p>
    <w:p w:rsidR="00E9656D" w:rsidRDefault="00E9656D" w:rsidP="00E9656D">
      <w:pPr>
        <w:jc w:val="both"/>
      </w:pPr>
    </w:p>
    <w:p w:rsidR="00E9656D" w:rsidRDefault="00E9656D" w:rsidP="00E9656D">
      <w:pPr>
        <w:jc w:val="center"/>
      </w:pPr>
      <w:r>
        <w:rPr>
          <w:noProof/>
          <w:color w:val="0000FF"/>
        </w:rPr>
        <w:drawing>
          <wp:inline distT="0" distB="0" distL="0" distR="0" wp14:anchorId="1C5E1A0B" wp14:editId="6119D0DD">
            <wp:extent cx="2019300" cy="3048000"/>
            <wp:effectExtent l="0" t="0" r="0" b="0"/>
            <wp:docPr id="91" name="Picture 91" descr="Bumbu Siram Kacang Taburan Siomay Ikan Tengiri">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0" descr="Bumbu Siram Kacang Taburan Siomay Ikan Tengiri">
                      <a:hlinkClick r:id="rId362"/>
                    </pic:cNvPr>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019300" cy="3048000"/>
                    </a:xfrm>
                    <a:prstGeom prst="rect">
                      <a:avLst/>
                    </a:prstGeom>
                    <a:noFill/>
                    <a:ln>
                      <a:noFill/>
                    </a:ln>
                  </pic:spPr>
                </pic:pic>
              </a:graphicData>
            </a:graphic>
          </wp:inline>
        </w:drawing>
      </w:r>
    </w:p>
    <w:p w:rsidR="00E9656D" w:rsidRDefault="00E9656D" w:rsidP="00E9656D">
      <w:pPr>
        <w:pStyle w:val="Heading4"/>
        <w:jc w:val="both"/>
      </w:pPr>
      <w:r>
        <w:rPr>
          <w:color w:val="0000FF"/>
        </w:rPr>
        <w:lastRenderedPageBreak/>
        <w:t>Cara Membuat Bumbu Siram Siomay</w:t>
      </w:r>
    </w:p>
    <w:p w:rsidR="00E9656D" w:rsidRDefault="00E9656D" w:rsidP="00E9656D">
      <w:pPr>
        <w:jc w:val="both"/>
      </w:pPr>
      <w:r>
        <w:t>kacang tanah 250 gr digoreng lalu dihaluskan, tambahkan garam, gula merah sesuai selera, air 1 gelas lalu dimasak samp mendidih, untuk rasa bumbu, ketika disiram ke somay, beri jeruk limo, kecap, saos tomat.</w:t>
      </w:r>
      <w:r>
        <w:br/>
      </w:r>
      <w:r>
        <w:br/>
      </w:r>
      <w:r>
        <w:rPr>
          <w:b/>
          <w:bCs/>
          <w:color w:val="0000FF"/>
        </w:rPr>
        <w:t>Penyajian Siomay</w:t>
      </w:r>
    </w:p>
    <w:p w:rsidR="00E9656D" w:rsidRDefault="00E9656D" w:rsidP="00E9656D">
      <w:pPr>
        <w:numPr>
          <w:ilvl w:val="0"/>
          <w:numId w:val="172"/>
        </w:numPr>
        <w:spacing w:before="100" w:beforeAutospacing="1" w:after="100" w:afterAutospacing="1" w:line="240" w:lineRule="auto"/>
        <w:jc w:val="both"/>
      </w:pPr>
      <w:r>
        <w:t>Taruh pentol dan bahan pelengkap di atas piring atau mangkuk.</w:t>
      </w:r>
    </w:p>
    <w:p w:rsidR="00E9656D" w:rsidRDefault="00E9656D" w:rsidP="00E9656D">
      <w:pPr>
        <w:numPr>
          <w:ilvl w:val="0"/>
          <w:numId w:val="172"/>
        </w:numPr>
        <w:spacing w:before="100" w:beforeAutospacing="1" w:after="100" w:afterAutospacing="1" w:line="240" w:lineRule="auto"/>
        <w:jc w:val="both"/>
      </w:pPr>
      <w:r>
        <w:t>Siram dengan bumbu kacang.</w:t>
      </w:r>
    </w:p>
    <w:p w:rsidR="00E9656D" w:rsidRDefault="00E9656D" w:rsidP="00E9656D">
      <w:pPr>
        <w:numPr>
          <w:ilvl w:val="0"/>
          <w:numId w:val="172"/>
        </w:numPr>
        <w:spacing w:before="100" w:beforeAutospacing="1" w:after="100" w:afterAutospacing="1" w:line="240" w:lineRule="auto"/>
        <w:jc w:val="both"/>
      </w:pPr>
      <w:r>
        <w:t>Tambahkan saus dan kecap jika suka.</w:t>
      </w:r>
    </w:p>
    <w:p w:rsidR="00E9656D" w:rsidRDefault="00E9656D" w:rsidP="00E9656D">
      <w:pPr>
        <w:spacing w:after="0"/>
        <w:jc w:val="both"/>
      </w:pPr>
      <w:r>
        <w:rPr>
          <w:b/>
          <w:bCs/>
          <w:color w:val="0000FF"/>
        </w:rPr>
        <w:t>Tips Membuat Siomay</w:t>
      </w:r>
      <w:r>
        <w:br/>
        <w:t>Gulung kol, caranya tiap ruas batang tengah dibuang, gulung kol sematkan lidi, tusuk gigi setelah matang buang tusuknya.</w:t>
      </w:r>
    </w:p>
    <w:p w:rsidR="00E9656D" w:rsidRDefault="00E9656D" w:rsidP="00E9656D">
      <w:pPr>
        <w:jc w:val="both"/>
      </w:pPr>
      <w:r>
        <w:t>Pare dipotong-potong, buang isinya lalu isi dengan isi siomay dan diratakan.</w:t>
      </w:r>
    </w:p>
    <w:p w:rsidR="00E9656D" w:rsidRDefault="00E9656D" w:rsidP="00E9656D">
      <w:pPr>
        <w:jc w:val="both"/>
      </w:pPr>
      <w:r>
        <w:t>Cara menggiling daging ayam bisa pakai cooper. Jika gak punya, ayam udang potong kecil-kecil dulu lalu cincang dengan pisau, sebentar saja sudah halus.</w:t>
      </w:r>
      <w:r>
        <w:br/>
      </w:r>
      <w:r>
        <w:br/>
        <w:t>Perhatikan pula ya bun tips diatas supaya memudahkan dan memberi garis besar cara membut siomay yang efektif. Intinya fokus melihat resep siomay ikan ini. Silahkan juga megambil intisari dari resep lainnya jika dirasa perlu.</w:t>
      </w:r>
    </w:p>
    <w:p w:rsidR="00E9656D" w:rsidRPr="00E9656D" w:rsidRDefault="00E9656D" w:rsidP="00E9656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9656D">
        <w:rPr>
          <w:rFonts w:ascii="Times New Roman" w:eastAsia="Times New Roman" w:hAnsi="Times New Roman" w:cs="Times New Roman"/>
          <w:b/>
          <w:bCs/>
          <w:kern w:val="36"/>
          <w:sz w:val="48"/>
          <w:szCs w:val="48"/>
        </w:rPr>
        <w:t xml:space="preserve">Bolu Zebra Kukus </w: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 3 orang   Waktu: 1 jam</w:t>
      </w:r>
    </w:p>
    <w:p w:rsidR="00E9656D" w:rsidRPr="00E9656D" w:rsidRDefault="00E9656D" w:rsidP="00E965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6EA951" wp14:editId="4E626C01">
            <wp:extent cx="3048000" cy="2286000"/>
            <wp:effectExtent l="0" t="0" r="0" b="0"/>
            <wp:docPr id="95" name="Picture 95" descr="W1siziisijiwmtqvmtevmdevmdkvntevmdkvnta5lzkzodcxmtczntfkodljzdyxzjvllmpwzyjdlfsiccisimnvbnzlcnqilcityxv0by1vcmllbnqgil0swyjwiiwidgh1bwiilcizmjb4il1d?sha=cd5197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9" descr="W1siziisijiwmtqvmtevmdevmdkvntevmdkvnta5lzkzodcxmtczntfkodljzdyxzjvllmpwzyjdlfsiccisimnvbnzlcnqilcityxv0by1vcmllbnqgil0swyjwiiwidgh1bwiilcizmjb4il1d?sha=cd51973a"/>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E9656D" w:rsidRPr="00E9656D" w:rsidRDefault="003A1107" w:rsidP="00E9656D">
      <w:pPr>
        <w:spacing w:after="0" w:line="240" w:lineRule="auto"/>
        <w:rPr>
          <w:rFonts w:ascii="Times New Roman" w:eastAsia="Times New Roman" w:hAnsi="Times New Roman" w:cs="Times New Roman"/>
          <w:sz w:val="24"/>
          <w:szCs w:val="24"/>
        </w:rPr>
      </w:pPr>
      <w:hyperlink r:id="rId365" w:history="1">
        <w:r w:rsidR="00E9656D" w:rsidRPr="00E9656D">
          <w:rPr>
            <w:rFonts w:ascii="Times New Roman" w:eastAsia="Times New Roman" w:hAnsi="Times New Roman" w:cs="Times New Roman"/>
            <w:color w:val="0000FF"/>
            <w:sz w:val="24"/>
            <w:szCs w:val="24"/>
            <w:u w:val="single"/>
          </w:rPr>
          <w:t xml:space="preserve">Simpan </w:t>
        </w:r>
        <w:r w:rsidR="00E9656D" w:rsidRPr="00E9656D">
          <w:rPr>
            <w:rFonts w:ascii="Times New Roman" w:eastAsia="Times New Roman" w:hAnsi="Times New Roman" w:cs="Times New Roman"/>
            <w:color w:val="0000FF"/>
            <w:sz w:val="24"/>
            <w:szCs w:val="24"/>
            <w:u w:val="single"/>
          </w:rPr>
          <w:br/>
          <w:t>resep ini</w:t>
        </w:r>
      </w:hyperlink>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Mau menyimpan resep ini? Cookmark sekarang!</w:t>
      </w:r>
    </w:p>
    <w:p w:rsidR="00E9656D" w:rsidRPr="00E9656D" w:rsidRDefault="003A1107" w:rsidP="00E9656D">
      <w:pPr>
        <w:spacing w:after="0" w:line="240" w:lineRule="auto"/>
        <w:rPr>
          <w:rFonts w:ascii="Times New Roman" w:eastAsia="Times New Roman" w:hAnsi="Times New Roman" w:cs="Times New Roman"/>
          <w:sz w:val="24"/>
          <w:szCs w:val="24"/>
        </w:rPr>
      </w:pPr>
      <w:hyperlink r:id="rId366" w:history="1">
        <w:r w:rsidR="00E9656D" w:rsidRPr="00E9656D">
          <w:rPr>
            <w:rFonts w:ascii="Times New Roman" w:eastAsia="Times New Roman" w:hAnsi="Times New Roman" w:cs="Times New Roman"/>
            <w:color w:val="0000FF"/>
            <w:sz w:val="24"/>
            <w:szCs w:val="24"/>
            <w:u w:val="single"/>
          </w:rPr>
          <w:t>Kirim Recook-mu</w:t>
        </w:r>
      </w:hyperlink>
    </w:p>
    <w:p w:rsidR="00E9656D" w:rsidRPr="00E9656D" w:rsidRDefault="00E9656D" w:rsidP="00E9656D">
      <w:pPr>
        <w:pBdr>
          <w:bottom w:val="single" w:sz="6" w:space="1" w:color="auto"/>
        </w:pBdr>
        <w:spacing w:after="0" w:line="240" w:lineRule="auto"/>
        <w:jc w:val="center"/>
        <w:rPr>
          <w:rFonts w:ascii="Arial" w:eastAsia="Times New Roman" w:hAnsi="Arial" w:cs="Arial"/>
          <w:vanish/>
          <w:sz w:val="16"/>
          <w:szCs w:val="16"/>
        </w:rPr>
      </w:pPr>
      <w:r w:rsidRPr="00E9656D">
        <w:rPr>
          <w:rFonts w:ascii="Arial" w:eastAsia="Times New Roman" w:hAnsi="Arial" w:cs="Arial"/>
          <w:vanish/>
          <w:sz w:val="16"/>
          <w:szCs w:val="16"/>
        </w:rPr>
        <w:lastRenderedPageBreak/>
        <w:t>Top of Form</w:t>
      </w:r>
    </w:p>
    <w:p w:rsidR="00E9656D" w:rsidRPr="00E9656D" w:rsidRDefault="00E9656D" w:rsidP="00E9656D">
      <w:pPr>
        <w:spacing w:after="0" w:line="240" w:lineRule="auto"/>
        <w:rPr>
          <w:rFonts w:ascii="Times New Roman" w:eastAsia="Times New Roman" w:hAnsi="Times New Roman" w:cs="Times New Roman"/>
          <w:vanish/>
          <w:sz w:val="24"/>
          <w:szCs w:val="24"/>
        </w:rPr>
      </w:pPr>
      <w:r w:rsidRPr="00E9656D">
        <w:rPr>
          <w:rFonts w:ascii="Times New Roman" w:eastAsia="Times New Roman" w:hAnsi="Times New Roman" w:cs="Times New Roman"/>
          <w:vanish/>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in;height:18pt" o:ole="">
            <v:imagedata r:id="rId367" o:title=""/>
          </v:shape>
          <w:control r:id="rId368" w:name="DefaultOcxName3" w:shapeid="_x0000_i1051"/>
        </w:objec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object w:dxaOrig="1440" w:dyaOrig="1440">
          <v:shape id="_x0000_i1054" type="#_x0000_t75" style="width:1in;height:18pt" o:ole="">
            <v:imagedata r:id="rId369" o:title=""/>
          </v:shape>
          <w:control r:id="rId370" w:name="DefaultOcxName11" w:shapeid="_x0000_i1054"/>
        </w:object>
      </w:r>
      <w:r w:rsidRPr="00E9656D">
        <w:rPr>
          <w:rFonts w:ascii="Times New Roman" w:eastAsia="Times New Roman" w:hAnsi="Times New Roman" w:cs="Times New Roman"/>
          <w:sz w:val="24"/>
          <w:szCs w:val="24"/>
        </w:rPr>
        <w:object w:dxaOrig="1440" w:dyaOrig="1440">
          <v:shape id="_x0000_i1057" type="#_x0000_t75" style="width:1in;height:18pt" o:ole="">
            <v:imagedata r:id="rId371" o:title=""/>
          </v:shape>
          <w:control r:id="rId372" w:name="DefaultOcxName21" w:shapeid="_x0000_i1057"/>
        </w:object>
      </w:r>
      <w:r w:rsidRPr="00E9656D">
        <w:rPr>
          <w:rFonts w:ascii="Times New Roman" w:eastAsia="Times New Roman" w:hAnsi="Times New Roman" w:cs="Times New Roman"/>
          <w:sz w:val="24"/>
          <w:szCs w:val="24"/>
        </w:rPr>
        <w:t xml:space="preserve">Print </w:t>
      </w:r>
      <w:r w:rsidRPr="00E9656D">
        <w:rPr>
          <w:rFonts w:ascii="Times New Roman" w:eastAsia="Times New Roman" w:hAnsi="Times New Roman" w:cs="Times New Roman"/>
          <w:sz w:val="24"/>
          <w:szCs w:val="24"/>
        </w:rPr>
        <w:br/>
        <w:t>resep ini</w:t>
      </w:r>
    </w:p>
    <w:p w:rsidR="00E9656D" w:rsidRPr="00E9656D" w:rsidRDefault="00E9656D" w:rsidP="00E9656D">
      <w:pPr>
        <w:pBdr>
          <w:top w:val="single" w:sz="6" w:space="1" w:color="auto"/>
        </w:pBdr>
        <w:spacing w:after="0" w:line="240" w:lineRule="auto"/>
        <w:jc w:val="center"/>
        <w:rPr>
          <w:rFonts w:ascii="Arial" w:eastAsia="Times New Roman" w:hAnsi="Arial" w:cs="Arial"/>
          <w:vanish/>
          <w:sz w:val="16"/>
          <w:szCs w:val="16"/>
        </w:rPr>
      </w:pPr>
      <w:r w:rsidRPr="00E9656D">
        <w:rPr>
          <w:rFonts w:ascii="Arial" w:eastAsia="Times New Roman" w:hAnsi="Arial" w:cs="Arial"/>
          <w:vanish/>
          <w:sz w:val="16"/>
          <w:szCs w:val="16"/>
        </w:rPr>
        <w:t>Bottom of Form</w:t>
      </w:r>
    </w:p>
    <w:p w:rsidR="00E9656D" w:rsidRPr="00E9656D" w:rsidRDefault="00E9656D" w:rsidP="00E9656D">
      <w:pPr>
        <w:spacing w:before="100" w:beforeAutospacing="1" w:after="100" w:afterAutospacing="1" w:line="240" w:lineRule="auto"/>
        <w:outlineLvl w:val="2"/>
        <w:rPr>
          <w:rFonts w:ascii="Times New Roman" w:eastAsia="Times New Roman" w:hAnsi="Times New Roman" w:cs="Times New Roman"/>
          <w:b/>
          <w:bCs/>
          <w:sz w:val="27"/>
          <w:szCs w:val="27"/>
        </w:rPr>
      </w:pPr>
      <w:r w:rsidRPr="00E9656D">
        <w:rPr>
          <w:rFonts w:ascii="Times New Roman" w:eastAsia="Times New Roman" w:hAnsi="Times New Roman" w:cs="Times New Roman"/>
          <w:b/>
          <w:bCs/>
          <w:sz w:val="27"/>
          <w:szCs w:val="27"/>
        </w:rPr>
        <w:t>Cerita di balik resep ini</w: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Hmmm.. Udh lama gakk bikin cake ini,skali bikin langsung ludes ... :D</w:t>
      </w:r>
    </w:p>
    <w:p w:rsidR="00E9656D" w:rsidRPr="00E9656D" w:rsidRDefault="003A1107" w:rsidP="00E965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0" style="width:0;height:1.5pt" o:hralign="center" o:hrstd="t" o:hr="t" fillcolor="#a0a0a0" stroked="f"/>
        </w:pict>
      </w:r>
    </w:p>
    <w:p w:rsidR="00E9656D" w:rsidRPr="00E9656D" w:rsidRDefault="00E9656D" w:rsidP="00E9656D">
      <w:pPr>
        <w:spacing w:before="100" w:beforeAutospacing="1" w:after="100" w:afterAutospacing="1" w:line="240" w:lineRule="auto"/>
        <w:outlineLvl w:val="1"/>
        <w:rPr>
          <w:rFonts w:ascii="Times New Roman" w:eastAsia="Times New Roman" w:hAnsi="Times New Roman" w:cs="Times New Roman"/>
          <w:b/>
          <w:bCs/>
          <w:sz w:val="36"/>
          <w:szCs w:val="36"/>
        </w:rPr>
      </w:pPr>
      <w:r w:rsidRPr="00E9656D">
        <w:rPr>
          <w:rFonts w:ascii="Times New Roman" w:eastAsia="Times New Roman" w:hAnsi="Times New Roman" w:cs="Times New Roman"/>
          <w:b/>
          <w:bCs/>
          <w:sz w:val="36"/>
          <w:szCs w:val="36"/>
        </w:rPr>
        <w:t>Tips untuk resep ini</w: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:9</w:t>
      </w:r>
    </w:p>
    <w:p w:rsidR="00E9656D" w:rsidRPr="00E9656D" w:rsidRDefault="003A1107" w:rsidP="00E965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1" style="width:0;height:1.5pt" o:hralign="center" o:hrstd="t" o:hr="t" fillcolor="#a0a0a0" stroked="f"/>
        </w:pict>
      </w:r>
    </w:p>
    <w:p w:rsidR="00E9656D" w:rsidRPr="00E9656D" w:rsidRDefault="00E9656D" w:rsidP="00E9656D">
      <w:pPr>
        <w:spacing w:before="100" w:beforeAutospacing="1" w:after="100" w:afterAutospacing="1" w:line="240" w:lineRule="auto"/>
        <w:outlineLvl w:val="1"/>
        <w:rPr>
          <w:rFonts w:ascii="Times New Roman" w:eastAsia="Times New Roman" w:hAnsi="Times New Roman" w:cs="Times New Roman"/>
          <w:b/>
          <w:bCs/>
          <w:sz w:val="36"/>
          <w:szCs w:val="36"/>
        </w:rPr>
      </w:pPr>
      <w:r w:rsidRPr="00E9656D">
        <w:rPr>
          <w:rFonts w:ascii="Times New Roman" w:eastAsia="Times New Roman" w:hAnsi="Times New Roman" w:cs="Times New Roman"/>
          <w:b/>
          <w:bCs/>
          <w:sz w:val="36"/>
          <w:szCs w:val="36"/>
        </w:rPr>
        <w:t>Kategori</w:t>
      </w:r>
    </w:p>
    <w:p w:rsidR="00E9656D" w:rsidRPr="00E9656D" w:rsidRDefault="003A1107" w:rsidP="00E9656D">
      <w:pPr>
        <w:numPr>
          <w:ilvl w:val="0"/>
          <w:numId w:val="173"/>
        </w:numPr>
        <w:spacing w:before="100" w:beforeAutospacing="1" w:after="100" w:afterAutospacing="1" w:line="240" w:lineRule="auto"/>
        <w:rPr>
          <w:rFonts w:ascii="Times New Roman" w:eastAsia="Times New Roman" w:hAnsi="Times New Roman" w:cs="Times New Roman"/>
          <w:sz w:val="24"/>
          <w:szCs w:val="24"/>
        </w:rPr>
      </w:pPr>
      <w:hyperlink r:id="rId373" w:history="1">
        <w:r w:rsidR="00E9656D" w:rsidRPr="00E9656D">
          <w:rPr>
            <w:rFonts w:ascii="Times New Roman" w:eastAsia="Times New Roman" w:hAnsi="Times New Roman" w:cs="Times New Roman"/>
            <w:color w:val="0000FF"/>
            <w:sz w:val="24"/>
            <w:szCs w:val="24"/>
            <w:u w:val="single"/>
          </w:rPr>
          <w:t>Kue</w:t>
        </w:r>
      </w:hyperlink>
      <w:r w:rsidR="00E9656D" w:rsidRPr="00E9656D">
        <w:rPr>
          <w:rFonts w:ascii="Times New Roman" w:eastAsia="Times New Roman" w:hAnsi="Times New Roman" w:cs="Times New Roman"/>
          <w:sz w:val="24"/>
          <w:szCs w:val="24"/>
        </w:rPr>
        <w:t xml:space="preserve"> &gt; </w:t>
      </w:r>
      <w:hyperlink r:id="rId374" w:history="1">
        <w:r w:rsidR="00E9656D" w:rsidRPr="00E9656D">
          <w:rPr>
            <w:rFonts w:ascii="Times New Roman" w:eastAsia="Times New Roman" w:hAnsi="Times New Roman" w:cs="Times New Roman"/>
            <w:color w:val="0000FF"/>
            <w:sz w:val="24"/>
            <w:szCs w:val="24"/>
            <w:u w:val="single"/>
          </w:rPr>
          <w:t>Cake</w:t>
        </w:r>
      </w:hyperlink>
      <w:r w:rsidR="00E9656D" w:rsidRPr="00E9656D">
        <w:rPr>
          <w:rFonts w:ascii="Times New Roman" w:eastAsia="Times New Roman" w:hAnsi="Times New Roman" w:cs="Times New Roman"/>
          <w:sz w:val="24"/>
          <w:szCs w:val="24"/>
        </w:rPr>
        <w:t xml:space="preserve"> &gt; </w:t>
      </w:r>
      <w:hyperlink r:id="rId375" w:history="1">
        <w:r w:rsidR="00E9656D" w:rsidRPr="00E9656D">
          <w:rPr>
            <w:rFonts w:ascii="Times New Roman" w:eastAsia="Times New Roman" w:hAnsi="Times New Roman" w:cs="Times New Roman"/>
            <w:color w:val="0000FF"/>
            <w:sz w:val="24"/>
            <w:szCs w:val="24"/>
            <w:u w:val="single"/>
          </w:rPr>
          <w:t>Kue Bolu</w:t>
        </w:r>
      </w:hyperlink>
    </w:p>
    <w:p w:rsidR="00E9656D" w:rsidRPr="00E9656D" w:rsidRDefault="003A1107" w:rsidP="00E965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2" style="width:0;height:1.5pt" o:hralign="center" o:hrstd="t" o:hr="t" fillcolor="#a0a0a0" stroked="f"/>
        </w:pict>
      </w:r>
    </w:p>
    <w:p w:rsidR="00E9656D" w:rsidRPr="00E9656D" w:rsidRDefault="00E9656D" w:rsidP="00E9656D">
      <w:pPr>
        <w:spacing w:before="100" w:beforeAutospacing="1" w:after="100" w:afterAutospacing="1" w:line="240" w:lineRule="auto"/>
        <w:outlineLvl w:val="1"/>
        <w:rPr>
          <w:rFonts w:ascii="Times New Roman" w:eastAsia="Times New Roman" w:hAnsi="Times New Roman" w:cs="Times New Roman"/>
          <w:b/>
          <w:bCs/>
          <w:sz w:val="36"/>
          <w:szCs w:val="36"/>
        </w:rPr>
      </w:pPr>
      <w:r w:rsidRPr="00E9656D">
        <w:rPr>
          <w:rFonts w:ascii="Times New Roman" w:eastAsia="Times New Roman" w:hAnsi="Times New Roman" w:cs="Times New Roman"/>
          <w:b/>
          <w:bCs/>
          <w:sz w:val="36"/>
          <w:szCs w:val="36"/>
        </w:rPr>
        <w:t>Pencarian terkait</w:t>
      </w:r>
    </w:p>
    <w:p w:rsidR="00E9656D" w:rsidRPr="00E9656D" w:rsidRDefault="003A1107" w:rsidP="00E9656D">
      <w:pPr>
        <w:spacing w:after="0" w:line="240" w:lineRule="auto"/>
        <w:rPr>
          <w:rFonts w:ascii="Times New Roman" w:eastAsia="Times New Roman" w:hAnsi="Times New Roman" w:cs="Times New Roman"/>
          <w:sz w:val="24"/>
          <w:szCs w:val="24"/>
        </w:rPr>
      </w:pPr>
      <w:hyperlink r:id="rId376" w:history="1">
        <w:r w:rsidR="00E9656D" w:rsidRPr="00E9656D">
          <w:rPr>
            <w:rFonts w:ascii="Times New Roman" w:eastAsia="Times New Roman" w:hAnsi="Times New Roman" w:cs="Times New Roman"/>
            <w:color w:val="0000FF"/>
            <w:sz w:val="24"/>
            <w:szCs w:val="24"/>
            <w:u w:val="single"/>
          </w:rPr>
          <w:t>telur</w:t>
        </w:r>
      </w:hyperlink>
      <w:r w:rsidR="00E9656D" w:rsidRPr="00E9656D">
        <w:rPr>
          <w:rFonts w:ascii="Times New Roman" w:eastAsia="Times New Roman" w:hAnsi="Times New Roman" w:cs="Times New Roman"/>
          <w:sz w:val="24"/>
          <w:szCs w:val="24"/>
        </w:rPr>
        <w:t xml:space="preserve">, </w:t>
      </w:r>
      <w:hyperlink r:id="rId377" w:history="1">
        <w:r w:rsidR="00E9656D" w:rsidRPr="00E9656D">
          <w:rPr>
            <w:rFonts w:ascii="Times New Roman" w:eastAsia="Times New Roman" w:hAnsi="Times New Roman" w:cs="Times New Roman"/>
            <w:color w:val="0000FF"/>
            <w:sz w:val="24"/>
            <w:szCs w:val="24"/>
            <w:u w:val="single"/>
          </w:rPr>
          <w:t>gula</w:t>
        </w:r>
      </w:hyperlink>
      <w:r w:rsidR="00E9656D" w:rsidRPr="00E9656D">
        <w:rPr>
          <w:rFonts w:ascii="Times New Roman" w:eastAsia="Times New Roman" w:hAnsi="Times New Roman" w:cs="Times New Roman"/>
          <w:sz w:val="24"/>
          <w:szCs w:val="24"/>
        </w:rPr>
        <w:t xml:space="preserve">, </w:t>
      </w:r>
      <w:hyperlink r:id="rId378" w:history="1">
        <w:r w:rsidR="00E9656D" w:rsidRPr="00E9656D">
          <w:rPr>
            <w:rFonts w:ascii="Times New Roman" w:eastAsia="Times New Roman" w:hAnsi="Times New Roman" w:cs="Times New Roman"/>
            <w:color w:val="0000FF"/>
            <w:sz w:val="24"/>
            <w:szCs w:val="24"/>
            <w:u w:val="single"/>
          </w:rPr>
          <w:t>terigu</w:t>
        </w:r>
      </w:hyperlink>
      <w:r w:rsidR="00E9656D" w:rsidRPr="00E9656D">
        <w:rPr>
          <w:rFonts w:ascii="Times New Roman" w:eastAsia="Times New Roman" w:hAnsi="Times New Roman" w:cs="Times New Roman"/>
          <w:sz w:val="24"/>
          <w:szCs w:val="24"/>
        </w:rPr>
        <w:t xml:space="preserve">, </w:t>
      </w:r>
      <w:hyperlink r:id="rId379" w:history="1">
        <w:r w:rsidR="00E9656D" w:rsidRPr="00E9656D">
          <w:rPr>
            <w:rFonts w:ascii="Times New Roman" w:eastAsia="Times New Roman" w:hAnsi="Times New Roman" w:cs="Times New Roman"/>
            <w:color w:val="0000FF"/>
            <w:sz w:val="24"/>
            <w:szCs w:val="24"/>
            <w:u w:val="single"/>
          </w:rPr>
          <w:t>coklat bubuk</w:t>
        </w:r>
      </w:hyperlink>
    </w:p>
    <w:p w:rsidR="00E9656D" w:rsidRPr="00E9656D" w:rsidRDefault="003A1107" w:rsidP="00E965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3" style="width:0;height:1.5pt" o:hralign="center" o:hrstd="t" o:hr="t" fillcolor="#a0a0a0" stroked="f"/>
        </w:pict>
      </w:r>
    </w:p>
    <w:p w:rsidR="00E9656D" w:rsidRPr="00E9656D" w:rsidRDefault="00E9656D" w:rsidP="00E9656D">
      <w:pPr>
        <w:spacing w:before="100" w:beforeAutospacing="1" w:after="100" w:afterAutospacing="1" w:line="240" w:lineRule="auto"/>
        <w:outlineLvl w:val="1"/>
        <w:rPr>
          <w:rFonts w:ascii="Times New Roman" w:eastAsia="Times New Roman" w:hAnsi="Times New Roman" w:cs="Times New Roman"/>
          <w:b/>
          <w:bCs/>
          <w:sz w:val="36"/>
          <w:szCs w:val="36"/>
        </w:rPr>
      </w:pPr>
      <w:r w:rsidRPr="00E9656D">
        <w:rPr>
          <w:rFonts w:ascii="Times New Roman" w:eastAsia="Times New Roman" w:hAnsi="Times New Roman" w:cs="Times New Roman"/>
          <w:b/>
          <w:bCs/>
          <w:sz w:val="36"/>
          <w:szCs w:val="36"/>
        </w:rPr>
        <w:t>Terinspirasi dari resep ini?</w:t>
      </w:r>
    </w:p>
    <w:p w:rsidR="00E9656D" w:rsidRPr="00E9656D" w:rsidRDefault="00E9656D" w:rsidP="00E965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1EC713E8" wp14:editId="56536221">
            <wp:extent cx="2238375" cy="304800"/>
            <wp:effectExtent l="0" t="0" r="9525" b="0"/>
            <wp:docPr id="94" name="Picture 94" descr="Ask to create recip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4" descr="Ask to create recipe">
                      <a:hlinkClick r:id="rId27"/>
                    </pic:cNvPr>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2238375" cy="304800"/>
                    </a:xfrm>
                    <a:prstGeom prst="rect">
                      <a:avLst/>
                    </a:prstGeom>
                    <a:noFill/>
                    <a:ln>
                      <a:noFill/>
                    </a:ln>
                  </pic:spPr>
                </pic:pic>
              </a:graphicData>
            </a:graphic>
          </wp:inline>
        </w:drawing>
      </w:r>
    </w:p>
    <w:p w:rsidR="00E9656D" w:rsidRPr="00E9656D" w:rsidRDefault="00E9656D" w:rsidP="00E965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57E86454" wp14:editId="095DCA47">
            <wp:extent cx="1905000" cy="1905000"/>
            <wp:effectExtent l="0" t="0" r="0" b="0"/>
            <wp:docPr id="93" name="Picture 93" descr="W1siziisijiwmtqvmtavmjgvmdgvmtkvmtuvndg4lzbhm2i0mwexmzjhntvkodm1zjiylmpwzyjdlfsiccisimnvbnzlcnqilcityxv0by1vcmllbnqgil0swyjwiiwidgh1bwiilciymdb4mjawiyjdxq?sha=70e5eb60">
              <a:hlinkClick xmlns:a="http://schemas.openxmlformats.org/drawingml/2006/main" r:id="rId3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5" descr="W1siziisijiwmtqvmtavmjgvmdgvmtkvmtuvndg4lzbhm2i0mwexmzjhntvkodm1zjiylmpwzyjdlfsiccisimnvbnzlcnqilcityxv0by1vcmllbnqgil0swyjwiiwidgh1bwiilciymdb4mjawiyjdxq?sha=70e5eb60">
                      <a:hlinkClick r:id="rId381"/>
                    </pic:cNvPr>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dari Dapurnya</w:t>
      </w:r>
      <w:hyperlink r:id="rId383" w:history="1">
        <w:r w:rsidRPr="00E9656D">
          <w:rPr>
            <w:rFonts w:ascii="Times New Roman" w:eastAsia="Times New Roman" w:hAnsi="Times New Roman" w:cs="Times New Roman"/>
            <w:color w:val="0000FF"/>
            <w:sz w:val="24"/>
            <w:szCs w:val="24"/>
            <w:u w:val="single"/>
          </w:rPr>
          <w:t>imel</w:t>
        </w:r>
      </w:hyperlink>
    </w:p>
    <w:p w:rsidR="00E9656D" w:rsidRPr="00E9656D" w:rsidRDefault="003A1107" w:rsidP="00E965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4" style="width:0;height:1.5pt" o:hralign="center" o:hrstd="t" o:hr="t" fillcolor="#a0a0a0" stroked="f"/>
        </w:pict>
      </w:r>
    </w:p>
    <w:p w:rsidR="00E9656D" w:rsidRPr="00E9656D" w:rsidRDefault="00E9656D" w:rsidP="00E9656D">
      <w:pPr>
        <w:spacing w:before="100" w:beforeAutospacing="1" w:after="100" w:afterAutospacing="1" w:line="240" w:lineRule="auto"/>
        <w:outlineLvl w:val="1"/>
        <w:rPr>
          <w:rFonts w:ascii="Times New Roman" w:eastAsia="Times New Roman" w:hAnsi="Times New Roman" w:cs="Times New Roman"/>
          <w:b/>
          <w:bCs/>
          <w:sz w:val="36"/>
          <w:szCs w:val="36"/>
        </w:rPr>
      </w:pPr>
      <w:r w:rsidRPr="00E9656D">
        <w:rPr>
          <w:rFonts w:ascii="Times New Roman" w:eastAsia="Times New Roman" w:hAnsi="Times New Roman" w:cs="Times New Roman"/>
          <w:b/>
          <w:bCs/>
          <w:sz w:val="36"/>
          <w:szCs w:val="36"/>
        </w:rPr>
        <w:t>Bahan-bahan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1635"/>
      </w:tblGrid>
      <w:tr w:rsidR="00E9656D" w:rsidRPr="00E9656D" w:rsidTr="00E9656D">
        <w:trPr>
          <w:tblCellSpacing w:w="15" w:type="dxa"/>
        </w:trPr>
        <w:tc>
          <w:tcPr>
            <w:tcW w:w="0" w:type="auto"/>
            <w:vAlign w:val="center"/>
            <w:hideMark/>
          </w:tcPr>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lastRenderedPageBreak/>
              <w:t>telur</w:t>
            </w:r>
          </w:p>
        </w:tc>
        <w:tc>
          <w:tcPr>
            <w:tcW w:w="0" w:type="auto"/>
            <w:vAlign w:val="center"/>
            <w:hideMark/>
          </w:tcPr>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5 butir</w:t>
            </w:r>
          </w:p>
        </w:tc>
      </w:tr>
      <w:tr w:rsidR="00E9656D" w:rsidRPr="00E9656D" w:rsidTr="00E9656D">
        <w:trPr>
          <w:tblCellSpacing w:w="15" w:type="dxa"/>
        </w:trPr>
        <w:tc>
          <w:tcPr>
            <w:tcW w:w="0" w:type="auto"/>
            <w:vAlign w:val="center"/>
            <w:hideMark/>
          </w:tcPr>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gula</w:t>
            </w:r>
          </w:p>
        </w:tc>
        <w:tc>
          <w:tcPr>
            <w:tcW w:w="0" w:type="auto"/>
            <w:vAlign w:val="center"/>
            <w:hideMark/>
          </w:tcPr>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300 gram</w:t>
            </w:r>
          </w:p>
        </w:tc>
      </w:tr>
      <w:tr w:rsidR="00E9656D" w:rsidRPr="00E9656D" w:rsidTr="00E9656D">
        <w:trPr>
          <w:tblCellSpacing w:w="15" w:type="dxa"/>
        </w:trPr>
        <w:tc>
          <w:tcPr>
            <w:tcW w:w="0" w:type="auto"/>
            <w:vAlign w:val="center"/>
            <w:hideMark/>
          </w:tcPr>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SP / TBM</w:t>
            </w:r>
          </w:p>
        </w:tc>
        <w:tc>
          <w:tcPr>
            <w:tcW w:w="0" w:type="auto"/>
            <w:vAlign w:val="center"/>
            <w:hideMark/>
          </w:tcPr>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1 sendok makan</w:t>
            </w:r>
          </w:p>
        </w:tc>
      </w:tr>
      <w:tr w:rsidR="00E9656D" w:rsidRPr="00E9656D" w:rsidTr="00E9656D">
        <w:trPr>
          <w:tblCellSpacing w:w="15" w:type="dxa"/>
        </w:trPr>
        <w:tc>
          <w:tcPr>
            <w:tcW w:w="0" w:type="auto"/>
            <w:vAlign w:val="center"/>
            <w:hideMark/>
          </w:tcPr>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terigu</w:t>
            </w:r>
          </w:p>
        </w:tc>
        <w:tc>
          <w:tcPr>
            <w:tcW w:w="0" w:type="auto"/>
            <w:vAlign w:val="center"/>
            <w:hideMark/>
          </w:tcPr>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300 gram</w:t>
            </w:r>
          </w:p>
        </w:tc>
      </w:tr>
      <w:tr w:rsidR="00E9656D" w:rsidRPr="00E9656D" w:rsidTr="00E9656D">
        <w:trPr>
          <w:tblCellSpacing w:w="15" w:type="dxa"/>
        </w:trPr>
        <w:tc>
          <w:tcPr>
            <w:tcW w:w="0" w:type="auto"/>
            <w:vAlign w:val="center"/>
            <w:hideMark/>
          </w:tcPr>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susu/santan</w:t>
            </w:r>
          </w:p>
        </w:tc>
        <w:tc>
          <w:tcPr>
            <w:tcW w:w="0" w:type="auto"/>
            <w:vAlign w:val="center"/>
            <w:hideMark/>
          </w:tcPr>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200 cc</w:t>
            </w:r>
          </w:p>
        </w:tc>
      </w:tr>
      <w:tr w:rsidR="00E9656D" w:rsidRPr="00E9656D" w:rsidTr="00E9656D">
        <w:trPr>
          <w:tblCellSpacing w:w="15" w:type="dxa"/>
        </w:trPr>
        <w:tc>
          <w:tcPr>
            <w:tcW w:w="0" w:type="auto"/>
            <w:vAlign w:val="center"/>
            <w:hideMark/>
          </w:tcPr>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coklat bubuk</w:t>
            </w:r>
          </w:p>
        </w:tc>
        <w:tc>
          <w:tcPr>
            <w:tcW w:w="0" w:type="auto"/>
            <w:vAlign w:val="center"/>
            <w:hideMark/>
          </w:tcPr>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1 sendok makan</w:t>
            </w:r>
          </w:p>
        </w:tc>
      </w:tr>
      <w:tr w:rsidR="00E9656D" w:rsidRPr="00E9656D" w:rsidTr="00E9656D">
        <w:trPr>
          <w:tblCellSpacing w:w="15" w:type="dxa"/>
        </w:trPr>
        <w:tc>
          <w:tcPr>
            <w:tcW w:w="0" w:type="auto"/>
            <w:vAlign w:val="center"/>
            <w:hideMark/>
          </w:tcPr>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garam</w:t>
            </w:r>
          </w:p>
        </w:tc>
        <w:tc>
          <w:tcPr>
            <w:tcW w:w="0" w:type="auto"/>
            <w:vAlign w:val="center"/>
            <w:hideMark/>
          </w:tcPr>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secukupnya</w:t>
            </w:r>
          </w:p>
        </w:tc>
      </w:tr>
    </w:tbl>
    <w:p w:rsidR="00E9656D" w:rsidRPr="00E9656D" w:rsidRDefault="003A1107" w:rsidP="00E965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5" style="width:0;height:1.5pt" o:hralign="center" o:hrstd="t" o:hr="t" fillcolor="#a0a0a0" stroked="f"/>
        </w:pict>
      </w:r>
    </w:p>
    <w:p w:rsidR="00E9656D" w:rsidRPr="00E9656D" w:rsidRDefault="00E9656D" w:rsidP="00E9656D">
      <w:pPr>
        <w:spacing w:before="100" w:beforeAutospacing="1" w:after="100" w:afterAutospacing="1" w:line="240" w:lineRule="auto"/>
        <w:outlineLvl w:val="1"/>
        <w:rPr>
          <w:rFonts w:ascii="Times New Roman" w:eastAsia="Times New Roman" w:hAnsi="Times New Roman" w:cs="Times New Roman"/>
          <w:b/>
          <w:bCs/>
          <w:sz w:val="36"/>
          <w:szCs w:val="36"/>
        </w:rPr>
      </w:pPr>
      <w:r w:rsidRPr="00E9656D">
        <w:rPr>
          <w:rFonts w:ascii="Times New Roman" w:eastAsia="Times New Roman" w:hAnsi="Times New Roman" w:cs="Times New Roman"/>
          <w:b/>
          <w:bCs/>
          <w:sz w:val="36"/>
          <w:szCs w:val="36"/>
        </w:rPr>
        <w:t>Cara membuat</w: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1</w: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telur, gula, sp dikocok sampai mengembang</w:t>
      </w:r>
    </w:p>
    <w:p w:rsidR="00E9656D" w:rsidRPr="00E9656D" w:rsidRDefault="003A1107" w:rsidP="00E965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6" style="width:0;height:1.5pt" o:hralign="center" o:hrstd="t" o:hr="t" fillcolor="#a0a0a0" stroked="f"/>
        </w:pic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2</w: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masukan susu/santan bergantian dengan terigu sedikit demi sedikit secara bergantian, dikocok sampai tercampur betul. kalau pake mikser turunin di speed rendah.</w:t>
      </w:r>
    </w:p>
    <w:p w:rsidR="00E9656D" w:rsidRPr="00E9656D" w:rsidRDefault="003A1107" w:rsidP="00E965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7" style="width:0;height:1.5pt" o:hralign="center" o:hrstd="t" o:hr="t" fillcolor="#a0a0a0" stroked="f"/>
        </w:pic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3</w: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bagi adonan menjadi 2 bagian, yang satu bagian beri coklat bubuk</w:t>
      </w:r>
    </w:p>
    <w:p w:rsidR="00E9656D" w:rsidRPr="00E9656D" w:rsidRDefault="003A1107" w:rsidP="00E965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8" style="width:0;height:1.5pt" o:hralign="center" o:hrstd="t" o:hr="t" fillcolor="#a0a0a0" stroked="f"/>
        </w:pic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4</w: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siapkan loyang. masukkan 1 sendok sayur adonan putih tepat ditengah loyang. masukan lagi 1 sendok sayur adonan coklat diatas adonan putih tadi,.</w:t>
      </w:r>
    </w:p>
    <w:p w:rsidR="00E9656D" w:rsidRPr="00E9656D" w:rsidRDefault="003A1107" w:rsidP="00E965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9" style="width:0;height:1.5pt" o:hralign="center" o:hrstd="t" o:hr="t" fillcolor="#a0a0a0" stroked="f"/>
        </w:pic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5</w:t>
      </w:r>
    </w:p>
    <w:p w:rsidR="00E9656D" w:rsidRPr="00E9656D" w:rsidRDefault="00E9656D" w:rsidP="00E9656D">
      <w:pPr>
        <w:spacing w:after="0" w:line="240" w:lineRule="auto"/>
        <w:rPr>
          <w:rFonts w:ascii="Times New Roman" w:eastAsia="Times New Roman" w:hAnsi="Times New Roman" w:cs="Times New Roman"/>
          <w:sz w:val="24"/>
          <w:szCs w:val="24"/>
        </w:rPr>
      </w:pPr>
      <w:r w:rsidRPr="00E9656D">
        <w:rPr>
          <w:rFonts w:ascii="Times New Roman" w:eastAsia="Times New Roman" w:hAnsi="Times New Roman" w:cs="Times New Roman"/>
          <w:sz w:val="24"/>
          <w:szCs w:val="24"/>
        </w:rPr>
        <w:t>masukan lagi adonan coklat diatas adonan putih. lakukan sampai adonan habis kukus sampai matang kurang lebih 30 menit memakai api sedang</w:t>
      </w:r>
    </w:p>
    <w:p w:rsidR="00E30B8B" w:rsidRDefault="00E30B8B" w:rsidP="00E30B8B"/>
    <w:p w:rsidR="00E9656D" w:rsidRDefault="003A1107" w:rsidP="00E9656D">
      <w:pPr>
        <w:pStyle w:val="Heading1"/>
      </w:pPr>
      <w:hyperlink r:id="rId384" w:tooltip="Bolu Kukus Gula Merah" w:history="1">
        <w:r w:rsidR="00E9656D">
          <w:rPr>
            <w:rStyle w:val="Hyperlink"/>
          </w:rPr>
          <w:t>Bolu Kukus Gula Merah</w:t>
        </w:r>
      </w:hyperlink>
      <w:r w:rsidR="00E9656D">
        <w:t xml:space="preserve"> </w:t>
      </w:r>
    </w:p>
    <w:p w:rsidR="00E9656D" w:rsidRDefault="00E9656D" w:rsidP="00E9656D">
      <w:pPr>
        <w:spacing w:after="0"/>
        <w:jc w:val="center"/>
        <w:rPr>
          <w:ins w:id="889" w:author="Unknown"/>
        </w:rPr>
      </w:pPr>
      <w:r>
        <w:rPr>
          <w:noProof/>
          <w:color w:val="0000FF"/>
        </w:rPr>
        <w:lastRenderedPageBreak/>
        <w:drawing>
          <wp:inline distT="0" distB="0" distL="0" distR="0">
            <wp:extent cx="3048000" cy="3048000"/>
            <wp:effectExtent l="0" t="0" r="0" b="0"/>
            <wp:docPr id="96" name="Picture 96" descr="http://1.bp.blogspot.com/-9icYaOv2ig8/Uj6Z2WtmKWI/AAAAAAAAAW0/SWsfNOM0__s/s1600/544557_619073868114446_1126248200_n.jpg">
              <a:hlinkClick xmlns:a="http://schemas.openxmlformats.org/drawingml/2006/main" r:id="rId3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2" descr="http://1.bp.blogspot.com/-9icYaOv2ig8/Uj6Z2WtmKWI/AAAAAAAAAW0/SWsfNOM0__s/s1600/544557_619073868114446_1126248200_n.jpg">
                      <a:hlinkClick r:id="rId385"/>
                    </pic:cNvPr>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9656D" w:rsidRDefault="00E9656D" w:rsidP="00E9656D">
      <w:pPr>
        <w:rPr>
          <w:ins w:id="890" w:author="Unknown"/>
        </w:rPr>
      </w:pPr>
      <w:ins w:id="891" w:author="Unknown">
        <w:r>
          <w:rPr>
            <w:rStyle w:val="hascaption"/>
          </w:rPr>
          <w:t>Yang ini adalah resep Bolu Kukus Gula  Merah</w:t>
        </w:r>
        <w:r>
          <w:br/>
        </w:r>
        <w:r>
          <w:br/>
        </w:r>
        <w:r>
          <w:rPr>
            <w:rStyle w:val="textexposedshow"/>
          </w:rPr>
          <w:t>Bahan :</w:t>
        </w:r>
        <w:r>
          <w:br/>
        </w:r>
        <w:r>
          <w:br/>
        </w:r>
        <w:r>
          <w:rPr>
            <w:rStyle w:val="textexposedshow"/>
          </w:rPr>
          <w:t>200 gr gula merah</w:t>
        </w:r>
        <w:r>
          <w:br/>
        </w:r>
        <w:r>
          <w:rPr>
            <w:rStyle w:val="textexposedshow"/>
          </w:rPr>
          <w:t>200 ml air</w:t>
        </w:r>
        <w:r>
          <w:br/>
        </w:r>
        <w:r>
          <w:rPr>
            <w:rStyle w:val="textexposedshow"/>
          </w:rPr>
          <w:t>1 butir telur ayam</w:t>
        </w:r>
        <w:r>
          <w:br/>
        </w:r>
        <w:r>
          <w:rPr>
            <w:rStyle w:val="textexposedshow"/>
          </w:rPr>
          <w:t>2 sdm gula pasir</w:t>
        </w:r>
        <w:r>
          <w:br/>
        </w:r>
        <w:r>
          <w:rPr>
            <w:rStyle w:val="textexposedshow"/>
          </w:rPr>
          <w:t>1/4 sdt garam</w:t>
        </w:r>
        <w:r>
          <w:br/>
        </w:r>
        <w:r>
          <w:rPr>
            <w:rStyle w:val="textexposedshow"/>
          </w:rPr>
          <w:t>1/2 sdt soda kue</w:t>
        </w:r>
        <w:r>
          <w:br/>
        </w:r>
        <w:r>
          <w:rPr>
            <w:rStyle w:val="textexposedshow"/>
          </w:rPr>
          <w:t>1/2 sdt baking powder</w:t>
        </w:r>
        <w:r>
          <w:br/>
        </w:r>
        <w:r>
          <w:rPr>
            <w:rStyle w:val="textexposedshow"/>
          </w:rPr>
          <w:t>250 gr tepung terigu protein sedang</w:t>
        </w:r>
        <w:r>
          <w:br/>
        </w:r>
        <w:r>
          <w:rPr>
            <w:rStyle w:val="textexposedshow"/>
          </w:rPr>
          <w:t>125 ml minyak goreng</w:t>
        </w:r>
        <w:r>
          <w:br/>
        </w:r>
        <w:r>
          <w:br/>
        </w:r>
        <w:r>
          <w:rPr>
            <w:rStyle w:val="textexposedshow"/>
          </w:rPr>
          <w:t>Cara membuat :</w:t>
        </w:r>
        <w:r>
          <w:br/>
        </w:r>
        <w:r>
          <w:br/>
        </w:r>
        <w:r>
          <w:rPr>
            <w:rStyle w:val="textexposedshow"/>
          </w:rPr>
          <w:t>Rebus gula merah dan air sampai gula menjadi larut. Angkat dari api dan dinginkan. Saring dan ukur sebanyak 275 ml.</w:t>
        </w:r>
        <w:r>
          <w:br/>
        </w:r>
        <w:r>
          <w:rPr>
            <w:rStyle w:val="textexposedshow"/>
          </w:rPr>
          <w:t>Alasi cetakan bolu kukus atau cupcake dengan kertas. Panaskan kukusan.</w:t>
        </w:r>
        <w:r>
          <w:br/>
        </w:r>
        <w:r>
          <w:rPr>
            <w:rStyle w:val="textexposedshow"/>
          </w:rPr>
          <w:t>Dalam sebuah wadah kocok telur, gula pasir, garam, soda kue dan baking powder sampai mengembang dan gula menjadi larut .Gunakan speed tinggi ya.</w:t>
        </w:r>
        <w:r>
          <w:br/>
        </w:r>
        <w:r>
          <w:rPr>
            <w:rStyle w:val="textexposedshow"/>
          </w:rPr>
          <w:t>Masukkan larutan gula merah, kocok rata.</w:t>
        </w:r>
        <w:r>
          <w:br/>
        </w:r>
        <w:r>
          <w:rPr>
            <w:rStyle w:val="textexposedshow"/>
          </w:rPr>
          <w:t>Masukkan tepung terigu sedikit demi sedikit sambil dikocok dengan speed rendah sampai rata.</w:t>
        </w:r>
        <w:r>
          <w:br/>
        </w:r>
        <w:r>
          <w:rPr>
            <w:rStyle w:val="textexposedshow"/>
          </w:rPr>
          <w:t>Tuangkan minyak goreng, kocok sampai rata. Masukkan adonan ke dalam cetakan sampai penuh.</w:t>
        </w:r>
        <w:r>
          <w:br/>
        </w:r>
        <w:r>
          <w:rPr>
            <w:rStyle w:val="textexposedshow"/>
          </w:rPr>
          <w:t xml:space="preserve">Masukkan ke dalam kukusan yang telah beruap banyak. Beri jarak diantaranya supaya uap air bisa naik </w:t>
        </w:r>
        <w:r>
          <w:rPr>
            <w:rStyle w:val="textexposedshow"/>
          </w:rPr>
          <w:lastRenderedPageBreak/>
          <w:t>ke atas dan menyebar rata sehingga kue bisa mekar semua. Kukus selama 25 menit. Selama mengukus jangan dibuka-buka ya supaya tidak bantat.</w:t>
        </w:r>
        <w:r>
          <w:rPr>
            <w:rStyle w:val="hascaption"/>
          </w:rPr>
          <w:t xml:space="preserve"> </w:t>
        </w:r>
      </w:ins>
    </w:p>
    <w:p w:rsidR="00E9656D" w:rsidRDefault="00E9656D" w:rsidP="00E30B8B"/>
    <w:sectPr w:rsidR="00E965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0993"/>
    <w:multiLevelType w:val="multilevel"/>
    <w:tmpl w:val="1216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48574B"/>
    <w:multiLevelType w:val="multilevel"/>
    <w:tmpl w:val="36F6E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0B1BBC"/>
    <w:multiLevelType w:val="multilevel"/>
    <w:tmpl w:val="5F04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EF050D"/>
    <w:multiLevelType w:val="multilevel"/>
    <w:tmpl w:val="F5C65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AB34A9"/>
    <w:multiLevelType w:val="multilevel"/>
    <w:tmpl w:val="02B2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0335BE"/>
    <w:multiLevelType w:val="multilevel"/>
    <w:tmpl w:val="ED321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DD51ED"/>
    <w:multiLevelType w:val="multilevel"/>
    <w:tmpl w:val="69DA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D03236"/>
    <w:multiLevelType w:val="multilevel"/>
    <w:tmpl w:val="08FCE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CE49DD"/>
    <w:multiLevelType w:val="multilevel"/>
    <w:tmpl w:val="CFE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202BF5"/>
    <w:multiLevelType w:val="multilevel"/>
    <w:tmpl w:val="3EE2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BA074B"/>
    <w:multiLevelType w:val="multilevel"/>
    <w:tmpl w:val="F0687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4B4F12"/>
    <w:multiLevelType w:val="multilevel"/>
    <w:tmpl w:val="61602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D220F71"/>
    <w:multiLevelType w:val="multilevel"/>
    <w:tmpl w:val="1F5A4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494A1A"/>
    <w:multiLevelType w:val="multilevel"/>
    <w:tmpl w:val="17D81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D907C12"/>
    <w:multiLevelType w:val="multilevel"/>
    <w:tmpl w:val="03A8B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DB0597B"/>
    <w:multiLevelType w:val="multilevel"/>
    <w:tmpl w:val="FBFE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FD512A5"/>
    <w:multiLevelType w:val="multilevel"/>
    <w:tmpl w:val="D4C6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0A77AF4"/>
    <w:multiLevelType w:val="multilevel"/>
    <w:tmpl w:val="7A34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152239B"/>
    <w:multiLevelType w:val="multilevel"/>
    <w:tmpl w:val="3E84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1680215"/>
    <w:multiLevelType w:val="multilevel"/>
    <w:tmpl w:val="F6DC1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284742D"/>
    <w:multiLevelType w:val="multilevel"/>
    <w:tmpl w:val="4F60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2947DB5"/>
    <w:multiLevelType w:val="multilevel"/>
    <w:tmpl w:val="97BA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37F1251"/>
    <w:multiLevelType w:val="multilevel"/>
    <w:tmpl w:val="C6B0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41B7F43"/>
    <w:multiLevelType w:val="multilevel"/>
    <w:tmpl w:val="094E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45D76AE"/>
    <w:multiLevelType w:val="multilevel"/>
    <w:tmpl w:val="8E664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45E0427"/>
    <w:multiLevelType w:val="multilevel"/>
    <w:tmpl w:val="FEEC4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4BA5D83"/>
    <w:multiLevelType w:val="multilevel"/>
    <w:tmpl w:val="76762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5D253EF"/>
    <w:multiLevelType w:val="multilevel"/>
    <w:tmpl w:val="58A88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6002043"/>
    <w:multiLevelType w:val="multilevel"/>
    <w:tmpl w:val="DD7EA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6422924"/>
    <w:multiLevelType w:val="multilevel"/>
    <w:tmpl w:val="045A3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6A73E8E"/>
    <w:multiLevelType w:val="multilevel"/>
    <w:tmpl w:val="3114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72640C5"/>
    <w:multiLevelType w:val="multilevel"/>
    <w:tmpl w:val="27EAC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7781E3F"/>
    <w:multiLevelType w:val="multilevel"/>
    <w:tmpl w:val="F8BA8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7C513EE"/>
    <w:multiLevelType w:val="multilevel"/>
    <w:tmpl w:val="9D54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89D69A6"/>
    <w:multiLevelType w:val="multilevel"/>
    <w:tmpl w:val="AD14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8C90595"/>
    <w:multiLevelType w:val="multilevel"/>
    <w:tmpl w:val="84CC0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8EB332A"/>
    <w:multiLevelType w:val="multilevel"/>
    <w:tmpl w:val="43601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9F57F99"/>
    <w:multiLevelType w:val="multilevel"/>
    <w:tmpl w:val="C6EE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A590DD0"/>
    <w:multiLevelType w:val="multilevel"/>
    <w:tmpl w:val="272AE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AE56FD7"/>
    <w:multiLevelType w:val="multilevel"/>
    <w:tmpl w:val="D72A1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BA366C8"/>
    <w:multiLevelType w:val="multilevel"/>
    <w:tmpl w:val="B1E05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CAF15D4"/>
    <w:multiLevelType w:val="multilevel"/>
    <w:tmpl w:val="36F2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D5F6A14"/>
    <w:multiLevelType w:val="multilevel"/>
    <w:tmpl w:val="B156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E666C5A"/>
    <w:multiLevelType w:val="multilevel"/>
    <w:tmpl w:val="E8AE1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FF077BC"/>
    <w:multiLevelType w:val="multilevel"/>
    <w:tmpl w:val="87A2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0116687"/>
    <w:multiLevelType w:val="multilevel"/>
    <w:tmpl w:val="43C4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02C68C0"/>
    <w:multiLevelType w:val="multilevel"/>
    <w:tmpl w:val="B9D2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03129B9"/>
    <w:multiLevelType w:val="multilevel"/>
    <w:tmpl w:val="B726C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14E552B"/>
    <w:multiLevelType w:val="multilevel"/>
    <w:tmpl w:val="41DC1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21B2C1A"/>
    <w:multiLevelType w:val="multilevel"/>
    <w:tmpl w:val="38F6B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21E184B"/>
    <w:multiLevelType w:val="multilevel"/>
    <w:tmpl w:val="3EEE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266601A"/>
    <w:multiLevelType w:val="multilevel"/>
    <w:tmpl w:val="1128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404699E"/>
    <w:multiLevelType w:val="multilevel"/>
    <w:tmpl w:val="63D8E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45E6B1D"/>
    <w:multiLevelType w:val="multilevel"/>
    <w:tmpl w:val="0DD60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4922E29"/>
    <w:multiLevelType w:val="multilevel"/>
    <w:tmpl w:val="3F46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4AC0B1B"/>
    <w:multiLevelType w:val="multilevel"/>
    <w:tmpl w:val="7F488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4C95D02"/>
    <w:multiLevelType w:val="multilevel"/>
    <w:tmpl w:val="B2D6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5637687"/>
    <w:multiLevelType w:val="multilevel"/>
    <w:tmpl w:val="B03A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566747F"/>
    <w:multiLevelType w:val="multilevel"/>
    <w:tmpl w:val="D8E8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5B5433E"/>
    <w:multiLevelType w:val="multilevel"/>
    <w:tmpl w:val="D71C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5EB71A5"/>
    <w:multiLevelType w:val="multilevel"/>
    <w:tmpl w:val="0DF2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266A66F8"/>
    <w:multiLevelType w:val="multilevel"/>
    <w:tmpl w:val="1C30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7047114"/>
    <w:multiLevelType w:val="multilevel"/>
    <w:tmpl w:val="C45C8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75D6690"/>
    <w:multiLevelType w:val="multilevel"/>
    <w:tmpl w:val="C876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79660E4"/>
    <w:multiLevelType w:val="multilevel"/>
    <w:tmpl w:val="91D2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7E8243A"/>
    <w:multiLevelType w:val="multilevel"/>
    <w:tmpl w:val="DE76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80F05CE"/>
    <w:multiLevelType w:val="multilevel"/>
    <w:tmpl w:val="C284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8690AC8"/>
    <w:multiLevelType w:val="multilevel"/>
    <w:tmpl w:val="96A2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8AE66E4"/>
    <w:multiLevelType w:val="multilevel"/>
    <w:tmpl w:val="F30C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8C71CE3"/>
    <w:multiLevelType w:val="multilevel"/>
    <w:tmpl w:val="E33AB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8EA56F2"/>
    <w:multiLevelType w:val="multilevel"/>
    <w:tmpl w:val="A2E8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9E02E1E"/>
    <w:multiLevelType w:val="multilevel"/>
    <w:tmpl w:val="E160B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B6E5D71"/>
    <w:multiLevelType w:val="multilevel"/>
    <w:tmpl w:val="282C9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BAC16AC"/>
    <w:multiLevelType w:val="multilevel"/>
    <w:tmpl w:val="D730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C002730"/>
    <w:multiLevelType w:val="multilevel"/>
    <w:tmpl w:val="2D080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C3E7D97"/>
    <w:multiLevelType w:val="multilevel"/>
    <w:tmpl w:val="BE78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C515644"/>
    <w:multiLevelType w:val="multilevel"/>
    <w:tmpl w:val="4CCE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DBB0EEA"/>
    <w:multiLevelType w:val="multilevel"/>
    <w:tmpl w:val="D4F42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EA80E61"/>
    <w:multiLevelType w:val="multilevel"/>
    <w:tmpl w:val="9C52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EB75903"/>
    <w:multiLevelType w:val="multilevel"/>
    <w:tmpl w:val="0404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2F034872"/>
    <w:multiLevelType w:val="multilevel"/>
    <w:tmpl w:val="F9803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FA227FA"/>
    <w:multiLevelType w:val="multilevel"/>
    <w:tmpl w:val="92428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33BC7C28"/>
    <w:multiLevelType w:val="multilevel"/>
    <w:tmpl w:val="D590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3BF571A"/>
    <w:multiLevelType w:val="multilevel"/>
    <w:tmpl w:val="AF78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42B075D"/>
    <w:multiLevelType w:val="multilevel"/>
    <w:tmpl w:val="6AC0D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4A13C5F"/>
    <w:multiLevelType w:val="multilevel"/>
    <w:tmpl w:val="ABFC5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35BC345E"/>
    <w:multiLevelType w:val="multilevel"/>
    <w:tmpl w:val="4C04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6B163AA"/>
    <w:multiLevelType w:val="multilevel"/>
    <w:tmpl w:val="58D2F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7353336"/>
    <w:multiLevelType w:val="multilevel"/>
    <w:tmpl w:val="AE18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78C4592"/>
    <w:multiLevelType w:val="multilevel"/>
    <w:tmpl w:val="7F988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87B79EF"/>
    <w:multiLevelType w:val="multilevel"/>
    <w:tmpl w:val="187C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8FB39D1"/>
    <w:multiLevelType w:val="multilevel"/>
    <w:tmpl w:val="749C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90E7CCB"/>
    <w:multiLevelType w:val="multilevel"/>
    <w:tmpl w:val="A010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926367C"/>
    <w:multiLevelType w:val="multilevel"/>
    <w:tmpl w:val="E8EC5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39D84D6A"/>
    <w:multiLevelType w:val="multilevel"/>
    <w:tmpl w:val="3D2E9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39EC5F8F"/>
    <w:multiLevelType w:val="multilevel"/>
    <w:tmpl w:val="817A8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3AF34A92"/>
    <w:multiLevelType w:val="multilevel"/>
    <w:tmpl w:val="F834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B353001"/>
    <w:multiLevelType w:val="multilevel"/>
    <w:tmpl w:val="9A9C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3B805AB7"/>
    <w:multiLevelType w:val="multilevel"/>
    <w:tmpl w:val="BDD64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3C624A0E"/>
    <w:multiLevelType w:val="multilevel"/>
    <w:tmpl w:val="9C12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C65269B"/>
    <w:multiLevelType w:val="multilevel"/>
    <w:tmpl w:val="A482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CB104D6"/>
    <w:multiLevelType w:val="multilevel"/>
    <w:tmpl w:val="6CDCC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3EBA168F"/>
    <w:multiLevelType w:val="multilevel"/>
    <w:tmpl w:val="25B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3EBA2CA9"/>
    <w:multiLevelType w:val="multilevel"/>
    <w:tmpl w:val="32E6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14B2B55"/>
    <w:multiLevelType w:val="multilevel"/>
    <w:tmpl w:val="2068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2600C5A"/>
    <w:multiLevelType w:val="multilevel"/>
    <w:tmpl w:val="38D0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2D065DE"/>
    <w:multiLevelType w:val="multilevel"/>
    <w:tmpl w:val="7420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42FD36BF"/>
    <w:multiLevelType w:val="multilevel"/>
    <w:tmpl w:val="F140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43473A2F"/>
    <w:multiLevelType w:val="multilevel"/>
    <w:tmpl w:val="C8AA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4384733F"/>
    <w:multiLevelType w:val="multilevel"/>
    <w:tmpl w:val="2DB25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4261D41"/>
    <w:multiLevelType w:val="multilevel"/>
    <w:tmpl w:val="01C2C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44AC4885"/>
    <w:multiLevelType w:val="multilevel"/>
    <w:tmpl w:val="C4A22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44FB0385"/>
    <w:multiLevelType w:val="multilevel"/>
    <w:tmpl w:val="4CB2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45476B28"/>
    <w:multiLevelType w:val="multilevel"/>
    <w:tmpl w:val="6690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45F16753"/>
    <w:multiLevelType w:val="multilevel"/>
    <w:tmpl w:val="697AE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46056DBE"/>
    <w:multiLevelType w:val="multilevel"/>
    <w:tmpl w:val="C794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462243B2"/>
    <w:multiLevelType w:val="multilevel"/>
    <w:tmpl w:val="96E4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46CB18DA"/>
    <w:multiLevelType w:val="multilevel"/>
    <w:tmpl w:val="136E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6EF0927"/>
    <w:multiLevelType w:val="multilevel"/>
    <w:tmpl w:val="BB72B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4773443E"/>
    <w:multiLevelType w:val="multilevel"/>
    <w:tmpl w:val="94EE0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7FB3B8E"/>
    <w:multiLevelType w:val="multilevel"/>
    <w:tmpl w:val="F888F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48B47137"/>
    <w:multiLevelType w:val="multilevel"/>
    <w:tmpl w:val="116E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496737BA"/>
    <w:multiLevelType w:val="multilevel"/>
    <w:tmpl w:val="38649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49BD1B0A"/>
    <w:multiLevelType w:val="multilevel"/>
    <w:tmpl w:val="EE583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49E9302E"/>
    <w:multiLevelType w:val="multilevel"/>
    <w:tmpl w:val="0AC4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4D2E137D"/>
    <w:multiLevelType w:val="multilevel"/>
    <w:tmpl w:val="C5B8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4D60193D"/>
    <w:multiLevelType w:val="multilevel"/>
    <w:tmpl w:val="F710A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4D6B4473"/>
    <w:multiLevelType w:val="multilevel"/>
    <w:tmpl w:val="740E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4D99270C"/>
    <w:multiLevelType w:val="multilevel"/>
    <w:tmpl w:val="4B740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4E112BFE"/>
    <w:multiLevelType w:val="multilevel"/>
    <w:tmpl w:val="DBC4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E9C0055"/>
    <w:multiLevelType w:val="multilevel"/>
    <w:tmpl w:val="C828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4EE441EB"/>
    <w:multiLevelType w:val="multilevel"/>
    <w:tmpl w:val="271A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1340928"/>
    <w:multiLevelType w:val="multilevel"/>
    <w:tmpl w:val="EA14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521E0911"/>
    <w:multiLevelType w:val="multilevel"/>
    <w:tmpl w:val="19B6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52AF4D18"/>
    <w:multiLevelType w:val="multilevel"/>
    <w:tmpl w:val="D0307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53C31DA2"/>
    <w:multiLevelType w:val="multilevel"/>
    <w:tmpl w:val="F980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53DE4477"/>
    <w:multiLevelType w:val="multilevel"/>
    <w:tmpl w:val="88A6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543B2AE9"/>
    <w:multiLevelType w:val="multilevel"/>
    <w:tmpl w:val="E550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543D6C6C"/>
    <w:multiLevelType w:val="multilevel"/>
    <w:tmpl w:val="6BF05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553A61DE"/>
    <w:multiLevelType w:val="multilevel"/>
    <w:tmpl w:val="8DCAF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565128B9"/>
    <w:multiLevelType w:val="multilevel"/>
    <w:tmpl w:val="DF6A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57546C8B"/>
    <w:multiLevelType w:val="multilevel"/>
    <w:tmpl w:val="CC7E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576F0558"/>
    <w:multiLevelType w:val="multilevel"/>
    <w:tmpl w:val="52BEC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57896B2E"/>
    <w:multiLevelType w:val="multilevel"/>
    <w:tmpl w:val="4A22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596A0A2E"/>
    <w:multiLevelType w:val="multilevel"/>
    <w:tmpl w:val="5304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5A374476"/>
    <w:multiLevelType w:val="multilevel"/>
    <w:tmpl w:val="5046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5A907D75"/>
    <w:multiLevelType w:val="multilevel"/>
    <w:tmpl w:val="9EF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5B6444F3"/>
    <w:multiLevelType w:val="multilevel"/>
    <w:tmpl w:val="E41C8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5C3B1AB4"/>
    <w:multiLevelType w:val="multilevel"/>
    <w:tmpl w:val="6212C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5D640F9C"/>
    <w:multiLevelType w:val="multilevel"/>
    <w:tmpl w:val="306AC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60322FF6"/>
    <w:multiLevelType w:val="multilevel"/>
    <w:tmpl w:val="739EE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0D05C74"/>
    <w:multiLevelType w:val="multilevel"/>
    <w:tmpl w:val="42FAE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611774AB"/>
    <w:multiLevelType w:val="multilevel"/>
    <w:tmpl w:val="2ECA8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629413C0"/>
    <w:multiLevelType w:val="multilevel"/>
    <w:tmpl w:val="B19E8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637E1FD1"/>
    <w:multiLevelType w:val="multilevel"/>
    <w:tmpl w:val="80B4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64376026"/>
    <w:multiLevelType w:val="multilevel"/>
    <w:tmpl w:val="9734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65053CB9"/>
    <w:multiLevelType w:val="multilevel"/>
    <w:tmpl w:val="915AD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65110E89"/>
    <w:multiLevelType w:val="multilevel"/>
    <w:tmpl w:val="9FA04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682D5166"/>
    <w:multiLevelType w:val="multilevel"/>
    <w:tmpl w:val="1202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685E2427"/>
    <w:multiLevelType w:val="multilevel"/>
    <w:tmpl w:val="38F2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6938473F"/>
    <w:multiLevelType w:val="multilevel"/>
    <w:tmpl w:val="1602D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693B3DAF"/>
    <w:multiLevelType w:val="multilevel"/>
    <w:tmpl w:val="69D2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6A3A733C"/>
    <w:multiLevelType w:val="multilevel"/>
    <w:tmpl w:val="3EAEF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6ABE51C3"/>
    <w:multiLevelType w:val="multilevel"/>
    <w:tmpl w:val="B40A7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6B043A04"/>
    <w:multiLevelType w:val="multilevel"/>
    <w:tmpl w:val="D47AD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6B613A02"/>
    <w:multiLevelType w:val="multilevel"/>
    <w:tmpl w:val="49ACB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6B96258A"/>
    <w:multiLevelType w:val="multilevel"/>
    <w:tmpl w:val="D630A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6D0056D0"/>
    <w:multiLevelType w:val="multilevel"/>
    <w:tmpl w:val="44221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6D8F5CAF"/>
    <w:multiLevelType w:val="multilevel"/>
    <w:tmpl w:val="D070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6DD6098D"/>
    <w:multiLevelType w:val="multilevel"/>
    <w:tmpl w:val="3B44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6E8A7D6D"/>
    <w:multiLevelType w:val="multilevel"/>
    <w:tmpl w:val="350A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6F317D66"/>
    <w:multiLevelType w:val="multilevel"/>
    <w:tmpl w:val="EC30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7081461D"/>
    <w:multiLevelType w:val="multilevel"/>
    <w:tmpl w:val="0428C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71870D46"/>
    <w:multiLevelType w:val="multilevel"/>
    <w:tmpl w:val="B35E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72033B66"/>
    <w:multiLevelType w:val="multilevel"/>
    <w:tmpl w:val="EED8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72E4559B"/>
    <w:multiLevelType w:val="multilevel"/>
    <w:tmpl w:val="A4141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737A4F70"/>
    <w:multiLevelType w:val="multilevel"/>
    <w:tmpl w:val="6758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7633618F"/>
    <w:multiLevelType w:val="multilevel"/>
    <w:tmpl w:val="0394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764E6D2A"/>
    <w:multiLevelType w:val="multilevel"/>
    <w:tmpl w:val="839A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76A447EA"/>
    <w:multiLevelType w:val="multilevel"/>
    <w:tmpl w:val="3E441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78953CE5"/>
    <w:multiLevelType w:val="multilevel"/>
    <w:tmpl w:val="A4C83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78D5476C"/>
    <w:multiLevelType w:val="multilevel"/>
    <w:tmpl w:val="75C44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7A2959E7"/>
    <w:multiLevelType w:val="multilevel"/>
    <w:tmpl w:val="7BD0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7B2D512E"/>
    <w:multiLevelType w:val="multilevel"/>
    <w:tmpl w:val="42AE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7B7B6AE4"/>
    <w:multiLevelType w:val="multilevel"/>
    <w:tmpl w:val="F936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7C3267A1"/>
    <w:multiLevelType w:val="multilevel"/>
    <w:tmpl w:val="B360E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7C77428E"/>
    <w:multiLevelType w:val="multilevel"/>
    <w:tmpl w:val="1402D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7CA929E3"/>
    <w:multiLevelType w:val="multilevel"/>
    <w:tmpl w:val="48EC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7EA2552D"/>
    <w:multiLevelType w:val="multilevel"/>
    <w:tmpl w:val="D5D0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7F1B1214"/>
    <w:multiLevelType w:val="multilevel"/>
    <w:tmpl w:val="66426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2"/>
  </w:num>
  <w:num w:numId="3">
    <w:abstractNumId w:val="72"/>
  </w:num>
  <w:num w:numId="4">
    <w:abstractNumId w:val="31"/>
  </w:num>
  <w:num w:numId="5">
    <w:abstractNumId w:val="169"/>
  </w:num>
  <w:num w:numId="6">
    <w:abstractNumId w:val="121"/>
  </w:num>
  <w:num w:numId="7">
    <w:abstractNumId w:val="21"/>
  </w:num>
  <w:num w:numId="8">
    <w:abstractNumId w:val="24"/>
  </w:num>
  <w:num w:numId="9">
    <w:abstractNumId w:val="179"/>
  </w:num>
  <w:num w:numId="10">
    <w:abstractNumId w:val="171"/>
  </w:num>
  <w:num w:numId="11">
    <w:abstractNumId w:val="71"/>
  </w:num>
  <w:num w:numId="12">
    <w:abstractNumId w:val="137"/>
  </w:num>
  <w:num w:numId="13">
    <w:abstractNumId w:val="182"/>
  </w:num>
  <w:num w:numId="14">
    <w:abstractNumId w:val="48"/>
  </w:num>
  <w:num w:numId="15">
    <w:abstractNumId w:val="107"/>
  </w:num>
  <w:num w:numId="16">
    <w:abstractNumId w:val="25"/>
  </w:num>
  <w:num w:numId="17">
    <w:abstractNumId w:val="36"/>
  </w:num>
  <w:num w:numId="18">
    <w:abstractNumId w:val="140"/>
  </w:num>
  <w:num w:numId="19">
    <w:abstractNumId w:val="30"/>
  </w:num>
  <w:num w:numId="20">
    <w:abstractNumId w:val="150"/>
  </w:num>
  <w:num w:numId="21">
    <w:abstractNumId w:val="34"/>
  </w:num>
  <w:num w:numId="22">
    <w:abstractNumId w:val="90"/>
  </w:num>
  <w:num w:numId="23">
    <w:abstractNumId w:val="68"/>
  </w:num>
  <w:num w:numId="24">
    <w:abstractNumId w:val="158"/>
  </w:num>
  <w:num w:numId="25">
    <w:abstractNumId w:val="32"/>
  </w:num>
  <w:num w:numId="26">
    <w:abstractNumId w:val="52"/>
  </w:num>
  <w:num w:numId="27">
    <w:abstractNumId w:val="156"/>
  </w:num>
  <w:num w:numId="28">
    <w:abstractNumId w:val="33"/>
  </w:num>
  <w:num w:numId="29">
    <w:abstractNumId w:val="54"/>
  </w:num>
  <w:num w:numId="30">
    <w:abstractNumId w:val="157"/>
  </w:num>
  <w:num w:numId="31">
    <w:abstractNumId w:val="19"/>
  </w:num>
  <w:num w:numId="32">
    <w:abstractNumId w:val="149"/>
  </w:num>
  <w:num w:numId="33">
    <w:abstractNumId w:val="168"/>
  </w:num>
  <w:num w:numId="34">
    <w:abstractNumId w:val="188"/>
  </w:num>
  <w:num w:numId="35">
    <w:abstractNumId w:val="112"/>
  </w:num>
  <w:num w:numId="36">
    <w:abstractNumId w:val="13"/>
  </w:num>
  <w:num w:numId="37">
    <w:abstractNumId w:val="92"/>
  </w:num>
  <w:num w:numId="38">
    <w:abstractNumId w:val="128"/>
  </w:num>
  <w:num w:numId="39">
    <w:abstractNumId w:val="104"/>
  </w:num>
  <w:num w:numId="40">
    <w:abstractNumId w:val="53"/>
  </w:num>
  <w:num w:numId="41">
    <w:abstractNumId w:val="63"/>
  </w:num>
  <w:num w:numId="42">
    <w:abstractNumId w:val="17"/>
  </w:num>
  <w:num w:numId="43">
    <w:abstractNumId w:val="86"/>
  </w:num>
  <w:num w:numId="44">
    <w:abstractNumId w:val="8"/>
  </w:num>
  <w:num w:numId="45">
    <w:abstractNumId w:val="122"/>
  </w:num>
  <w:num w:numId="46">
    <w:abstractNumId w:val="3"/>
  </w:num>
  <w:num w:numId="47">
    <w:abstractNumId w:val="12"/>
  </w:num>
  <w:num w:numId="48">
    <w:abstractNumId w:val="161"/>
  </w:num>
  <w:num w:numId="49">
    <w:abstractNumId w:val="152"/>
  </w:num>
  <w:num w:numId="50">
    <w:abstractNumId w:val="187"/>
  </w:num>
  <w:num w:numId="51">
    <w:abstractNumId w:val="106"/>
  </w:num>
  <w:num w:numId="52">
    <w:abstractNumId w:val="40"/>
  </w:num>
  <w:num w:numId="53">
    <w:abstractNumId w:val="38"/>
  </w:num>
  <w:num w:numId="54">
    <w:abstractNumId w:val="88"/>
  </w:num>
  <w:num w:numId="55">
    <w:abstractNumId w:val="148"/>
  </w:num>
  <w:num w:numId="56">
    <w:abstractNumId w:val="64"/>
  </w:num>
  <w:num w:numId="57">
    <w:abstractNumId w:val="28"/>
  </w:num>
  <w:num w:numId="58">
    <w:abstractNumId w:val="173"/>
  </w:num>
  <w:num w:numId="59">
    <w:abstractNumId w:val="114"/>
  </w:num>
  <w:num w:numId="60">
    <w:abstractNumId w:val="124"/>
  </w:num>
  <w:num w:numId="61">
    <w:abstractNumId w:val="113"/>
  </w:num>
  <w:num w:numId="62">
    <w:abstractNumId w:val="43"/>
  </w:num>
  <w:num w:numId="63">
    <w:abstractNumId w:val="1"/>
  </w:num>
  <w:num w:numId="64">
    <w:abstractNumId w:val="46"/>
  </w:num>
  <w:num w:numId="65">
    <w:abstractNumId w:val="162"/>
  </w:num>
  <w:num w:numId="66">
    <w:abstractNumId w:val="49"/>
  </w:num>
  <w:num w:numId="67">
    <w:abstractNumId w:val="44"/>
  </w:num>
  <w:num w:numId="68">
    <w:abstractNumId w:val="80"/>
  </w:num>
  <w:num w:numId="69">
    <w:abstractNumId w:val="6"/>
  </w:num>
  <w:num w:numId="70">
    <w:abstractNumId w:val="177"/>
  </w:num>
  <w:num w:numId="71">
    <w:abstractNumId w:val="181"/>
  </w:num>
  <w:num w:numId="72">
    <w:abstractNumId w:val="109"/>
  </w:num>
  <w:num w:numId="73">
    <w:abstractNumId w:val="96"/>
  </w:num>
  <w:num w:numId="74">
    <w:abstractNumId w:val="5"/>
  </w:num>
  <w:num w:numId="75">
    <w:abstractNumId w:val="7"/>
  </w:num>
  <w:num w:numId="76">
    <w:abstractNumId w:val="108"/>
  </w:num>
  <w:num w:numId="77">
    <w:abstractNumId w:val="11"/>
  </w:num>
  <w:num w:numId="78">
    <w:abstractNumId w:val="115"/>
  </w:num>
  <w:num w:numId="79">
    <w:abstractNumId w:val="26"/>
  </w:num>
  <w:num w:numId="80">
    <w:abstractNumId w:val="185"/>
  </w:num>
  <w:num w:numId="81">
    <w:abstractNumId w:val="142"/>
  </w:num>
  <w:num w:numId="82">
    <w:abstractNumId w:val="172"/>
  </w:num>
  <w:num w:numId="83">
    <w:abstractNumId w:val="105"/>
  </w:num>
  <w:num w:numId="84">
    <w:abstractNumId w:val="35"/>
  </w:num>
  <w:num w:numId="85">
    <w:abstractNumId w:val="131"/>
  </w:num>
  <w:num w:numId="86">
    <w:abstractNumId w:val="76"/>
  </w:num>
  <w:num w:numId="87">
    <w:abstractNumId w:val="136"/>
  </w:num>
  <w:num w:numId="88">
    <w:abstractNumId w:val="175"/>
  </w:num>
  <w:num w:numId="89">
    <w:abstractNumId w:val="141"/>
  </w:num>
  <w:num w:numId="90">
    <w:abstractNumId w:val="22"/>
  </w:num>
  <w:num w:numId="91">
    <w:abstractNumId w:val="118"/>
  </w:num>
  <w:num w:numId="92">
    <w:abstractNumId w:val="135"/>
  </w:num>
  <w:num w:numId="93">
    <w:abstractNumId w:val="130"/>
  </w:num>
  <w:num w:numId="94">
    <w:abstractNumId w:val="93"/>
  </w:num>
  <w:num w:numId="95">
    <w:abstractNumId w:val="95"/>
  </w:num>
  <w:num w:numId="96">
    <w:abstractNumId w:val="61"/>
  </w:num>
  <w:num w:numId="97">
    <w:abstractNumId w:val="85"/>
  </w:num>
  <w:num w:numId="98">
    <w:abstractNumId w:val="144"/>
  </w:num>
  <w:num w:numId="99">
    <w:abstractNumId w:val="189"/>
  </w:num>
  <w:num w:numId="100">
    <w:abstractNumId w:val="78"/>
  </w:num>
  <w:num w:numId="101">
    <w:abstractNumId w:val="166"/>
  </w:num>
  <w:num w:numId="102">
    <w:abstractNumId w:val="146"/>
  </w:num>
  <w:num w:numId="103">
    <w:abstractNumId w:val="73"/>
  </w:num>
  <w:num w:numId="104">
    <w:abstractNumId w:val="69"/>
  </w:num>
  <w:num w:numId="105">
    <w:abstractNumId w:val="42"/>
  </w:num>
  <w:num w:numId="106">
    <w:abstractNumId w:val="134"/>
  </w:num>
  <w:num w:numId="107">
    <w:abstractNumId w:val="84"/>
  </w:num>
  <w:num w:numId="108">
    <w:abstractNumId w:val="165"/>
  </w:num>
  <w:num w:numId="109">
    <w:abstractNumId w:val="184"/>
  </w:num>
  <w:num w:numId="110">
    <w:abstractNumId w:val="111"/>
  </w:num>
  <w:num w:numId="111">
    <w:abstractNumId w:val="91"/>
  </w:num>
  <w:num w:numId="112">
    <w:abstractNumId w:val="89"/>
  </w:num>
  <w:num w:numId="113">
    <w:abstractNumId w:val="41"/>
  </w:num>
  <w:num w:numId="114">
    <w:abstractNumId w:val="29"/>
  </w:num>
  <w:num w:numId="115">
    <w:abstractNumId w:val="20"/>
  </w:num>
  <w:num w:numId="116">
    <w:abstractNumId w:val="155"/>
  </w:num>
  <w:num w:numId="117">
    <w:abstractNumId w:val="178"/>
  </w:num>
  <w:num w:numId="118">
    <w:abstractNumId w:val="102"/>
  </w:num>
  <w:num w:numId="119">
    <w:abstractNumId w:val="116"/>
  </w:num>
  <w:num w:numId="120">
    <w:abstractNumId w:val="133"/>
  </w:num>
  <w:num w:numId="121">
    <w:abstractNumId w:val="151"/>
  </w:num>
  <w:num w:numId="122">
    <w:abstractNumId w:val="143"/>
  </w:num>
  <w:num w:numId="123">
    <w:abstractNumId w:val="98"/>
  </w:num>
  <w:num w:numId="124">
    <w:abstractNumId w:val="183"/>
  </w:num>
  <w:num w:numId="125">
    <w:abstractNumId w:val="167"/>
  </w:num>
  <w:num w:numId="126">
    <w:abstractNumId w:val="67"/>
  </w:num>
  <w:num w:numId="127">
    <w:abstractNumId w:val="163"/>
  </w:num>
  <w:num w:numId="128">
    <w:abstractNumId w:val="159"/>
  </w:num>
  <w:num w:numId="129">
    <w:abstractNumId w:val="27"/>
  </w:num>
  <w:num w:numId="130">
    <w:abstractNumId w:val="45"/>
  </w:num>
  <w:num w:numId="131">
    <w:abstractNumId w:val="60"/>
  </w:num>
  <w:num w:numId="132">
    <w:abstractNumId w:val="174"/>
  </w:num>
  <w:num w:numId="133">
    <w:abstractNumId w:val="123"/>
  </w:num>
  <w:num w:numId="134">
    <w:abstractNumId w:val="55"/>
  </w:num>
  <w:num w:numId="135">
    <w:abstractNumId w:val="15"/>
  </w:num>
  <w:num w:numId="136">
    <w:abstractNumId w:val="47"/>
  </w:num>
  <w:num w:numId="137">
    <w:abstractNumId w:val="50"/>
  </w:num>
  <w:num w:numId="138">
    <w:abstractNumId w:val="75"/>
  </w:num>
  <w:num w:numId="139">
    <w:abstractNumId w:val="57"/>
  </w:num>
  <w:num w:numId="140">
    <w:abstractNumId w:val="79"/>
  </w:num>
  <w:num w:numId="141">
    <w:abstractNumId w:val="10"/>
  </w:num>
  <w:num w:numId="142">
    <w:abstractNumId w:val="120"/>
  </w:num>
  <w:num w:numId="143">
    <w:abstractNumId w:val="39"/>
  </w:num>
  <w:num w:numId="144">
    <w:abstractNumId w:val="186"/>
  </w:num>
  <w:num w:numId="145">
    <w:abstractNumId w:val="94"/>
  </w:num>
  <w:num w:numId="146">
    <w:abstractNumId w:val="56"/>
  </w:num>
  <w:num w:numId="147">
    <w:abstractNumId w:val="58"/>
  </w:num>
  <w:num w:numId="148">
    <w:abstractNumId w:val="176"/>
  </w:num>
  <w:num w:numId="149">
    <w:abstractNumId w:val="0"/>
  </w:num>
  <w:num w:numId="150">
    <w:abstractNumId w:val="101"/>
  </w:num>
  <w:num w:numId="151">
    <w:abstractNumId w:val="138"/>
  </w:num>
  <w:num w:numId="152">
    <w:abstractNumId w:val="129"/>
  </w:num>
  <w:num w:numId="153">
    <w:abstractNumId w:val="153"/>
  </w:num>
  <w:num w:numId="154">
    <w:abstractNumId w:val="83"/>
  </w:num>
  <w:num w:numId="155">
    <w:abstractNumId w:val="59"/>
  </w:num>
  <w:num w:numId="156">
    <w:abstractNumId w:val="14"/>
  </w:num>
  <w:num w:numId="157">
    <w:abstractNumId w:val="164"/>
  </w:num>
  <w:num w:numId="158">
    <w:abstractNumId w:val="82"/>
  </w:num>
  <w:num w:numId="159">
    <w:abstractNumId w:val="81"/>
  </w:num>
  <w:num w:numId="160">
    <w:abstractNumId w:val="4"/>
  </w:num>
  <w:num w:numId="161">
    <w:abstractNumId w:val="9"/>
  </w:num>
  <w:num w:numId="162">
    <w:abstractNumId w:val="65"/>
  </w:num>
  <w:num w:numId="163">
    <w:abstractNumId w:val="154"/>
  </w:num>
  <w:num w:numId="164">
    <w:abstractNumId w:val="139"/>
  </w:num>
  <w:num w:numId="165">
    <w:abstractNumId w:val="66"/>
  </w:num>
  <w:num w:numId="166">
    <w:abstractNumId w:val="127"/>
  </w:num>
  <w:num w:numId="167">
    <w:abstractNumId w:val="117"/>
  </w:num>
  <w:num w:numId="168">
    <w:abstractNumId w:val="99"/>
  </w:num>
  <w:num w:numId="169">
    <w:abstractNumId w:val="103"/>
  </w:num>
  <w:num w:numId="170">
    <w:abstractNumId w:val="125"/>
  </w:num>
  <w:num w:numId="171">
    <w:abstractNumId w:val="16"/>
  </w:num>
  <w:num w:numId="172">
    <w:abstractNumId w:val="147"/>
  </w:num>
  <w:num w:numId="173">
    <w:abstractNumId w:val="51"/>
  </w:num>
  <w:num w:numId="174">
    <w:abstractNumId w:val="100"/>
  </w:num>
  <w:num w:numId="175">
    <w:abstractNumId w:val="87"/>
  </w:num>
  <w:num w:numId="176">
    <w:abstractNumId w:val="77"/>
  </w:num>
  <w:num w:numId="177">
    <w:abstractNumId w:val="110"/>
  </w:num>
  <w:num w:numId="178">
    <w:abstractNumId w:val="37"/>
  </w:num>
  <w:num w:numId="179">
    <w:abstractNumId w:val="23"/>
  </w:num>
  <w:num w:numId="180">
    <w:abstractNumId w:val="145"/>
  </w:num>
  <w:num w:numId="181">
    <w:abstractNumId w:val="126"/>
  </w:num>
  <w:num w:numId="182">
    <w:abstractNumId w:val="18"/>
  </w:num>
  <w:num w:numId="183">
    <w:abstractNumId w:val="74"/>
  </w:num>
  <w:num w:numId="184">
    <w:abstractNumId w:val="160"/>
  </w:num>
  <w:num w:numId="185">
    <w:abstractNumId w:val="170"/>
  </w:num>
  <w:num w:numId="186">
    <w:abstractNumId w:val="180"/>
  </w:num>
  <w:num w:numId="187">
    <w:abstractNumId w:val="70"/>
  </w:num>
  <w:num w:numId="188">
    <w:abstractNumId w:val="132"/>
  </w:num>
  <w:num w:numId="189">
    <w:abstractNumId w:val="119"/>
  </w:num>
  <w:num w:numId="190">
    <w:abstractNumId w:val="97"/>
  </w:num>
  <w:numIdMacAtCleanup w:val="1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DDB"/>
    <w:rsid w:val="002A6094"/>
    <w:rsid w:val="003527CC"/>
    <w:rsid w:val="003A1107"/>
    <w:rsid w:val="006C3DDB"/>
    <w:rsid w:val="00886081"/>
    <w:rsid w:val="00D33F22"/>
    <w:rsid w:val="00D47CDC"/>
    <w:rsid w:val="00E30B8B"/>
    <w:rsid w:val="00E96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C3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C3D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C3D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C3DD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DD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C3DD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C3DDB"/>
    <w:rPr>
      <w:rFonts w:ascii="Times New Roman" w:eastAsia="Times New Roman" w:hAnsi="Times New Roman" w:cs="Times New Roman"/>
      <w:b/>
      <w:bCs/>
      <w:sz w:val="27"/>
      <w:szCs w:val="27"/>
    </w:rPr>
  </w:style>
  <w:style w:type="character" w:customStyle="1" w:styleId="metaitem">
    <w:name w:val="meta_item"/>
    <w:basedOn w:val="DefaultParagraphFont"/>
    <w:rsid w:val="006C3DDB"/>
  </w:style>
  <w:style w:type="character" w:customStyle="1" w:styleId="ic16">
    <w:name w:val="ic_16"/>
    <w:basedOn w:val="DefaultParagraphFont"/>
    <w:rsid w:val="006C3DDB"/>
  </w:style>
  <w:style w:type="character" w:styleId="Hyperlink">
    <w:name w:val="Hyperlink"/>
    <w:basedOn w:val="DefaultParagraphFont"/>
    <w:uiPriority w:val="99"/>
    <w:semiHidden/>
    <w:unhideWhenUsed/>
    <w:rsid w:val="006C3DDB"/>
    <w:rPr>
      <w:color w:val="0000FF"/>
      <w:u w:val="single"/>
    </w:rPr>
  </w:style>
  <w:style w:type="paragraph" w:styleId="z-TopofForm">
    <w:name w:val="HTML Top of Form"/>
    <w:basedOn w:val="Normal"/>
    <w:next w:val="Normal"/>
    <w:link w:val="z-TopofFormChar"/>
    <w:hidden/>
    <w:uiPriority w:val="99"/>
    <w:semiHidden/>
    <w:unhideWhenUsed/>
    <w:rsid w:val="006C3DD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C3DD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C3DD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C3DDB"/>
    <w:rPr>
      <w:rFonts w:ascii="Arial" w:eastAsia="Times New Roman" w:hAnsi="Arial" w:cs="Arial"/>
      <w:vanish/>
      <w:sz w:val="16"/>
      <w:szCs w:val="16"/>
    </w:rPr>
  </w:style>
  <w:style w:type="character" w:customStyle="1" w:styleId="username">
    <w:name w:val="user_name"/>
    <w:basedOn w:val="DefaultParagraphFont"/>
    <w:rsid w:val="006C3DDB"/>
  </w:style>
  <w:style w:type="character" w:customStyle="1" w:styleId="from">
    <w:name w:val="from"/>
    <w:basedOn w:val="DefaultParagraphFont"/>
    <w:rsid w:val="006C3DDB"/>
  </w:style>
  <w:style w:type="character" w:customStyle="1" w:styleId="recipestepnumber">
    <w:name w:val="recipe_step_number"/>
    <w:basedOn w:val="DefaultParagraphFont"/>
    <w:rsid w:val="006C3DDB"/>
  </w:style>
  <w:style w:type="paragraph" w:styleId="BalloonText">
    <w:name w:val="Balloon Text"/>
    <w:basedOn w:val="Normal"/>
    <w:link w:val="BalloonTextChar"/>
    <w:uiPriority w:val="99"/>
    <w:semiHidden/>
    <w:unhideWhenUsed/>
    <w:rsid w:val="006C3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DDB"/>
    <w:rPr>
      <w:rFonts w:ascii="Tahoma" w:hAnsi="Tahoma" w:cs="Tahoma"/>
      <w:sz w:val="16"/>
      <w:szCs w:val="16"/>
    </w:rPr>
  </w:style>
  <w:style w:type="character" w:customStyle="1" w:styleId="breadhome">
    <w:name w:val="breadhome"/>
    <w:basedOn w:val="DefaultParagraphFont"/>
    <w:rsid w:val="006C3DDB"/>
  </w:style>
  <w:style w:type="character" w:customStyle="1" w:styleId="breadlabel">
    <w:name w:val="breadlabel"/>
    <w:basedOn w:val="DefaultParagraphFont"/>
    <w:rsid w:val="006C3DDB"/>
  </w:style>
  <w:style w:type="character" w:customStyle="1" w:styleId="Heading4Char">
    <w:name w:val="Heading 4 Char"/>
    <w:basedOn w:val="DefaultParagraphFont"/>
    <w:link w:val="Heading4"/>
    <w:uiPriority w:val="9"/>
    <w:semiHidden/>
    <w:rsid w:val="006C3DDB"/>
    <w:rPr>
      <w:rFonts w:asciiTheme="majorHAnsi" w:eastAsiaTheme="majorEastAsia" w:hAnsiTheme="majorHAnsi" w:cstheme="majorBidi"/>
      <w:b/>
      <w:bCs/>
      <w:i/>
      <w:iCs/>
      <w:color w:val="4F81BD" w:themeColor="accent1"/>
    </w:rPr>
  </w:style>
  <w:style w:type="character" w:customStyle="1" w:styleId="apple-tab-span">
    <w:name w:val="apple-tab-span"/>
    <w:basedOn w:val="DefaultParagraphFont"/>
    <w:rsid w:val="003527CC"/>
  </w:style>
  <w:style w:type="paragraph" w:styleId="NormalWeb">
    <w:name w:val="Normal (Web)"/>
    <w:basedOn w:val="Normal"/>
    <w:uiPriority w:val="99"/>
    <w:semiHidden/>
    <w:unhideWhenUsed/>
    <w:rsid w:val="00E30B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ficommentbody">
    <w:name w:val="uficommentbody"/>
    <w:basedOn w:val="DefaultParagraphFont"/>
    <w:rsid w:val="00E30B8B"/>
  </w:style>
  <w:style w:type="character" w:customStyle="1" w:styleId="glue">
    <w:name w:val="glue"/>
    <w:basedOn w:val="DefaultParagraphFont"/>
    <w:rsid w:val="00E9656D"/>
  </w:style>
  <w:style w:type="character" w:customStyle="1" w:styleId="hascaption">
    <w:name w:val="hascaption"/>
    <w:basedOn w:val="DefaultParagraphFont"/>
    <w:rsid w:val="00E9656D"/>
  </w:style>
  <w:style w:type="character" w:customStyle="1" w:styleId="textexposedshow">
    <w:name w:val="text_exposed_show"/>
    <w:basedOn w:val="DefaultParagraphFont"/>
    <w:rsid w:val="00E9656D"/>
  </w:style>
  <w:style w:type="character" w:customStyle="1" w:styleId="ersprintbtnspan">
    <w:name w:val="ersprintbtnspan"/>
    <w:basedOn w:val="DefaultParagraphFont"/>
    <w:rsid w:val="003A1107"/>
  </w:style>
  <w:style w:type="character" w:customStyle="1" w:styleId="ui-button-text">
    <w:name w:val="ui-button-text"/>
    <w:basedOn w:val="DefaultParagraphFont"/>
    <w:rsid w:val="003A11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C3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C3D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C3D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C3DD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DD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C3DD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C3DDB"/>
    <w:rPr>
      <w:rFonts w:ascii="Times New Roman" w:eastAsia="Times New Roman" w:hAnsi="Times New Roman" w:cs="Times New Roman"/>
      <w:b/>
      <w:bCs/>
      <w:sz w:val="27"/>
      <w:szCs w:val="27"/>
    </w:rPr>
  </w:style>
  <w:style w:type="character" w:customStyle="1" w:styleId="metaitem">
    <w:name w:val="meta_item"/>
    <w:basedOn w:val="DefaultParagraphFont"/>
    <w:rsid w:val="006C3DDB"/>
  </w:style>
  <w:style w:type="character" w:customStyle="1" w:styleId="ic16">
    <w:name w:val="ic_16"/>
    <w:basedOn w:val="DefaultParagraphFont"/>
    <w:rsid w:val="006C3DDB"/>
  </w:style>
  <w:style w:type="character" w:styleId="Hyperlink">
    <w:name w:val="Hyperlink"/>
    <w:basedOn w:val="DefaultParagraphFont"/>
    <w:uiPriority w:val="99"/>
    <w:semiHidden/>
    <w:unhideWhenUsed/>
    <w:rsid w:val="006C3DDB"/>
    <w:rPr>
      <w:color w:val="0000FF"/>
      <w:u w:val="single"/>
    </w:rPr>
  </w:style>
  <w:style w:type="paragraph" w:styleId="z-TopofForm">
    <w:name w:val="HTML Top of Form"/>
    <w:basedOn w:val="Normal"/>
    <w:next w:val="Normal"/>
    <w:link w:val="z-TopofFormChar"/>
    <w:hidden/>
    <w:uiPriority w:val="99"/>
    <w:semiHidden/>
    <w:unhideWhenUsed/>
    <w:rsid w:val="006C3DD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C3DD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C3DD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C3DDB"/>
    <w:rPr>
      <w:rFonts w:ascii="Arial" w:eastAsia="Times New Roman" w:hAnsi="Arial" w:cs="Arial"/>
      <w:vanish/>
      <w:sz w:val="16"/>
      <w:szCs w:val="16"/>
    </w:rPr>
  </w:style>
  <w:style w:type="character" w:customStyle="1" w:styleId="username">
    <w:name w:val="user_name"/>
    <w:basedOn w:val="DefaultParagraphFont"/>
    <w:rsid w:val="006C3DDB"/>
  </w:style>
  <w:style w:type="character" w:customStyle="1" w:styleId="from">
    <w:name w:val="from"/>
    <w:basedOn w:val="DefaultParagraphFont"/>
    <w:rsid w:val="006C3DDB"/>
  </w:style>
  <w:style w:type="character" w:customStyle="1" w:styleId="recipestepnumber">
    <w:name w:val="recipe_step_number"/>
    <w:basedOn w:val="DefaultParagraphFont"/>
    <w:rsid w:val="006C3DDB"/>
  </w:style>
  <w:style w:type="paragraph" w:styleId="BalloonText">
    <w:name w:val="Balloon Text"/>
    <w:basedOn w:val="Normal"/>
    <w:link w:val="BalloonTextChar"/>
    <w:uiPriority w:val="99"/>
    <w:semiHidden/>
    <w:unhideWhenUsed/>
    <w:rsid w:val="006C3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DDB"/>
    <w:rPr>
      <w:rFonts w:ascii="Tahoma" w:hAnsi="Tahoma" w:cs="Tahoma"/>
      <w:sz w:val="16"/>
      <w:szCs w:val="16"/>
    </w:rPr>
  </w:style>
  <w:style w:type="character" w:customStyle="1" w:styleId="breadhome">
    <w:name w:val="breadhome"/>
    <w:basedOn w:val="DefaultParagraphFont"/>
    <w:rsid w:val="006C3DDB"/>
  </w:style>
  <w:style w:type="character" w:customStyle="1" w:styleId="breadlabel">
    <w:name w:val="breadlabel"/>
    <w:basedOn w:val="DefaultParagraphFont"/>
    <w:rsid w:val="006C3DDB"/>
  </w:style>
  <w:style w:type="character" w:customStyle="1" w:styleId="Heading4Char">
    <w:name w:val="Heading 4 Char"/>
    <w:basedOn w:val="DefaultParagraphFont"/>
    <w:link w:val="Heading4"/>
    <w:uiPriority w:val="9"/>
    <w:semiHidden/>
    <w:rsid w:val="006C3DDB"/>
    <w:rPr>
      <w:rFonts w:asciiTheme="majorHAnsi" w:eastAsiaTheme="majorEastAsia" w:hAnsiTheme="majorHAnsi" w:cstheme="majorBidi"/>
      <w:b/>
      <w:bCs/>
      <w:i/>
      <w:iCs/>
      <w:color w:val="4F81BD" w:themeColor="accent1"/>
    </w:rPr>
  </w:style>
  <w:style w:type="character" w:customStyle="1" w:styleId="apple-tab-span">
    <w:name w:val="apple-tab-span"/>
    <w:basedOn w:val="DefaultParagraphFont"/>
    <w:rsid w:val="003527CC"/>
  </w:style>
  <w:style w:type="paragraph" w:styleId="NormalWeb">
    <w:name w:val="Normal (Web)"/>
    <w:basedOn w:val="Normal"/>
    <w:uiPriority w:val="99"/>
    <w:semiHidden/>
    <w:unhideWhenUsed/>
    <w:rsid w:val="00E30B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ficommentbody">
    <w:name w:val="uficommentbody"/>
    <w:basedOn w:val="DefaultParagraphFont"/>
    <w:rsid w:val="00E30B8B"/>
  </w:style>
  <w:style w:type="character" w:customStyle="1" w:styleId="glue">
    <w:name w:val="glue"/>
    <w:basedOn w:val="DefaultParagraphFont"/>
    <w:rsid w:val="00E9656D"/>
  </w:style>
  <w:style w:type="character" w:customStyle="1" w:styleId="hascaption">
    <w:name w:val="hascaption"/>
    <w:basedOn w:val="DefaultParagraphFont"/>
    <w:rsid w:val="00E9656D"/>
  </w:style>
  <w:style w:type="character" w:customStyle="1" w:styleId="textexposedshow">
    <w:name w:val="text_exposed_show"/>
    <w:basedOn w:val="DefaultParagraphFont"/>
    <w:rsid w:val="00E9656D"/>
  </w:style>
  <w:style w:type="character" w:customStyle="1" w:styleId="ersprintbtnspan">
    <w:name w:val="ersprintbtnspan"/>
    <w:basedOn w:val="DefaultParagraphFont"/>
    <w:rsid w:val="003A1107"/>
  </w:style>
  <w:style w:type="character" w:customStyle="1" w:styleId="ui-button-text">
    <w:name w:val="ui-button-text"/>
    <w:basedOn w:val="DefaultParagraphFont"/>
    <w:rsid w:val="003A1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4920">
      <w:bodyDiv w:val="1"/>
      <w:marLeft w:val="0"/>
      <w:marRight w:val="0"/>
      <w:marTop w:val="0"/>
      <w:marBottom w:val="0"/>
      <w:divBdr>
        <w:top w:val="none" w:sz="0" w:space="0" w:color="auto"/>
        <w:left w:val="none" w:sz="0" w:space="0" w:color="auto"/>
        <w:bottom w:val="none" w:sz="0" w:space="0" w:color="auto"/>
        <w:right w:val="none" w:sz="0" w:space="0" w:color="auto"/>
      </w:divBdr>
    </w:div>
    <w:div w:id="26027998">
      <w:bodyDiv w:val="1"/>
      <w:marLeft w:val="0"/>
      <w:marRight w:val="0"/>
      <w:marTop w:val="0"/>
      <w:marBottom w:val="0"/>
      <w:divBdr>
        <w:top w:val="none" w:sz="0" w:space="0" w:color="auto"/>
        <w:left w:val="none" w:sz="0" w:space="0" w:color="auto"/>
        <w:bottom w:val="none" w:sz="0" w:space="0" w:color="auto"/>
        <w:right w:val="none" w:sz="0" w:space="0" w:color="auto"/>
      </w:divBdr>
    </w:div>
    <w:div w:id="45835091">
      <w:bodyDiv w:val="1"/>
      <w:marLeft w:val="0"/>
      <w:marRight w:val="0"/>
      <w:marTop w:val="0"/>
      <w:marBottom w:val="0"/>
      <w:divBdr>
        <w:top w:val="none" w:sz="0" w:space="0" w:color="auto"/>
        <w:left w:val="none" w:sz="0" w:space="0" w:color="auto"/>
        <w:bottom w:val="none" w:sz="0" w:space="0" w:color="auto"/>
        <w:right w:val="none" w:sz="0" w:space="0" w:color="auto"/>
      </w:divBdr>
      <w:divsChild>
        <w:div w:id="170291928">
          <w:marLeft w:val="0"/>
          <w:marRight w:val="0"/>
          <w:marTop w:val="0"/>
          <w:marBottom w:val="0"/>
          <w:divBdr>
            <w:top w:val="none" w:sz="0" w:space="0" w:color="auto"/>
            <w:left w:val="none" w:sz="0" w:space="0" w:color="auto"/>
            <w:bottom w:val="none" w:sz="0" w:space="0" w:color="auto"/>
            <w:right w:val="none" w:sz="0" w:space="0" w:color="auto"/>
          </w:divBdr>
          <w:divsChild>
            <w:div w:id="819807500">
              <w:marLeft w:val="0"/>
              <w:marRight w:val="0"/>
              <w:marTop w:val="0"/>
              <w:marBottom w:val="0"/>
              <w:divBdr>
                <w:top w:val="none" w:sz="0" w:space="0" w:color="auto"/>
                <w:left w:val="none" w:sz="0" w:space="0" w:color="auto"/>
                <w:bottom w:val="none" w:sz="0" w:space="0" w:color="auto"/>
                <w:right w:val="none" w:sz="0" w:space="0" w:color="auto"/>
              </w:divBdr>
              <w:divsChild>
                <w:div w:id="1123647378">
                  <w:marLeft w:val="0"/>
                  <w:marRight w:val="0"/>
                  <w:marTop w:val="0"/>
                  <w:marBottom w:val="0"/>
                  <w:divBdr>
                    <w:top w:val="none" w:sz="0" w:space="0" w:color="auto"/>
                    <w:left w:val="none" w:sz="0" w:space="0" w:color="auto"/>
                    <w:bottom w:val="none" w:sz="0" w:space="0" w:color="auto"/>
                    <w:right w:val="none" w:sz="0" w:space="0" w:color="auto"/>
                  </w:divBdr>
                  <w:divsChild>
                    <w:div w:id="103312433">
                      <w:marLeft w:val="0"/>
                      <w:marRight w:val="0"/>
                      <w:marTop w:val="0"/>
                      <w:marBottom w:val="0"/>
                      <w:divBdr>
                        <w:top w:val="none" w:sz="0" w:space="0" w:color="auto"/>
                        <w:left w:val="none" w:sz="0" w:space="0" w:color="auto"/>
                        <w:bottom w:val="none" w:sz="0" w:space="0" w:color="auto"/>
                        <w:right w:val="none" w:sz="0" w:space="0" w:color="auto"/>
                      </w:divBdr>
                      <w:divsChild>
                        <w:div w:id="312221016">
                          <w:marLeft w:val="0"/>
                          <w:marRight w:val="0"/>
                          <w:marTop w:val="0"/>
                          <w:marBottom w:val="0"/>
                          <w:divBdr>
                            <w:top w:val="none" w:sz="0" w:space="0" w:color="auto"/>
                            <w:left w:val="none" w:sz="0" w:space="0" w:color="auto"/>
                            <w:bottom w:val="none" w:sz="0" w:space="0" w:color="auto"/>
                            <w:right w:val="none" w:sz="0" w:space="0" w:color="auto"/>
                          </w:divBdr>
                        </w:div>
                        <w:div w:id="1604221617">
                          <w:marLeft w:val="0"/>
                          <w:marRight w:val="0"/>
                          <w:marTop w:val="0"/>
                          <w:marBottom w:val="0"/>
                          <w:divBdr>
                            <w:top w:val="none" w:sz="0" w:space="0" w:color="auto"/>
                            <w:left w:val="none" w:sz="0" w:space="0" w:color="auto"/>
                            <w:bottom w:val="none" w:sz="0" w:space="0" w:color="auto"/>
                            <w:right w:val="none" w:sz="0" w:space="0" w:color="auto"/>
                          </w:divBdr>
                          <w:divsChild>
                            <w:div w:id="1016805002">
                              <w:marLeft w:val="0"/>
                              <w:marRight w:val="0"/>
                              <w:marTop w:val="0"/>
                              <w:marBottom w:val="0"/>
                              <w:divBdr>
                                <w:top w:val="none" w:sz="0" w:space="0" w:color="auto"/>
                                <w:left w:val="none" w:sz="0" w:space="0" w:color="auto"/>
                                <w:bottom w:val="none" w:sz="0" w:space="0" w:color="auto"/>
                                <w:right w:val="none" w:sz="0" w:space="0" w:color="auto"/>
                              </w:divBdr>
                              <w:divsChild>
                                <w:div w:id="140273503">
                                  <w:marLeft w:val="0"/>
                                  <w:marRight w:val="0"/>
                                  <w:marTop w:val="0"/>
                                  <w:marBottom w:val="0"/>
                                  <w:divBdr>
                                    <w:top w:val="none" w:sz="0" w:space="0" w:color="auto"/>
                                    <w:left w:val="none" w:sz="0" w:space="0" w:color="auto"/>
                                    <w:bottom w:val="none" w:sz="0" w:space="0" w:color="auto"/>
                                    <w:right w:val="none" w:sz="0" w:space="0" w:color="auto"/>
                                  </w:divBdr>
                                  <w:divsChild>
                                    <w:div w:id="1890068556">
                                      <w:marLeft w:val="0"/>
                                      <w:marRight w:val="0"/>
                                      <w:marTop w:val="0"/>
                                      <w:marBottom w:val="0"/>
                                      <w:divBdr>
                                        <w:top w:val="none" w:sz="0" w:space="0" w:color="auto"/>
                                        <w:left w:val="none" w:sz="0" w:space="0" w:color="auto"/>
                                        <w:bottom w:val="none" w:sz="0" w:space="0" w:color="auto"/>
                                        <w:right w:val="none" w:sz="0" w:space="0" w:color="auto"/>
                                      </w:divBdr>
                                      <w:divsChild>
                                        <w:div w:id="1892617573">
                                          <w:marLeft w:val="0"/>
                                          <w:marRight w:val="0"/>
                                          <w:marTop w:val="0"/>
                                          <w:marBottom w:val="0"/>
                                          <w:divBdr>
                                            <w:top w:val="none" w:sz="0" w:space="0" w:color="auto"/>
                                            <w:left w:val="none" w:sz="0" w:space="0" w:color="auto"/>
                                            <w:bottom w:val="none" w:sz="0" w:space="0" w:color="auto"/>
                                            <w:right w:val="none" w:sz="0" w:space="0" w:color="auto"/>
                                          </w:divBdr>
                                          <w:divsChild>
                                            <w:div w:id="4425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345063">
      <w:bodyDiv w:val="1"/>
      <w:marLeft w:val="0"/>
      <w:marRight w:val="0"/>
      <w:marTop w:val="0"/>
      <w:marBottom w:val="0"/>
      <w:divBdr>
        <w:top w:val="none" w:sz="0" w:space="0" w:color="auto"/>
        <w:left w:val="none" w:sz="0" w:space="0" w:color="auto"/>
        <w:bottom w:val="none" w:sz="0" w:space="0" w:color="auto"/>
        <w:right w:val="none" w:sz="0" w:space="0" w:color="auto"/>
      </w:divBdr>
    </w:div>
    <w:div w:id="65496573">
      <w:bodyDiv w:val="1"/>
      <w:marLeft w:val="0"/>
      <w:marRight w:val="0"/>
      <w:marTop w:val="0"/>
      <w:marBottom w:val="0"/>
      <w:divBdr>
        <w:top w:val="none" w:sz="0" w:space="0" w:color="auto"/>
        <w:left w:val="none" w:sz="0" w:space="0" w:color="auto"/>
        <w:bottom w:val="none" w:sz="0" w:space="0" w:color="auto"/>
        <w:right w:val="none" w:sz="0" w:space="0" w:color="auto"/>
      </w:divBdr>
    </w:div>
    <w:div w:id="74279731">
      <w:bodyDiv w:val="1"/>
      <w:marLeft w:val="0"/>
      <w:marRight w:val="0"/>
      <w:marTop w:val="0"/>
      <w:marBottom w:val="0"/>
      <w:divBdr>
        <w:top w:val="none" w:sz="0" w:space="0" w:color="auto"/>
        <w:left w:val="none" w:sz="0" w:space="0" w:color="auto"/>
        <w:bottom w:val="none" w:sz="0" w:space="0" w:color="auto"/>
        <w:right w:val="none" w:sz="0" w:space="0" w:color="auto"/>
      </w:divBdr>
      <w:divsChild>
        <w:div w:id="361638371">
          <w:marLeft w:val="0"/>
          <w:marRight w:val="0"/>
          <w:marTop w:val="0"/>
          <w:marBottom w:val="0"/>
          <w:divBdr>
            <w:top w:val="none" w:sz="0" w:space="0" w:color="auto"/>
            <w:left w:val="none" w:sz="0" w:space="0" w:color="auto"/>
            <w:bottom w:val="none" w:sz="0" w:space="0" w:color="auto"/>
            <w:right w:val="none" w:sz="0" w:space="0" w:color="auto"/>
          </w:divBdr>
          <w:divsChild>
            <w:div w:id="517894556">
              <w:marLeft w:val="0"/>
              <w:marRight w:val="0"/>
              <w:marTop w:val="0"/>
              <w:marBottom w:val="0"/>
              <w:divBdr>
                <w:top w:val="none" w:sz="0" w:space="0" w:color="auto"/>
                <w:left w:val="none" w:sz="0" w:space="0" w:color="auto"/>
                <w:bottom w:val="none" w:sz="0" w:space="0" w:color="auto"/>
                <w:right w:val="none" w:sz="0" w:space="0" w:color="auto"/>
              </w:divBdr>
              <w:divsChild>
                <w:div w:id="2137335922">
                  <w:marLeft w:val="0"/>
                  <w:marRight w:val="0"/>
                  <w:marTop w:val="0"/>
                  <w:marBottom w:val="0"/>
                  <w:divBdr>
                    <w:top w:val="none" w:sz="0" w:space="0" w:color="auto"/>
                    <w:left w:val="none" w:sz="0" w:space="0" w:color="auto"/>
                    <w:bottom w:val="none" w:sz="0" w:space="0" w:color="auto"/>
                    <w:right w:val="none" w:sz="0" w:space="0" w:color="auto"/>
                  </w:divBdr>
                  <w:divsChild>
                    <w:div w:id="683896820">
                      <w:marLeft w:val="0"/>
                      <w:marRight w:val="0"/>
                      <w:marTop w:val="0"/>
                      <w:marBottom w:val="0"/>
                      <w:divBdr>
                        <w:top w:val="none" w:sz="0" w:space="0" w:color="auto"/>
                        <w:left w:val="none" w:sz="0" w:space="0" w:color="auto"/>
                        <w:bottom w:val="none" w:sz="0" w:space="0" w:color="auto"/>
                        <w:right w:val="none" w:sz="0" w:space="0" w:color="auto"/>
                      </w:divBdr>
                      <w:divsChild>
                        <w:div w:id="227617530">
                          <w:marLeft w:val="0"/>
                          <w:marRight w:val="0"/>
                          <w:marTop w:val="0"/>
                          <w:marBottom w:val="0"/>
                          <w:divBdr>
                            <w:top w:val="none" w:sz="0" w:space="0" w:color="auto"/>
                            <w:left w:val="none" w:sz="0" w:space="0" w:color="auto"/>
                            <w:bottom w:val="none" w:sz="0" w:space="0" w:color="auto"/>
                            <w:right w:val="none" w:sz="0" w:space="0" w:color="auto"/>
                          </w:divBdr>
                        </w:div>
                        <w:div w:id="1194614962">
                          <w:marLeft w:val="0"/>
                          <w:marRight w:val="0"/>
                          <w:marTop w:val="0"/>
                          <w:marBottom w:val="0"/>
                          <w:divBdr>
                            <w:top w:val="none" w:sz="0" w:space="0" w:color="auto"/>
                            <w:left w:val="none" w:sz="0" w:space="0" w:color="auto"/>
                            <w:bottom w:val="none" w:sz="0" w:space="0" w:color="auto"/>
                            <w:right w:val="none" w:sz="0" w:space="0" w:color="auto"/>
                          </w:divBdr>
                          <w:divsChild>
                            <w:div w:id="599875145">
                              <w:marLeft w:val="0"/>
                              <w:marRight w:val="0"/>
                              <w:marTop w:val="0"/>
                              <w:marBottom w:val="0"/>
                              <w:divBdr>
                                <w:top w:val="none" w:sz="0" w:space="0" w:color="auto"/>
                                <w:left w:val="none" w:sz="0" w:space="0" w:color="auto"/>
                                <w:bottom w:val="none" w:sz="0" w:space="0" w:color="auto"/>
                                <w:right w:val="none" w:sz="0" w:space="0" w:color="auto"/>
                              </w:divBdr>
                              <w:divsChild>
                                <w:div w:id="543097347">
                                  <w:marLeft w:val="0"/>
                                  <w:marRight w:val="0"/>
                                  <w:marTop w:val="0"/>
                                  <w:marBottom w:val="0"/>
                                  <w:divBdr>
                                    <w:top w:val="none" w:sz="0" w:space="0" w:color="auto"/>
                                    <w:left w:val="none" w:sz="0" w:space="0" w:color="auto"/>
                                    <w:bottom w:val="none" w:sz="0" w:space="0" w:color="auto"/>
                                    <w:right w:val="none" w:sz="0" w:space="0" w:color="auto"/>
                                  </w:divBdr>
                                  <w:divsChild>
                                    <w:div w:id="1833914037">
                                      <w:marLeft w:val="0"/>
                                      <w:marRight w:val="0"/>
                                      <w:marTop w:val="0"/>
                                      <w:marBottom w:val="0"/>
                                      <w:divBdr>
                                        <w:top w:val="none" w:sz="0" w:space="0" w:color="auto"/>
                                        <w:left w:val="none" w:sz="0" w:space="0" w:color="auto"/>
                                        <w:bottom w:val="none" w:sz="0" w:space="0" w:color="auto"/>
                                        <w:right w:val="none" w:sz="0" w:space="0" w:color="auto"/>
                                      </w:divBdr>
                                      <w:divsChild>
                                        <w:div w:id="157578634">
                                          <w:marLeft w:val="0"/>
                                          <w:marRight w:val="0"/>
                                          <w:marTop w:val="0"/>
                                          <w:marBottom w:val="0"/>
                                          <w:divBdr>
                                            <w:top w:val="none" w:sz="0" w:space="0" w:color="auto"/>
                                            <w:left w:val="none" w:sz="0" w:space="0" w:color="auto"/>
                                            <w:bottom w:val="none" w:sz="0" w:space="0" w:color="auto"/>
                                            <w:right w:val="none" w:sz="0" w:space="0" w:color="auto"/>
                                          </w:divBdr>
                                          <w:divsChild>
                                            <w:div w:id="27467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177894">
      <w:bodyDiv w:val="1"/>
      <w:marLeft w:val="0"/>
      <w:marRight w:val="0"/>
      <w:marTop w:val="0"/>
      <w:marBottom w:val="0"/>
      <w:divBdr>
        <w:top w:val="none" w:sz="0" w:space="0" w:color="auto"/>
        <w:left w:val="none" w:sz="0" w:space="0" w:color="auto"/>
        <w:bottom w:val="none" w:sz="0" w:space="0" w:color="auto"/>
        <w:right w:val="none" w:sz="0" w:space="0" w:color="auto"/>
      </w:divBdr>
      <w:divsChild>
        <w:div w:id="181749722">
          <w:marLeft w:val="0"/>
          <w:marRight w:val="0"/>
          <w:marTop w:val="0"/>
          <w:marBottom w:val="0"/>
          <w:divBdr>
            <w:top w:val="none" w:sz="0" w:space="0" w:color="auto"/>
            <w:left w:val="none" w:sz="0" w:space="0" w:color="auto"/>
            <w:bottom w:val="none" w:sz="0" w:space="0" w:color="auto"/>
            <w:right w:val="none" w:sz="0" w:space="0" w:color="auto"/>
          </w:divBdr>
          <w:divsChild>
            <w:div w:id="1663659149">
              <w:marLeft w:val="0"/>
              <w:marRight w:val="0"/>
              <w:marTop w:val="0"/>
              <w:marBottom w:val="0"/>
              <w:divBdr>
                <w:top w:val="none" w:sz="0" w:space="0" w:color="auto"/>
                <w:left w:val="none" w:sz="0" w:space="0" w:color="auto"/>
                <w:bottom w:val="none" w:sz="0" w:space="0" w:color="auto"/>
                <w:right w:val="none" w:sz="0" w:space="0" w:color="auto"/>
              </w:divBdr>
            </w:div>
          </w:divsChild>
        </w:div>
        <w:div w:id="455683369">
          <w:marLeft w:val="0"/>
          <w:marRight w:val="0"/>
          <w:marTop w:val="0"/>
          <w:marBottom w:val="0"/>
          <w:divBdr>
            <w:top w:val="none" w:sz="0" w:space="0" w:color="auto"/>
            <w:left w:val="none" w:sz="0" w:space="0" w:color="auto"/>
            <w:bottom w:val="none" w:sz="0" w:space="0" w:color="auto"/>
            <w:right w:val="none" w:sz="0" w:space="0" w:color="auto"/>
          </w:divBdr>
          <w:divsChild>
            <w:div w:id="28661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1061">
      <w:bodyDiv w:val="1"/>
      <w:marLeft w:val="0"/>
      <w:marRight w:val="0"/>
      <w:marTop w:val="0"/>
      <w:marBottom w:val="0"/>
      <w:divBdr>
        <w:top w:val="none" w:sz="0" w:space="0" w:color="auto"/>
        <w:left w:val="none" w:sz="0" w:space="0" w:color="auto"/>
        <w:bottom w:val="none" w:sz="0" w:space="0" w:color="auto"/>
        <w:right w:val="none" w:sz="0" w:space="0" w:color="auto"/>
      </w:divBdr>
      <w:divsChild>
        <w:div w:id="1290159679">
          <w:marLeft w:val="0"/>
          <w:marRight w:val="0"/>
          <w:marTop w:val="0"/>
          <w:marBottom w:val="0"/>
          <w:divBdr>
            <w:top w:val="none" w:sz="0" w:space="0" w:color="auto"/>
            <w:left w:val="none" w:sz="0" w:space="0" w:color="auto"/>
            <w:bottom w:val="none" w:sz="0" w:space="0" w:color="auto"/>
            <w:right w:val="none" w:sz="0" w:space="0" w:color="auto"/>
          </w:divBdr>
          <w:divsChild>
            <w:div w:id="361396031">
              <w:marLeft w:val="0"/>
              <w:marRight w:val="0"/>
              <w:marTop w:val="0"/>
              <w:marBottom w:val="0"/>
              <w:divBdr>
                <w:top w:val="none" w:sz="0" w:space="0" w:color="auto"/>
                <w:left w:val="none" w:sz="0" w:space="0" w:color="auto"/>
                <w:bottom w:val="none" w:sz="0" w:space="0" w:color="auto"/>
                <w:right w:val="none" w:sz="0" w:space="0" w:color="auto"/>
              </w:divBdr>
              <w:divsChild>
                <w:div w:id="1667707351">
                  <w:marLeft w:val="0"/>
                  <w:marRight w:val="0"/>
                  <w:marTop w:val="0"/>
                  <w:marBottom w:val="0"/>
                  <w:divBdr>
                    <w:top w:val="none" w:sz="0" w:space="0" w:color="auto"/>
                    <w:left w:val="none" w:sz="0" w:space="0" w:color="auto"/>
                    <w:bottom w:val="none" w:sz="0" w:space="0" w:color="auto"/>
                    <w:right w:val="none" w:sz="0" w:space="0" w:color="auto"/>
                  </w:divBdr>
                  <w:divsChild>
                    <w:div w:id="402919548">
                      <w:marLeft w:val="0"/>
                      <w:marRight w:val="0"/>
                      <w:marTop w:val="0"/>
                      <w:marBottom w:val="0"/>
                      <w:divBdr>
                        <w:top w:val="none" w:sz="0" w:space="0" w:color="auto"/>
                        <w:left w:val="none" w:sz="0" w:space="0" w:color="auto"/>
                        <w:bottom w:val="none" w:sz="0" w:space="0" w:color="auto"/>
                        <w:right w:val="none" w:sz="0" w:space="0" w:color="auto"/>
                      </w:divBdr>
                      <w:divsChild>
                        <w:div w:id="371227057">
                          <w:marLeft w:val="0"/>
                          <w:marRight w:val="0"/>
                          <w:marTop w:val="0"/>
                          <w:marBottom w:val="0"/>
                          <w:divBdr>
                            <w:top w:val="none" w:sz="0" w:space="0" w:color="auto"/>
                            <w:left w:val="none" w:sz="0" w:space="0" w:color="auto"/>
                            <w:bottom w:val="none" w:sz="0" w:space="0" w:color="auto"/>
                            <w:right w:val="none" w:sz="0" w:space="0" w:color="auto"/>
                          </w:divBdr>
                        </w:div>
                        <w:div w:id="665204053">
                          <w:marLeft w:val="0"/>
                          <w:marRight w:val="0"/>
                          <w:marTop w:val="0"/>
                          <w:marBottom w:val="0"/>
                          <w:divBdr>
                            <w:top w:val="none" w:sz="0" w:space="0" w:color="auto"/>
                            <w:left w:val="none" w:sz="0" w:space="0" w:color="auto"/>
                            <w:bottom w:val="none" w:sz="0" w:space="0" w:color="auto"/>
                            <w:right w:val="none" w:sz="0" w:space="0" w:color="auto"/>
                          </w:divBdr>
                          <w:divsChild>
                            <w:div w:id="492112411">
                              <w:marLeft w:val="0"/>
                              <w:marRight w:val="0"/>
                              <w:marTop w:val="0"/>
                              <w:marBottom w:val="0"/>
                              <w:divBdr>
                                <w:top w:val="none" w:sz="0" w:space="0" w:color="auto"/>
                                <w:left w:val="none" w:sz="0" w:space="0" w:color="auto"/>
                                <w:bottom w:val="none" w:sz="0" w:space="0" w:color="auto"/>
                                <w:right w:val="none" w:sz="0" w:space="0" w:color="auto"/>
                              </w:divBdr>
                              <w:divsChild>
                                <w:div w:id="190070559">
                                  <w:marLeft w:val="0"/>
                                  <w:marRight w:val="0"/>
                                  <w:marTop w:val="0"/>
                                  <w:marBottom w:val="0"/>
                                  <w:divBdr>
                                    <w:top w:val="none" w:sz="0" w:space="0" w:color="auto"/>
                                    <w:left w:val="none" w:sz="0" w:space="0" w:color="auto"/>
                                    <w:bottom w:val="none" w:sz="0" w:space="0" w:color="auto"/>
                                    <w:right w:val="none" w:sz="0" w:space="0" w:color="auto"/>
                                  </w:divBdr>
                                  <w:divsChild>
                                    <w:div w:id="238176935">
                                      <w:marLeft w:val="0"/>
                                      <w:marRight w:val="0"/>
                                      <w:marTop w:val="0"/>
                                      <w:marBottom w:val="0"/>
                                      <w:divBdr>
                                        <w:top w:val="none" w:sz="0" w:space="0" w:color="auto"/>
                                        <w:left w:val="none" w:sz="0" w:space="0" w:color="auto"/>
                                        <w:bottom w:val="none" w:sz="0" w:space="0" w:color="auto"/>
                                        <w:right w:val="none" w:sz="0" w:space="0" w:color="auto"/>
                                      </w:divBdr>
                                      <w:divsChild>
                                        <w:div w:id="280383644">
                                          <w:marLeft w:val="0"/>
                                          <w:marRight w:val="0"/>
                                          <w:marTop w:val="0"/>
                                          <w:marBottom w:val="0"/>
                                          <w:divBdr>
                                            <w:top w:val="none" w:sz="0" w:space="0" w:color="auto"/>
                                            <w:left w:val="none" w:sz="0" w:space="0" w:color="auto"/>
                                            <w:bottom w:val="none" w:sz="0" w:space="0" w:color="auto"/>
                                            <w:right w:val="none" w:sz="0" w:space="0" w:color="auto"/>
                                          </w:divBdr>
                                          <w:divsChild>
                                            <w:div w:id="2261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255842">
      <w:bodyDiv w:val="1"/>
      <w:marLeft w:val="0"/>
      <w:marRight w:val="0"/>
      <w:marTop w:val="0"/>
      <w:marBottom w:val="0"/>
      <w:divBdr>
        <w:top w:val="none" w:sz="0" w:space="0" w:color="auto"/>
        <w:left w:val="none" w:sz="0" w:space="0" w:color="auto"/>
        <w:bottom w:val="none" w:sz="0" w:space="0" w:color="auto"/>
        <w:right w:val="none" w:sz="0" w:space="0" w:color="auto"/>
      </w:divBdr>
    </w:div>
    <w:div w:id="115028541">
      <w:bodyDiv w:val="1"/>
      <w:marLeft w:val="0"/>
      <w:marRight w:val="0"/>
      <w:marTop w:val="0"/>
      <w:marBottom w:val="0"/>
      <w:divBdr>
        <w:top w:val="none" w:sz="0" w:space="0" w:color="auto"/>
        <w:left w:val="none" w:sz="0" w:space="0" w:color="auto"/>
        <w:bottom w:val="none" w:sz="0" w:space="0" w:color="auto"/>
        <w:right w:val="none" w:sz="0" w:space="0" w:color="auto"/>
      </w:divBdr>
      <w:divsChild>
        <w:div w:id="1706983193">
          <w:marLeft w:val="0"/>
          <w:marRight w:val="0"/>
          <w:marTop w:val="0"/>
          <w:marBottom w:val="0"/>
          <w:divBdr>
            <w:top w:val="none" w:sz="0" w:space="0" w:color="auto"/>
            <w:left w:val="none" w:sz="0" w:space="0" w:color="auto"/>
            <w:bottom w:val="none" w:sz="0" w:space="0" w:color="auto"/>
            <w:right w:val="none" w:sz="0" w:space="0" w:color="auto"/>
          </w:divBdr>
          <w:divsChild>
            <w:div w:id="1221013016">
              <w:marLeft w:val="0"/>
              <w:marRight w:val="0"/>
              <w:marTop w:val="0"/>
              <w:marBottom w:val="0"/>
              <w:divBdr>
                <w:top w:val="none" w:sz="0" w:space="0" w:color="auto"/>
                <w:left w:val="none" w:sz="0" w:space="0" w:color="auto"/>
                <w:bottom w:val="none" w:sz="0" w:space="0" w:color="auto"/>
                <w:right w:val="none" w:sz="0" w:space="0" w:color="auto"/>
              </w:divBdr>
              <w:divsChild>
                <w:div w:id="2065983774">
                  <w:marLeft w:val="0"/>
                  <w:marRight w:val="0"/>
                  <w:marTop w:val="0"/>
                  <w:marBottom w:val="0"/>
                  <w:divBdr>
                    <w:top w:val="none" w:sz="0" w:space="0" w:color="auto"/>
                    <w:left w:val="none" w:sz="0" w:space="0" w:color="auto"/>
                    <w:bottom w:val="none" w:sz="0" w:space="0" w:color="auto"/>
                    <w:right w:val="none" w:sz="0" w:space="0" w:color="auto"/>
                  </w:divBdr>
                  <w:divsChild>
                    <w:div w:id="1541820031">
                      <w:marLeft w:val="0"/>
                      <w:marRight w:val="0"/>
                      <w:marTop w:val="0"/>
                      <w:marBottom w:val="0"/>
                      <w:divBdr>
                        <w:top w:val="none" w:sz="0" w:space="0" w:color="auto"/>
                        <w:left w:val="none" w:sz="0" w:space="0" w:color="auto"/>
                        <w:bottom w:val="none" w:sz="0" w:space="0" w:color="auto"/>
                        <w:right w:val="none" w:sz="0" w:space="0" w:color="auto"/>
                      </w:divBdr>
                      <w:divsChild>
                        <w:div w:id="666591600">
                          <w:marLeft w:val="0"/>
                          <w:marRight w:val="0"/>
                          <w:marTop w:val="0"/>
                          <w:marBottom w:val="0"/>
                          <w:divBdr>
                            <w:top w:val="none" w:sz="0" w:space="0" w:color="auto"/>
                            <w:left w:val="none" w:sz="0" w:space="0" w:color="auto"/>
                            <w:bottom w:val="none" w:sz="0" w:space="0" w:color="auto"/>
                            <w:right w:val="none" w:sz="0" w:space="0" w:color="auto"/>
                          </w:divBdr>
                        </w:div>
                        <w:div w:id="2142186952">
                          <w:marLeft w:val="0"/>
                          <w:marRight w:val="0"/>
                          <w:marTop w:val="0"/>
                          <w:marBottom w:val="0"/>
                          <w:divBdr>
                            <w:top w:val="none" w:sz="0" w:space="0" w:color="auto"/>
                            <w:left w:val="none" w:sz="0" w:space="0" w:color="auto"/>
                            <w:bottom w:val="none" w:sz="0" w:space="0" w:color="auto"/>
                            <w:right w:val="none" w:sz="0" w:space="0" w:color="auto"/>
                          </w:divBdr>
                          <w:divsChild>
                            <w:div w:id="1064184738">
                              <w:marLeft w:val="0"/>
                              <w:marRight w:val="0"/>
                              <w:marTop w:val="0"/>
                              <w:marBottom w:val="0"/>
                              <w:divBdr>
                                <w:top w:val="none" w:sz="0" w:space="0" w:color="auto"/>
                                <w:left w:val="none" w:sz="0" w:space="0" w:color="auto"/>
                                <w:bottom w:val="none" w:sz="0" w:space="0" w:color="auto"/>
                                <w:right w:val="none" w:sz="0" w:space="0" w:color="auto"/>
                              </w:divBdr>
                              <w:divsChild>
                                <w:div w:id="25563749">
                                  <w:marLeft w:val="0"/>
                                  <w:marRight w:val="0"/>
                                  <w:marTop w:val="0"/>
                                  <w:marBottom w:val="0"/>
                                  <w:divBdr>
                                    <w:top w:val="none" w:sz="0" w:space="0" w:color="auto"/>
                                    <w:left w:val="none" w:sz="0" w:space="0" w:color="auto"/>
                                    <w:bottom w:val="none" w:sz="0" w:space="0" w:color="auto"/>
                                    <w:right w:val="none" w:sz="0" w:space="0" w:color="auto"/>
                                  </w:divBdr>
                                  <w:divsChild>
                                    <w:div w:id="912397897">
                                      <w:marLeft w:val="0"/>
                                      <w:marRight w:val="0"/>
                                      <w:marTop w:val="0"/>
                                      <w:marBottom w:val="0"/>
                                      <w:divBdr>
                                        <w:top w:val="none" w:sz="0" w:space="0" w:color="auto"/>
                                        <w:left w:val="none" w:sz="0" w:space="0" w:color="auto"/>
                                        <w:bottom w:val="none" w:sz="0" w:space="0" w:color="auto"/>
                                        <w:right w:val="none" w:sz="0" w:space="0" w:color="auto"/>
                                      </w:divBdr>
                                      <w:divsChild>
                                        <w:div w:id="506947089">
                                          <w:marLeft w:val="0"/>
                                          <w:marRight w:val="0"/>
                                          <w:marTop w:val="0"/>
                                          <w:marBottom w:val="0"/>
                                          <w:divBdr>
                                            <w:top w:val="none" w:sz="0" w:space="0" w:color="auto"/>
                                            <w:left w:val="none" w:sz="0" w:space="0" w:color="auto"/>
                                            <w:bottom w:val="none" w:sz="0" w:space="0" w:color="auto"/>
                                            <w:right w:val="none" w:sz="0" w:space="0" w:color="auto"/>
                                          </w:divBdr>
                                          <w:divsChild>
                                            <w:div w:id="7135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47970">
      <w:bodyDiv w:val="1"/>
      <w:marLeft w:val="0"/>
      <w:marRight w:val="0"/>
      <w:marTop w:val="0"/>
      <w:marBottom w:val="0"/>
      <w:divBdr>
        <w:top w:val="none" w:sz="0" w:space="0" w:color="auto"/>
        <w:left w:val="none" w:sz="0" w:space="0" w:color="auto"/>
        <w:bottom w:val="none" w:sz="0" w:space="0" w:color="auto"/>
        <w:right w:val="none" w:sz="0" w:space="0" w:color="auto"/>
      </w:divBdr>
      <w:divsChild>
        <w:div w:id="1442644615">
          <w:marLeft w:val="0"/>
          <w:marRight w:val="0"/>
          <w:marTop w:val="0"/>
          <w:marBottom w:val="0"/>
          <w:divBdr>
            <w:top w:val="none" w:sz="0" w:space="0" w:color="auto"/>
            <w:left w:val="none" w:sz="0" w:space="0" w:color="auto"/>
            <w:bottom w:val="none" w:sz="0" w:space="0" w:color="auto"/>
            <w:right w:val="none" w:sz="0" w:space="0" w:color="auto"/>
          </w:divBdr>
          <w:divsChild>
            <w:div w:id="1604457519">
              <w:marLeft w:val="0"/>
              <w:marRight w:val="0"/>
              <w:marTop w:val="0"/>
              <w:marBottom w:val="0"/>
              <w:divBdr>
                <w:top w:val="none" w:sz="0" w:space="0" w:color="auto"/>
                <w:left w:val="none" w:sz="0" w:space="0" w:color="auto"/>
                <w:bottom w:val="none" w:sz="0" w:space="0" w:color="auto"/>
                <w:right w:val="none" w:sz="0" w:space="0" w:color="auto"/>
              </w:divBdr>
            </w:div>
            <w:div w:id="1254824865">
              <w:marLeft w:val="0"/>
              <w:marRight w:val="0"/>
              <w:marTop w:val="0"/>
              <w:marBottom w:val="0"/>
              <w:divBdr>
                <w:top w:val="none" w:sz="0" w:space="0" w:color="auto"/>
                <w:left w:val="none" w:sz="0" w:space="0" w:color="auto"/>
                <w:bottom w:val="none" w:sz="0" w:space="0" w:color="auto"/>
                <w:right w:val="none" w:sz="0" w:space="0" w:color="auto"/>
              </w:divBdr>
            </w:div>
            <w:div w:id="776292665">
              <w:marLeft w:val="0"/>
              <w:marRight w:val="0"/>
              <w:marTop w:val="0"/>
              <w:marBottom w:val="0"/>
              <w:divBdr>
                <w:top w:val="none" w:sz="0" w:space="0" w:color="auto"/>
                <w:left w:val="none" w:sz="0" w:space="0" w:color="auto"/>
                <w:bottom w:val="none" w:sz="0" w:space="0" w:color="auto"/>
                <w:right w:val="none" w:sz="0" w:space="0" w:color="auto"/>
              </w:divBdr>
              <w:divsChild>
                <w:div w:id="118425531">
                  <w:marLeft w:val="0"/>
                  <w:marRight w:val="0"/>
                  <w:marTop w:val="0"/>
                  <w:marBottom w:val="0"/>
                  <w:divBdr>
                    <w:top w:val="none" w:sz="0" w:space="0" w:color="auto"/>
                    <w:left w:val="none" w:sz="0" w:space="0" w:color="auto"/>
                    <w:bottom w:val="none" w:sz="0" w:space="0" w:color="auto"/>
                    <w:right w:val="none" w:sz="0" w:space="0" w:color="auto"/>
                  </w:divBdr>
                </w:div>
              </w:divsChild>
            </w:div>
            <w:div w:id="478619470">
              <w:marLeft w:val="0"/>
              <w:marRight w:val="0"/>
              <w:marTop w:val="0"/>
              <w:marBottom w:val="0"/>
              <w:divBdr>
                <w:top w:val="none" w:sz="0" w:space="0" w:color="auto"/>
                <w:left w:val="none" w:sz="0" w:space="0" w:color="auto"/>
                <w:bottom w:val="none" w:sz="0" w:space="0" w:color="auto"/>
                <w:right w:val="none" w:sz="0" w:space="0" w:color="auto"/>
              </w:divBdr>
              <w:divsChild>
                <w:div w:id="771973332">
                  <w:marLeft w:val="0"/>
                  <w:marRight w:val="0"/>
                  <w:marTop w:val="0"/>
                  <w:marBottom w:val="0"/>
                  <w:divBdr>
                    <w:top w:val="none" w:sz="0" w:space="0" w:color="auto"/>
                    <w:left w:val="none" w:sz="0" w:space="0" w:color="auto"/>
                    <w:bottom w:val="none" w:sz="0" w:space="0" w:color="auto"/>
                    <w:right w:val="none" w:sz="0" w:space="0" w:color="auto"/>
                  </w:divBdr>
                  <w:divsChild>
                    <w:div w:id="904686505">
                      <w:marLeft w:val="0"/>
                      <w:marRight w:val="0"/>
                      <w:marTop w:val="0"/>
                      <w:marBottom w:val="0"/>
                      <w:divBdr>
                        <w:top w:val="none" w:sz="0" w:space="0" w:color="auto"/>
                        <w:left w:val="none" w:sz="0" w:space="0" w:color="auto"/>
                        <w:bottom w:val="none" w:sz="0" w:space="0" w:color="auto"/>
                        <w:right w:val="none" w:sz="0" w:space="0" w:color="auto"/>
                      </w:divBdr>
                    </w:div>
                    <w:div w:id="1363238880">
                      <w:marLeft w:val="0"/>
                      <w:marRight w:val="0"/>
                      <w:marTop w:val="0"/>
                      <w:marBottom w:val="0"/>
                      <w:divBdr>
                        <w:top w:val="none" w:sz="0" w:space="0" w:color="auto"/>
                        <w:left w:val="none" w:sz="0" w:space="0" w:color="auto"/>
                        <w:bottom w:val="none" w:sz="0" w:space="0" w:color="auto"/>
                        <w:right w:val="none" w:sz="0" w:space="0" w:color="auto"/>
                      </w:divBdr>
                    </w:div>
                  </w:divsChild>
                </w:div>
                <w:div w:id="812407677">
                  <w:marLeft w:val="0"/>
                  <w:marRight w:val="0"/>
                  <w:marTop w:val="0"/>
                  <w:marBottom w:val="0"/>
                  <w:divBdr>
                    <w:top w:val="none" w:sz="0" w:space="0" w:color="auto"/>
                    <w:left w:val="none" w:sz="0" w:space="0" w:color="auto"/>
                    <w:bottom w:val="none" w:sz="0" w:space="0" w:color="auto"/>
                    <w:right w:val="none" w:sz="0" w:space="0" w:color="auto"/>
                  </w:divBdr>
                  <w:divsChild>
                    <w:div w:id="1240553676">
                      <w:marLeft w:val="0"/>
                      <w:marRight w:val="0"/>
                      <w:marTop w:val="0"/>
                      <w:marBottom w:val="0"/>
                      <w:divBdr>
                        <w:top w:val="none" w:sz="0" w:space="0" w:color="auto"/>
                        <w:left w:val="none" w:sz="0" w:space="0" w:color="auto"/>
                        <w:bottom w:val="none" w:sz="0" w:space="0" w:color="auto"/>
                        <w:right w:val="none" w:sz="0" w:space="0" w:color="auto"/>
                      </w:divBdr>
                    </w:div>
                    <w:div w:id="590116460">
                      <w:marLeft w:val="0"/>
                      <w:marRight w:val="0"/>
                      <w:marTop w:val="0"/>
                      <w:marBottom w:val="0"/>
                      <w:divBdr>
                        <w:top w:val="none" w:sz="0" w:space="0" w:color="auto"/>
                        <w:left w:val="none" w:sz="0" w:space="0" w:color="auto"/>
                        <w:bottom w:val="none" w:sz="0" w:space="0" w:color="auto"/>
                        <w:right w:val="none" w:sz="0" w:space="0" w:color="auto"/>
                      </w:divBdr>
                    </w:div>
                  </w:divsChild>
                </w:div>
                <w:div w:id="1810586944">
                  <w:marLeft w:val="0"/>
                  <w:marRight w:val="0"/>
                  <w:marTop w:val="0"/>
                  <w:marBottom w:val="0"/>
                  <w:divBdr>
                    <w:top w:val="none" w:sz="0" w:space="0" w:color="auto"/>
                    <w:left w:val="none" w:sz="0" w:space="0" w:color="auto"/>
                    <w:bottom w:val="none" w:sz="0" w:space="0" w:color="auto"/>
                    <w:right w:val="none" w:sz="0" w:space="0" w:color="auto"/>
                  </w:divBdr>
                  <w:divsChild>
                    <w:div w:id="1860317559">
                      <w:marLeft w:val="0"/>
                      <w:marRight w:val="0"/>
                      <w:marTop w:val="0"/>
                      <w:marBottom w:val="0"/>
                      <w:divBdr>
                        <w:top w:val="none" w:sz="0" w:space="0" w:color="auto"/>
                        <w:left w:val="none" w:sz="0" w:space="0" w:color="auto"/>
                        <w:bottom w:val="none" w:sz="0" w:space="0" w:color="auto"/>
                        <w:right w:val="none" w:sz="0" w:space="0" w:color="auto"/>
                      </w:divBdr>
                    </w:div>
                    <w:div w:id="805243310">
                      <w:marLeft w:val="0"/>
                      <w:marRight w:val="0"/>
                      <w:marTop w:val="0"/>
                      <w:marBottom w:val="0"/>
                      <w:divBdr>
                        <w:top w:val="none" w:sz="0" w:space="0" w:color="auto"/>
                        <w:left w:val="none" w:sz="0" w:space="0" w:color="auto"/>
                        <w:bottom w:val="none" w:sz="0" w:space="0" w:color="auto"/>
                        <w:right w:val="none" w:sz="0" w:space="0" w:color="auto"/>
                      </w:divBdr>
                    </w:div>
                  </w:divsChild>
                </w:div>
                <w:div w:id="2076463491">
                  <w:marLeft w:val="0"/>
                  <w:marRight w:val="0"/>
                  <w:marTop w:val="0"/>
                  <w:marBottom w:val="0"/>
                  <w:divBdr>
                    <w:top w:val="none" w:sz="0" w:space="0" w:color="auto"/>
                    <w:left w:val="none" w:sz="0" w:space="0" w:color="auto"/>
                    <w:bottom w:val="none" w:sz="0" w:space="0" w:color="auto"/>
                    <w:right w:val="none" w:sz="0" w:space="0" w:color="auto"/>
                  </w:divBdr>
                </w:div>
              </w:divsChild>
            </w:div>
            <w:div w:id="1043288644">
              <w:marLeft w:val="0"/>
              <w:marRight w:val="0"/>
              <w:marTop w:val="0"/>
              <w:marBottom w:val="0"/>
              <w:divBdr>
                <w:top w:val="none" w:sz="0" w:space="0" w:color="auto"/>
                <w:left w:val="none" w:sz="0" w:space="0" w:color="auto"/>
                <w:bottom w:val="none" w:sz="0" w:space="0" w:color="auto"/>
                <w:right w:val="none" w:sz="0" w:space="0" w:color="auto"/>
              </w:divBdr>
              <w:divsChild>
                <w:div w:id="2053724211">
                  <w:marLeft w:val="0"/>
                  <w:marRight w:val="0"/>
                  <w:marTop w:val="0"/>
                  <w:marBottom w:val="0"/>
                  <w:divBdr>
                    <w:top w:val="none" w:sz="0" w:space="0" w:color="auto"/>
                    <w:left w:val="none" w:sz="0" w:space="0" w:color="auto"/>
                    <w:bottom w:val="none" w:sz="0" w:space="0" w:color="auto"/>
                    <w:right w:val="none" w:sz="0" w:space="0" w:color="auto"/>
                  </w:divBdr>
                </w:div>
                <w:div w:id="1236745537">
                  <w:marLeft w:val="0"/>
                  <w:marRight w:val="0"/>
                  <w:marTop w:val="0"/>
                  <w:marBottom w:val="0"/>
                  <w:divBdr>
                    <w:top w:val="none" w:sz="0" w:space="0" w:color="auto"/>
                    <w:left w:val="none" w:sz="0" w:space="0" w:color="auto"/>
                    <w:bottom w:val="none" w:sz="0" w:space="0" w:color="auto"/>
                    <w:right w:val="none" w:sz="0" w:space="0" w:color="auto"/>
                  </w:divBdr>
                </w:div>
                <w:div w:id="108085027">
                  <w:marLeft w:val="0"/>
                  <w:marRight w:val="0"/>
                  <w:marTop w:val="0"/>
                  <w:marBottom w:val="0"/>
                  <w:divBdr>
                    <w:top w:val="none" w:sz="0" w:space="0" w:color="auto"/>
                    <w:left w:val="none" w:sz="0" w:space="0" w:color="auto"/>
                    <w:bottom w:val="none" w:sz="0" w:space="0" w:color="auto"/>
                    <w:right w:val="none" w:sz="0" w:space="0" w:color="auto"/>
                  </w:divBdr>
                </w:div>
                <w:div w:id="796871667">
                  <w:marLeft w:val="0"/>
                  <w:marRight w:val="0"/>
                  <w:marTop w:val="0"/>
                  <w:marBottom w:val="0"/>
                  <w:divBdr>
                    <w:top w:val="none" w:sz="0" w:space="0" w:color="auto"/>
                    <w:left w:val="none" w:sz="0" w:space="0" w:color="auto"/>
                    <w:bottom w:val="none" w:sz="0" w:space="0" w:color="auto"/>
                    <w:right w:val="none" w:sz="0" w:space="0" w:color="auto"/>
                  </w:divBdr>
                </w:div>
              </w:divsChild>
            </w:div>
            <w:div w:id="1185752183">
              <w:marLeft w:val="0"/>
              <w:marRight w:val="0"/>
              <w:marTop w:val="0"/>
              <w:marBottom w:val="0"/>
              <w:divBdr>
                <w:top w:val="none" w:sz="0" w:space="0" w:color="auto"/>
                <w:left w:val="none" w:sz="0" w:space="0" w:color="auto"/>
                <w:bottom w:val="none" w:sz="0" w:space="0" w:color="auto"/>
                <w:right w:val="none" w:sz="0" w:space="0" w:color="auto"/>
              </w:divBdr>
              <w:divsChild>
                <w:div w:id="775179428">
                  <w:marLeft w:val="0"/>
                  <w:marRight w:val="0"/>
                  <w:marTop w:val="0"/>
                  <w:marBottom w:val="0"/>
                  <w:divBdr>
                    <w:top w:val="none" w:sz="0" w:space="0" w:color="auto"/>
                    <w:left w:val="none" w:sz="0" w:space="0" w:color="auto"/>
                    <w:bottom w:val="none" w:sz="0" w:space="0" w:color="auto"/>
                    <w:right w:val="none" w:sz="0" w:space="0" w:color="auto"/>
                  </w:divBdr>
                </w:div>
              </w:divsChild>
            </w:div>
            <w:div w:id="440877334">
              <w:marLeft w:val="0"/>
              <w:marRight w:val="0"/>
              <w:marTop w:val="0"/>
              <w:marBottom w:val="0"/>
              <w:divBdr>
                <w:top w:val="none" w:sz="0" w:space="0" w:color="auto"/>
                <w:left w:val="none" w:sz="0" w:space="0" w:color="auto"/>
                <w:bottom w:val="none" w:sz="0" w:space="0" w:color="auto"/>
                <w:right w:val="none" w:sz="0" w:space="0" w:color="auto"/>
              </w:divBdr>
              <w:divsChild>
                <w:div w:id="2117290274">
                  <w:marLeft w:val="0"/>
                  <w:marRight w:val="0"/>
                  <w:marTop w:val="0"/>
                  <w:marBottom w:val="0"/>
                  <w:divBdr>
                    <w:top w:val="none" w:sz="0" w:space="0" w:color="auto"/>
                    <w:left w:val="none" w:sz="0" w:space="0" w:color="auto"/>
                    <w:bottom w:val="none" w:sz="0" w:space="0" w:color="auto"/>
                    <w:right w:val="none" w:sz="0" w:space="0" w:color="auto"/>
                  </w:divBdr>
                </w:div>
              </w:divsChild>
            </w:div>
            <w:div w:id="9876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99">
      <w:bodyDiv w:val="1"/>
      <w:marLeft w:val="0"/>
      <w:marRight w:val="0"/>
      <w:marTop w:val="0"/>
      <w:marBottom w:val="0"/>
      <w:divBdr>
        <w:top w:val="none" w:sz="0" w:space="0" w:color="auto"/>
        <w:left w:val="none" w:sz="0" w:space="0" w:color="auto"/>
        <w:bottom w:val="none" w:sz="0" w:space="0" w:color="auto"/>
        <w:right w:val="none" w:sz="0" w:space="0" w:color="auto"/>
      </w:divBdr>
    </w:div>
    <w:div w:id="175273684">
      <w:bodyDiv w:val="1"/>
      <w:marLeft w:val="0"/>
      <w:marRight w:val="0"/>
      <w:marTop w:val="0"/>
      <w:marBottom w:val="0"/>
      <w:divBdr>
        <w:top w:val="none" w:sz="0" w:space="0" w:color="auto"/>
        <w:left w:val="none" w:sz="0" w:space="0" w:color="auto"/>
        <w:bottom w:val="none" w:sz="0" w:space="0" w:color="auto"/>
        <w:right w:val="none" w:sz="0" w:space="0" w:color="auto"/>
      </w:divBdr>
      <w:divsChild>
        <w:div w:id="1057827156">
          <w:marLeft w:val="0"/>
          <w:marRight w:val="0"/>
          <w:marTop w:val="0"/>
          <w:marBottom w:val="0"/>
          <w:divBdr>
            <w:top w:val="none" w:sz="0" w:space="0" w:color="auto"/>
            <w:left w:val="none" w:sz="0" w:space="0" w:color="auto"/>
            <w:bottom w:val="none" w:sz="0" w:space="0" w:color="auto"/>
            <w:right w:val="none" w:sz="0" w:space="0" w:color="auto"/>
          </w:divBdr>
          <w:divsChild>
            <w:div w:id="1722247117">
              <w:marLeft w:val="0"/>
              <w:marRight w:val="0"/>
              <w:marTop w:val="0"/>
              <w:marBottom w:val="0"/>
              <w:divBdr>
                <w:top w:val="none" w:sz="0" w:space="0" w:color="auto"/>
                <w:left w:val="none" w:sz="0" w:space="0" w:color="auto"/>
                <w:bottom w:val="none" w:sz="0" w:space="0" w:color="auto"/>
                <w:right w:val="none" w:sz="0" w:space="0" w:color="auto"/>
              </w:divBdr>
              <w:divsChild>
                <w:div w:id="1599486195">
                  <w:marLeft w:val="0"/>
                  <w:marRight w:val="0"/>
                  <w:marTop w:val="0"/>
                  <w:marBottom w:val="0"/>
                  <w:divBdr>
                    <w:top w:val="none" w:sz="0" w:space="0" w:color="auto"/>
                    <w:left w:val="none" w:sz="0" w:space="0" w:color="auto"/>
                    <w:bottom w:val="none" w:sz="0" w:space="0" w:color="auto"/>
                    <w:right w:val="none" w:sz="0" w:space="0" w:color="auto"/>
                  </w:divBdr>
                  <w:divsChild>
                    <w:div w:id="1227110650">
                      <w:marLeft w:val="0"/>
                      <w:marRight w:val="0"/>
                      <w:marTop w:val="0"/>
                      <w:marBottom w:val="0"/>
                      <w:divBdr>
                        <w:top w:val="none" w:sz="0" w:space="0" w:color="auto"/>
                        <w:left w:val="none" w:sz="0" w:space="0" w:color="auto"/>
                        <w:bottom w:val="none" w:sz="0" w:space="0" w:color="auto"/>
                        <w:right w:val="none" w:sz="0" w:space="0" w:color="auto"/>
                      </w:divBdr>
                      <w:divsChild>
                        <w:div w:id="1555115682">
                          <w:marLeft w:val="0"/>
                          <w:marRight w:val="0"/>
                          <w:marTop w:val="0"/>
                          <w:marBottom w:val="0"/>
                          <w:divBdr>
                            <w:top w:val="none" w:sz="0" w:space="0" w:color="auto"/>
                            <w:left w:val="none" w:sz="0" w:space="0" w:color="auto"/>
                            <w:bottom w:val="none" w:sz="0" w:space="0" w:color="auto"/>
                            <w:right w:val="none" w:sz="0" w:space="0" w:color="auto"/>
                          </w:divBdr>
                        </w:div>
                        <w:div w:id="1432749208">
                          <w:marLeft w:val="0"/>
                          <w:marRight w:val="0"/>
                          <w:marTop w:val="0"/>
                          <w:marBottom w:val="0"/>
                          <w:divBdr>
                            <w:top w:val="none" w:sz="0" w:space="0" w:color="auto"/>
                            <w:left w:val="none" w:sz="0" w:space="0" w:color="auto"/>
                            <w:bottom w:val="none" w:sz="0" w:space="0" w:color="auto"/>
                            <w:right w:val="none" w:sz="0" w:space="0" w:color="auto"/>
                          </w:divBdr>
                          <w:divsChild>
                            <w:div w:id="1147824978">
                              <w:marLeft w:val="0"/>
                              <w:marRight w:val="0"/>
                              <w:marTop w:val="0"/>
                              <w:marBottom w:val="0"/>
                              <w:divBdr>
                                <w:top w:val="none" w:sz="0" w:space="0" w:color="auto"/>
                                <w:left w:val="none" w:sz="0" w:space="0" w:color="auto"/>
                                <w:bottom w:val="none" w:sz="0" w:space="0" w:color="auto"/>
                                <w:right w:val="none" w:sz="0" w:space="0" w:color="auto"/>
                              </w:divBdr>
                              <w:divsChild>
                                <w:div w:id="1557468623">
                                  <w:marLeft w:val="0"/>
                                  <w:marRight w:val="0"/>
                                  <w:marTop w:val="0"/>
                                  <w:marBottom w:val="0"/>
                                  <w:divBdr>
                                    <w:top w:val="none" w:sz="0" w:space="0" w:color="auto"/>
                                    <w:left w:val="none" w:sz="0" w:space="0" w:color="auto"/>
                                    <w:bottom w:val="none" w:sz="0" w:space="0" w:color="auto"/>
                                    <w:right w:val="none" w:sz="0" w:space="0" w:color="auto"/>
                                  </w:divBdr>
                                  <w:divsChild>
                                    <w:div w:id="1066340515">
                                      <w:marLeft w:val="0"/>
                                      <w:marRight w:val="0"/>
                                      <w:marTop w:val="0"/>
                                      <w:marBottom w:val="0"/>
                                      <w:divBdr>
                                        <w:top w:val="none" w:sz="0" w:space="0" w:color="auto"/>
                                        <w:left w:val="none" w:sz="0" w:space="0" w:color="auto"/>
                                        <w:bottom w:val="none" w:sz="0" w:space="0" w:color="auto"/>
                                        <w:right w:val="none" w:sz="0" w:space="0" w:color="auto"/>
                                      </w:divBdr>
                                      <w:divsChild>
                                        <w:div w:id="259804350">
                                          <w:marLeft w:val="0"/>
                                          <w:marRight w:val="0"/>
                                          <w:marTop w:val="0"/>
                                          <w:marBottom w:val="0"/>
                                          <w:divBdr>
                                            <w:top w:val="none" w:sz="0" w:space="0" w:color="auto"/>
                                            <w:left w:val="none" w:sz="0" w:space="0" w:color="auto"/>
                                            <w:bottom w:val="none" w:sz="0" w:space="0" w:color="auto"/>
                                            <w:right w:val="none" w:sz="0" w:space="0" w:color="auto"/>
                                          </w:divBdr>
                                          <w:divsChild>
                                            <w:div w:id="7868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908292">
      <w:bodyDiv w:val="1"/>
      <w:marLeft w:val="0"/>
      <w:marRight w:val="0"/>
      <w:marTop w:val="0"/>
      <w:marBottom w:val="0"/>
      <w:divBdr>
        <w:top w:val="none" w:sz="0" w:space="0" w:color="auto"/>
        <w:left w:val="none" w:sz="0" w:space="0" w:color="auto"/>
        <w:bottom w:val="none" w:sz="0" w:space="0" w:color="auto"/>
        <w:right w:val="none" w:sz="0" w:space="0" w:color="auto"/>
      </w:divBdr>
    </w:div>
    <w:div w:id="241910480">
      <w:bodyDiv w:val="1"/>
      <w:marLeft w:val="0"/>
      <w:marRight w:val="0"/>
      <w:marTop w:val="0"/>
      <w:marBottom w:val="0"/>
      <w:divBdr>
        <w:top w:val="none" w:sz="0" w:space="0" w:color="auto"/>
        <w:left w:val="none" w:sz="0" w:space="0" w:color="auto"/>
        <w:bottom w:val="none" w:sz="0" w:space="0" w:color="auto"/>
        <w:right w:val="none" w:sz="0" w:space="0" w:color="auto"/>
      </w:divBdr>
      <w:divsChild>
        <w:div w:id="131298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825946">
      <w:bodyDiv w:val="1"/>
      <w:marLeft w:val="0"/>
      <w:marRight w:val="0"/>
      <w:marTop w:val="0"/>
      <w:marBottom w:val="0"/>
      <w:divBdr>
        <w:top w:val="none" w:sz="0" w:space="0" w:color="auto"/>
        <w:left w:val="none" w:sz="0" w:space="0" w:color="auto"/>
        <w:bottom w:val="none" w:sz="0" w:space="0" w:color="auto"/>
        <w:right w:val="none" w:sz="0" w:space="0" w:color="auto"/>
      </w:divBdr>
    </w:div>
    <w:div w:id="362485139">
      <w:bodyDiv w:val="1"/>
      <w:marLeft w:val="0"/>
      <w:marRight w:val="0"/>
      <w:marTop w:val="0"/>
      <w:marBottom w:val="0"/>
      <w:divBdr>
        <w:top w:val="none" w:sz="0" w:space="0" w:color="auto"/>
        <w:left w:val="none" w:sz="0" w:space="0" w:color="auto"/>
        <w:bottom w:val="none" w:sz="0" w:space="0" w:color="auto"/>
        <w:right w:val="none" w:sz="0" w:space="0" w:color="auto"/>
      </w:divBdr>
      <w:divsChild>
        <w:div w:id="1443500814">
          <w:marLeft w:val="0"/>
          <w:marRight w:val="0"/>
          <w:marTop w:val="0"/>
          <w:marBottom w:val="0"/>
          <w:divBdr>
            <w:top w:val="none" w:sz="0" w:space="0" w:color="auto"/>
            <w:left w:val="none" w:sz="0" w:space="0" w:color="auto"/>
            <w:bottom w:val="none" w:sz="0" w:space="0" w:color="auto"/>
            <w:right w:val="none" w:sz="0" w:space="0" w:color="auto"/>
          </w:divBdr>
          <w:divsChild>
            <w:div w:id="759061266">
              <w:marLeft w:val="0"/>
              <w:marRight w:val="0"/>
              <w:marTop w:val="0"/>
              <w:marBottom w:val="0"/>
              <w:divBdr>
                <w:top w:val="none" w:sz="0" w:space="0" w:color="auto"/>
                <w:left w:val="none" w:sz="0" w:space="0" w:color="auto"/>
                <w:bottom w:val="none" w:sz="0" w:space="0" w:color="auto"/>
                <w:right w:val="none" w:sz="0" w:space="0" w:color="auto"/>
              </w:divBdr>
              <w:divsChild>
                <w:div w:id="806976241">
                  <w:marLeft w:val="0"/>
                  <w:marRight w:val="0"/>
                  <w:marTop w:val="0"/>
                  <w:marBottom w:val="0"/>
                  <w:divBdr>
                    <w:top w:val="none" w:sz="0" w:space="0" w:color="auto"/>
                    <w:left w:val="none" w:sz="0" w:space="0" w:color="auto"/>
                    <w:bottom w:val="none" w:sz="0" w:space="0" w:color="auto"/>
                    <w:right w:val="none" w:sz="0" w:space="0" w:color="auto"/>
                  </w:divBdr>
                  <w:divsChild>
                    <w:div w:id="119299907">
                      <w:marLeft w:val="0"/>
                      <w:marRight w:val="0"/>
                      <w:marTop w:val="0"/>
                      <w:marBottom w:val="0"/>
                      <w:divBdr>
                        <w:top w:val="none" w:sz="0" w:space="0" w:color="auto"/>
                        <w:left w:val="none" w:sz="0" w:space="0" w:color="auto"/>
                        <w:bottom w:val="none" w:sz="0" w:space="0" w:color="auto"/>
                        <w:right w:val="none" w:sz="0" w:space="0" w:color="auto"/>
                      </w:divBdr>
                      <w:divsChild>
                        <w:div w:id="1346396065">
                          <w:marLeft w:val="0"/>
                          <w:marRight w:val="0"/>
                          <w:marTop w:val="0"/>
                          <w:marBottom w:val="0"/>
                          <w:divBdr>
                            <w:top w:val="none" w:sz="0" w:space="0" w:color="auto"/>
                            <w:left w:val="none" w:sz="0" w:space="0" w:color="auto"/>
                            <w:bottom w:val="none" w:sz="0" w:space="0" w:color="auto"/>
                            <w:right w:val="none" w:sz="0" w:space="0" w:color="auto"/>
                          </w:divBdr>
                        </w:div>
                        <w:div w:id="1036153027">
                          <w:marLeft w:val="0"/>
                          <w:marRight w:val="0"/>
                          <w:marTop w:val="0"/>
                          <w:marBottom w:val="0"/>
                          <w:divBdr>
                            <w:top w:val="none" w:sz="0" w:space="0" w:color="auto"/>
                            <w:left w:val="none" w:sz="0" w:space="0" w:color="auto"/>
                            <w:bottom w:val="none" w:sz="0" w:space="0" w:color="auto"/>
                            <w:right w:val="none" w:sz="0" w:space="0" w:color="auto"/>
                          </w:divBdr>
                          <w:divsChild>
                            <w:div w:id="381054725">
                              <w:marLeft w:val="0"/>
                              <w:marRight w:val="0"/>
                              <w:marTop w:val="0"/>
                              <w:marBottom w:val="0"/>
                              <w:divBdr>
                                <w:top w:val="none" w:sz="0" w:space="0" w:color="auto"/>
                                <w:left w:val="none" w:sz="0" w:space="0" w:color="auto"/>
                                <w:bottom w:val="none" w:sz="0" w:space="0" w:color="auto"/>
                                <w:right w:val="none" w:sz="0" w:space="0" w:color="auto"/>
                              </w:divBdr>
                              <w:divsChild>
                                <w:div w:id="1974099638">
                                  <w:marLeft w:val="0"/>
                                  <w:marRight w:val="0"/>
                                  <w:marTop w:val="0"/>
                                  <w:marBottom w:val="0"/>
                                  <w:divBdr>
                                    <w:top w:val="none" w:sz="0" w:space="0" w:color="auto"/>
                                    <w:left w:val="none" w:sz="0" w:space="0" w:color="auto"/>
                                    <w:bottom w:val="none" w:sz="0" w:space="0" w:color="auto"/>
                                    <w:right w:val="none" w:sz="0" w:space="0" w:color="auto"/>
                                  </w:divBdr>
                                  <w:divsChild>
                                    <w:div w:id="269319330">
                                      <w:marLeft w:val="0"/>
                                      <w:marRight w:val="0"/>
                                      <w:marTop w:val="0"/>
                                      <w:marBottom w:val="0"/>
                                      <w:divBdr>
                                        <w:top w:val="none" w:sz="0" w:space="0" w:color="auto"/>
                                        <w:left w:val="none" w:sz="0" w:space="0" w:color="auto"/>
                                        <w:bottom w:val="none" w:sz="0" w:space="0" w:color="auto"/>
                                        <w:right w:val="none" w:sz="0" w:space="0" w:color="auto"/>
                                      </w:divBdr>
                                      <w:divsChild>
                                        <w:div w:id="1775518201">
                                          <w:marLeft w:val="0"/>
                                          <w:marRight w:val="0"/>
                                          <w:marTop w:val="0"/>
                                          <w:marBottom w:val="0"/>
                                          <w:divBdr>
                                            <w:top w:val="none" w:sz="0" w:space="0" w:color="auto"/>
                                            <w:left w:val="none" w:sz="0" w:space="0" w:color="auto"/>
                                            <w:bottom w:val="none" w:sz="0" w:space="0" w:color="auto"/>
                                            <w:right w:val="none" w:sz="0" w:space="0" w:color="auto"/>
                                          </w:divBdr>
                                          <w:divsChild>
                                            <w:div w:id="11199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3891586">
      <w:bodyDiv w:val="1"/>
      <w:marLeft w:val="0"/>
      <w:marRight w:val="0"/>
      <w:marTop w:val="0"/>
      <w:marBottom w:val="0"/>
      <w:divBdr>
        <w:top w:val="none" w:sz="0" w:space="0" w:color="auto"/>
        <w:left w:val="none" w:sz="0" w:space="0" w:color="auto"/>
        <w:bottom w:val="none" w:sz="0" w:space="0" w:color="auto"/>
        <w:right w:val="none" w:sz="0" w:space="0" w:color="auto"/>
      </w:divBdr>
    </w:div>
    <w:div w:id="390621706">
      <w:bodyDiv w:val="1"/>
      <w:marLeft w:val="0"/>
      <w:marRight w:val="0"/>
      <w:marTop w:val="0"/>
      <w:marBottom w:val="0"/>
      <w:divBdr>
        <w:top w:val="none" w:sz="0" w:space="0" w:color="auto"/>
        <w:left w:val="none" w:sz="0" w:space="0" w:color="auto"/>
        <w:bottom w:val="none" w:sz="0" w:space="0" w:color="auto"/>
        <w:right w:val="none" w:sz="0" w:space="0" w:color="auto"/>
      </w:divBdr>
    </w:div>
    <w:div w:id="432167107">
      <w:bodyDiv w:val="1"/>
      <w:marLeft w:val="0"/>
      <w:marRight w:val="0"/>
      <w:marTop w:val="0"/>
      <w:marBottom w:val="0"/>
      <w:divBdr>
        <w:top w:val="none" w:sz="0" w:space="0" w:color="auto"/>
        <w:left w:val="none" w:sz="0" w:space="0" w:color="auto"/>
        <w:bottom w:val="none" w:sz="0" w:space="0" w:color="auto"/>
        <w:right w:val="none" w:sz="0" w:space="0" w:color="auto"/>
      </w:divBdr>
      <w:divsChild>
        <w:div w:id="102724857">
          <w:marLeft w:val="0"/>
          <w:marRight w:val="0"/>
          <w:marTop w:val="0"/>
          <w:marBottom w:val="0"/>
          <w:divBdr>
            <w:top w:val="none" w:sz="0" w:space="0" w:color="auto"/>
            <w:left w:val="none" w:sz="0" w:space="0" w:color="auto"/>
            <w:bottom w:val="none" w:sz="0" w:space="0" w:color="auto"/>
            <w:right w:val="none" w:sz="0" w:space="0" w:color="auto"/>
          </w:divBdr>
          <w:divsChild>
            <w:div w:id="1540976571">
              <w:marLeft w:val="0"/>
              <w:marRight w:val="0"/>
              <w:marTop w:val="0"/>
              <w:marBottom w:val="0"/>
              <w:divBdr>
                <w:top w:val="none" w:sz="0" w:space="0" w:color="auto"/>
                <w:left w:val="none" w:sz="0" w:space="0" w:color="auto"/>
                <w:bottom w:val="none" w:sz="0" w:space="0" w:color="auto"/>
                <w:right w:val="none" w:sz="0" w:space="0" w:color="auto"/>
              </w:divBdr>
              <w:divsChild>
                <w:div w:id="1576158682">
                  <w:marLeft w:val="0"/>
                  <w:marRight w:val="0"/>
                  <w:marTop w:val="0"/>
                  <w:marBottom w:val="0"/>
                  <w:divBdr>
                    <w:top w:val="none" w:sz="0" w:space="0" w:color="auto"/>
                    <w:left w:val="none" w:sz="0" w:space="0" w:color="auto"/>
                    <w:bottom w:val="none" w:sz="0" w:space="0" w:color="auto"/>
                    <w:right w:val="none" w:sz="0" w:space="0" w:color="auto"/>
                  </w:divBdr>
                  <w:divsChild>
                    <w:div w:id="1923754530">
                      <w:marLeft w:val="0"/>
                      <w:marRight w:val="0"/>
                      <w:marTop w:val="0"/>
                      <w:marBottom w:val="0"/>
                      <w:divBdr>
                        <w:top w:val="none" w:sz="0" w:space="0" w:color="auto"/>
                        <w:left w:val="none" w:sz="0" w:space="0" w:color="auto"/>
                        <w:bottom w:val="none" w:sz="0" w:space="0" w:color="auto"/>
                        <w:right w:val="none" w:sz="0" w:space="0" w:color="auto"/>
                      </w:divBdr>
                      <w:divsChild>
                        <w:div w:id="1409040439">
                          <w:marLeft w:val="0"/>
                          <w:marRight w:val="0"/>
                          <w:marTop w:val="0"/>
                          <w:marBottom w:val="0"/>
                          <w:divBdr>
                            <w:top w:val="none" w:sz="0" w:space="0" w:color="auto"/>
                            <w:left w:val="none" w:sz="0" w:space="0" w:color="auto"/>
                            <w:bottom w:val="none" w:sz="0" w:space="0" w:color="auto"/>
                            <w:right w:val="none" w:sz="0" w:space="0" w:color="auto"/>
                          </w:divBdr>
                        </w:div>
                        <w:div w:id="1969818778">
                          <w:marLeft w:val="0"/>
                          <w:marRight w:val="0"/>
                          <w:marTop w:val="0"/>
                          <w:marBottom w:val="0"/>
                          <w:divBdr>
                            <w:top w:val="none" w:sz="0" w:space="0" w:color="auto"/>
                            <w:left w:val="none" w:sz="0" w:space="0" w:color="auto"/>
                            <w:bottom w:val="none" w:sz="0" w:space="0" w:color="auto"/>
                            <w:right w:val="none" w:sz="0" w:space="0" w:color="auto"/>
                          </w:divBdr>
                          <w:divsChild>
                            <w:div w:id="1131022753">
                              <w:marLeft w:val="0"/>
                              <w:marRight w:val="0"/>
                              <w:marTop w:val="0"/>
                              <w:marBottom w:val="0"/>
                              <w:divBdr>
                                <w:top w:val="none" w:sz="0" w:space="0" w:color="auto"/>
                                <w:left w:val="none" w:sz="0" w:space="0" w:color="auto"/>
                                <w:bottom w:val="none" w:sz="0" w:space="0" w:color="auto"/>
                                <w:right w:val="none" w:sz="0" w:space="0" w:color="auto"/>
                              </w:divBdr>
                              <w:divsChild>
                                <w:div w:id="1940983253">
                                  <w:marLeft w:val="0"/>
                                  <w:marRight w:val="0"/>
                                  <w:marTop w:val="0"/>
                                  <w:marBottom w:val="0"/>
                                  <w:divBdr>
                                    <w:top w:val="none" w:sz="0" w:space="0" w:color="auto"/>
                                    <w:left w:val="none" w:sz="0" w:space="0" w:color="auto"/>
                                    <w:bottom w:val="none" w:sz="0" w:space="0" w:color="auto"/>
                                    <w:right w:val="none" w:sz="0" w:space="0" w:color="auto"/>
                                  </w:divBdr>
                                  <w:divsChild>
                                    <w:div w:id="1364408046">
                                      <w:marLeft w:val="0"/>
                                      <w:marRight w:val="0"/>
                                      <w:marTop w:val="0"/>
                                      <w:marBottom w:val="0"/>
                                      <w:divBdr>
                                        <w:top w:val="none" w:sz="0" w:space="0" w:color="auto"/>
                                        <w:left w:val="none" w:sz="0" w:space="0" w:color="auto"/>
                                        <w:bottom w:val="none" w:sz="0" w:space="0" w:color="auto"/>
                                        <w:right w:val="none" w:sz="0" w:space="0" w:color="auto"/>
                                      </w:divBdr>
                                      <w:divsChild>
                                        <w:div w:id="1314606224">
                                          <w:marLeft w:val="0"/>
                                          <w:marRight w:val="0"/>
                                          <w:marTop w:val="0"/>
                                          <w:marBottom w:val="0"/>
                                          <w:divBdr>
                                            <w:top w:val="none" w:sz="0" w:space="0" w:color="auto"/>
                                            <w:left w:val="none" w:sz="0" w:space="0" w:color="auto"/>
                                            <w:bottom w:val="none" w:sz="0" w:space="0" w:color="auto"/>
                                            <w:right w:val="none" w:sz="0" w:space="0" w:color="auto"/>
                                          </w:divBdr>
                                          <w:divsChild>
                                            <w:div w:id="33989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7232320">
      <w:bodyDiv w:val="1"/>
      <w:marLeft w:val="0"/>
      <w:marRight w:val="0"/>
      <w:marTop w:val="0"/>
      <w:marBottom w:val="0"/>
      <w:divBdr>
        <w:top w:val="none" w:sz="0" w:space="0" w:color="auto"/>
        <w:left w:val="none" w:sz="0" w:space="0" w:color="auto"/>
        <w:bottom w:val="none" w:sz="0" w:space="0" w:color="auto"/>
        <w:right w:val="none" w:sz="0" w:space="0" w:color="auto"/>
      </w:divBdr>
    </w:div>
    <w:div w:id="511724230">
      <w:bodyDiv w:val="1"/>
      <w:marLeft w:val="0"/>
      <w:marRight w:val="0"/>
      <w:marTop w:val="0"/>
      <w:marBottom w:val="0"/>
      <w:divBdr>
        <w:top w:val="none" w:sz="0" w:space="0" w:color="auto"/>
        <w:left w:val="none" w:sz="0" w:space="0" w:color="auto"/>
        <w:bottom w:val="none" w:sz="0" w:space="0" w:color="auto"/>
        <w:right w:val="none" w:sz="0" w:space="0" w:color="auto"/>
      </w:divBdr>
      <w:divsChild>
        <w:div w:id="1184435602">
          <w:marLeft w:val="0"/>
          <w:marRight w:val="0"/>
          <w:marTop w:val="0"/>
          <w:marBottom w:val="0"/>
          <w:divBdr>
            <w:top w:val="none" w:sz="0" w:space="0" w:color="auto"/>
            <w:left w:val="none" w:sz="0" w:space="0" w:color="auto"/>
            <w:bottom w:val="none" w:sz="0" w:space="0" w:color="auto"/>
            <w:right w:val="none" w:sz="0" w:space="0" w:color="auto"/>
          </w:divBdr>
          <w:divsChild>
            <w:div w:id="1535772963">
              <w:marLeft w:val="0"/>
              <w:marRight w:val="0"/>
              <w:marTop w:val="0"/>
              <w:marBottom w:val="0"/>
              <w:divBdr>
                <w:top w:val="none" w:sz="0" w:space="0" w:color="auto"/>
                <w:left w:val="none" w:sz="0" w:space="0" w:color="auto"/>
                <w:bottom w:val="none" w:sz="0" w:space="0" w:color="auto"/>
                <w:right w:val="none" w:sz="0" w:space="0" w:color="auto"/>
              </w:divBdr>
            </w:div>
            <w:div w:id="106047368">
              <w:marLeft w:val="0"/>
              <w:marRight w:val="0"/>
              <w:marTop w:val="0"/>
              <w:marBottom w:val="0"/>
              <w:divBdr>
                <w:top w:val="none" w:sz="0" w:space="0" w:color="auto"/>
                <w:left w:val="none" w:sz="0" w:space="0" w:color="auto"/>
                <w:bottom w:val="none" w:sz="0" w:space="0" w:color="auto"/>
                <w:right w:val="none" w:sz="0" w:space="0" w:color="auto"/>
              </w:divBdr>
            </w:div>
            <w:div w:id="785588497">
              <w:marLeft w:val="0"/>
              <w:marRight w:val="0"/>
              <w:marTop w:val="0"/>
              <w:marBottom w:val="0"/>
              <w:divBdr>
                <w:top w:val="none" w:sz="0" w:space="0" w:color="auto"/>
                <w:left w:val="none" w:sz="0" w:space="0" w:color="auto"/>
                <w:bottom w:val="none" w:sz="0" w:space="0" w:color="auto"/>
                <w:right w:val="none" w:sz="0" w:space="0" w:color="auto"/>
              </w:divBdr>
              <w:divsChild>
                <w:div w:id="395320527">
                  <w:marLeft w:val="0"/>
                  <w:marRight w:val="0"/>
                  <w:marTop w:val="0"/>
                  <w:marBottom w:val="0"/>
                  <w:divBdr>
                    <w:top w:val="none" w:sz="0" w:space="0" w:color="auto"/>
                    <w:left w:val="none" w:sz="0" w:space="0" w:color="auto"/>
                    <w:bottom w:val="none" w:sz="0" w:space="0" w:color="auto"/>
                    <w:right w:val="none" w:sz="0" w:space="0" w:color="auto"/>
                  </w:divBdr>
                </w:div>
              </w:divsChild>
            </w:div>
            <w:div w:id="1480656983">
              <w:marLeft w:val="0"/>
              <w:marRight w:val="0"/>
              <w:marTop w:val="0"/>
              <w:marBottom w:val="0"/>
              <w:divBdr>
                <w:top w:val="none" w:sz="0" w:space="0" w:color="auto"/>
                <w:left w:val="none" w:sz="0" w:space="0" w:color="auto"/>
                <w:bottom w:val="none" w:sz="0" w:space="0" w:color="auto"/>
                <w:right w:val="none" w:sz="0" w:space="0" w:color="auto"/>
              </w:divBdr>
              <w:divsChild>
                <w:div w:id="1089229572">
                  <w:marLeft w:val="0"/>
                  <w:marRight w:val="0"/>
                  <w:marTop w:val="0"/>
                  <w:marBottom w:val="0"/>
                  <w:divBdr>
                    <w:top w:val="none" w:sz="0" w:space="0" w:color="auto"/>
                    <w:left w:val="none" w:sz="0" w:space="0" w:color="auto"/>
                    <w:bottom w:val="none" w:sz="0" w:space="0" w:color="auto"/>
                    <w:right w:val="none" w:sz="0" w:space="0" w:color="auto"/>
                  </w:divBdr>
                  <w:divsChild>
                    <w:div w:id="247229882">
                      <w:marLeft w:val="0"/>
                      <w:marRight w:val="0"/>
                      <w:marTop w:val="0"/>
                      <w:marBottom w:val="0"/>
                      <w:divBdr>
                        <w:top w:val="none" w:sz="0" w:space="0" w:color="auto"/>
                        <w:left w:val="none" w:sz="0" w:space="0" w:color="auto"/>
                        <w:bottom w:val="none" w:sz="0" w:space="0" w:color="auto"/>
                        <w:right w:val="none" w:sz="0" w:space="0" w:color="auto"/>
                      </w:divBdr>
                    </w:div>
                    <w:div w:id="443227630">
                      <w:marLeft w:val="0"/>
                      <w:marRight w:val="0"/>
                      <w:marTop w:val="0"/>
                      <w:marBottom w:val="0"/>
                      <w:divBdr>
                        <w:top w:val="none" w:sz="0" w:space="0" w:color="auto"/>
                        <w:left w:val="none" w:sz="0" w:space="0" w:color="auto"/>
                        <w:bottom w:val="none" w:sz="0" w:space="0" w:color="auto"/>
                        <w:right w:val="none" w:sz="0" w:space="0" w:color="auto"/>
                      </w:divBdr>
                    </w:div>
                  </w:divsChild>
                </w:div>
                <w:div w:id="731738539">
                  <w:marLeft w:val="0"/>
                  <w:marRight w:val="0"/>
                  <w:marTop w:val="0"/>
                  <w:marBottom w:val="0"/>
                  <w:divBdr>
                    <w:top w:val="none" w:sz="0" w:space="0" w:color="auto"/>
                    <w:left w:val="none" w:sz="0" w:space="0" w:color="auto"/>
                    <w:bottom w:val="none" w:sz="0" w:space="0" w:color="auto"/>
                    <w:right w:val="none" w:sz="0" w:space="0" w:color="auto"/>
                  </w:divBdr>
                  <w:divsChild>
                    <w:div w:id="1886135548">
                      <w:marLeft w:val="0"/>
                      <w:marRight w:val="0"/>
                      <w:marTop w:val="0"/>
                      <w:marBottom w:val="0"/>
                      <w:divBdr>
                        <w:top w:val="none" w:sz="0" w:space="0" w:color="auto"/>
                        <w:left w:val="none" w:sz="0" w:space="0" w:color="auto"/>
                        <w:bottom w:val="none" w:sz="0" w:space="0" w:color="auto"/>
                        <w:right w:val="none" w:sz="0" w:space="0" w:color="auto"/>
                      </w:divBdr>
                    </w:div>
                    <w:div w:id="1994529995">
                      <w:marLeft w:val="0"/>
                      <w:marRight w:val="0"/>
                      <w:marTop w:val="0"/>
                      <w:marBottom w:val="0"/>
                      <w:divBdr>
                        <w:top w:val="none" w:sz="0" w:space="0" w:color="auto"/>
                        <w:left w:val="none" w:sz="0" w:space="0" w:color="auto"/>
                        <w:bottom w:val="none" w:sz="0" w:space="0" w:color="auto"/>
                        <w:right w:val="none" w:sz="0" w:space="0" w:color="auto"/>
                      </w:divBdr>
                    </w:div>
                  </w:divsChild>
                </w:div>
                <w:div w:id="1189953400">
                  <w:marLeft w:val="0"/>
                  <w:marRight w:val="0"/>
                  <w:marTop w:val="0"/>
                  <w:marBottom w:val="0"/>
                  <w:divBdr>
                    <w:top w:val="none" w:sz="0" w:space="0" w:color="auto"/>
                    <w:left w:val="none" w:sz="0" w:space="0" w:color="auto"/>
                    <w:bottom w:val="none" w:sz="0" w:space="0" w:color="auto"/>
                    <w:right w:val="none" w:sz="0" w:space="0" w:color="auto"/>
                  </w:divBdr>
                  <w:divsChild>
                    <w:div w:id="1231698754">
                      <w:marLeft w:val="0"/>
                      <w:marRight w:val="0"/>
                      <w:marTop w:val="0"/>
                      <w:marBottom w:val="0"/>
                      <w:divBdr>
                        <w:top w:val="none" w:sz="0" w:space="0" w:color="auto"/>
                        <w:left w:val="none" w:sz="0" w:space="0" w:color="auto"/>
                        <w:bottom w:val="none" w:sz="0" w:space="0" w:color="auto"/>
                        <w:right w:val="none" w:sz="0" w:space="0" w:color="auto"/>
                      </w:divBdr>
                    </w:div>
                    <w:div w:id="2132672747">
                      <w:marLeft w:val="0"/>
                      <w:marRight w:val="0"/>
                      <w:marTop w:val="0"/>
                      <w:marBottom w:val="0"/>
                      <w:divBdr>
                        <w:top w:val="none" w:sz="0" w:space="0" w:color="auto"/>
                        <w:left w:val="none" w:sz="0" w:space="0" w:color="auto"/>
                        <w:bottom w:val="none" w:sz="0" w:space="0" w:color="auto"/>
                        <w:right w:val="none" w:sz="0" w:space="0" w:color="auto"/>
                      </w:divBdr>
                    </w:div>
                  </w:divsChild>
                </w:div>
                <w:div w:id="2010668648">
                  <w:marLeft w:val="0"/>
                  <w:marRight w:val="0"/>
                  <w:marTop w:val="0"/>
                  <w:marBottom w:val="0"/>
                  <w:divBdr>
                    <w:top w:val="none" w:sz="0" w:space="0" w:color="auto"/>
                    <w:left w:val="none" w:sz="0" w:space="0" w:color="auto"/>
                    <w:bottom w:val="none" w:sz="0" w:space="0" w:color="auto"/>
                    <w:right w:val="none" w:sz="0" w:space="0" w:color="auto"/>
                  </w:divBdr>
                </w:div>
              </w:divsChild>
            </w:div>
            <w:div w:id="211886501">
              <w:marLeft w:val="0"/>
              <w:marRight w:val="0"/>
              <w:marTop w:val="0"/>
              <w:marBottom w:val="0"/>
              <w:divBdr>
                <w:top w:val="none" w:sz="0" w:space="0" w:color="auto"/>
                <w:left w:val="none" w:sz="0" w:space="0" w:color="auto"/>
                <w:bottom w:val="none" w:sz="0" w:space="0" w:color="auto"/>
                <w:right w:val="none" w:sz="0" w:space="0" w:color="auto"/>
              </w:divBdr>
              <w:divsChild>
                <w:div w:id="1777826538">
                  <w:marLeft w:val="0"/>
                  <w:marRight w:val="0"/>
                  <w:marTop w:val="0"/>
                  <w:marBottom w:val="0"/>
                  <w:divBdr>
                    <w:top w:val="none" w:sz="0" w:space="0" w:color="auto"/>
                    <w:left w:val="none" w:sz="0" w:space="0" w:color="auto"/>
                    <w:bottom w:val="none" w:sz="0" w:space="0" w:color="auto"/>
                    <w:right w:val="none" w:sz="0" w:space="0" w:color="auto"/>
                  </w:divBdr>
                </w:div>
                <w:div w:id="415858436">
                  <w:marLeft w:val="0"/>
                  <w:marRight w:val="0"/>
                  <w:marTop w:val="0"/>
                  <w:marBottom w:val="0"/>
                  <w:divBdr>
                    <w:top w:val="none" w:sz="0" w:space="0" w:color="auto"/>
                    <w:left w:val="none" w:sz="0" w:space="0" w:color="auto"/>
                    <w:bottom w:val="none" w:sz="0" w:space="0" w:color="auto"/>
                    <w:right w:val="none" w:sz="0" w:space="0" w:color="auto"/>
                  </w:divBdr>
                </w:div>
                <w:div w:id="1803184469">
                  <w:marLeft w:val="0"/>
                  <w:marRight w:val="0"/>
                  <w:marTop w:val="0"/>
                  <w:marBottom w:val="0"/>
                  <w:divBdr>
                    <w:top w:val="none" w:sz="0" w:space="0" w:color="auto"/>
                    <w:left w:val="none" w:sz="0" w:space="0" w:color="auto"/>
                    <w:bottom w:val="none" w:sz="0" w:space="0" w:color="auto"/>
                    <w:right w:val="none" w:sz="0" w:space="0" w:color="auto"/>
                  </w:divBdr>
                </w:div>
                <w:div w:id="412430943">
                  <w:marLeft w:val="0"/>
                  <w:marRight w:val="0"/>
                  <w:marTop w:val="0"/>
                  <w:marBottom w:val="0"/>
                  <w:divBdr>
                    <w:top w:val="none" w:sz="0" w:space="0" w:color="auto"/>
                    <w:left w:val="none" w:sz="0" w:space="0" w:color="auto"/>
                    <w:bottom w:val="none" w:sz="0" w:space="0" w:color="auto"/>
                    <w:right w:val="none" w:sz="0" w:space="0" w:color="auto"/>
                  </w:divBdr>
                </w:div>
              </w:divsChild>
            </w:div>
            <w:div w:id="1026440999">
              <w:marLeft w:val="0"/>
              <w:marRight w:val="0"/>
              <w:marTop w:val="0"/>
              <w:marBottom w:val="0"/>
              <w:divBdr>
                <w:top w:val="none" w:sz="0" w:space="0" w:color="auto"/>
                <w:left w:val="none" w:sz="0" w:space="0" w:color="auto"/>
                <w:bottom w:val="none" w:sz="0" w:space="0" w:color="auto"/>
                <w:right w:val="none" w:sz="0" w:space="0" w:color="auto"/>
              </w:divBdr>
              <w:divsChild>
                <w:div w:id="1159034092">
                  <w:marLeft w:val="0"/>
                  <w:marRight w:val="0"/>
                  <w:marTop w:val="0"/>
                  <w:marBottom w:val="0"/>
                  <w:divBdr>
                    <w:top w:val="none" w:sz="0" w:space="0" w:color="auto"/>
                    <w:left w:val="none" w:sz="0" w:space="0" w:color="auto"/>
                    <w:bottom w:val="none" w:sz="0" w:space="0" w:color="auto"/>
                    <w:right w:val="none" w:sz="0" w:space="0" w:color="auto"/>
                  </w:divBdr>
                </w:div>
              </w:divsChild>
            </w:div>
            <w:div w:id="157889077">
              <w:marLeft w:val="0"/>
              <w:marRight w:val="0"/>
              <w:marTop w:val="0"/>
              <w:marBottom w:val="0"/>
              <w:divBdr>
                <w:top w:val="none" w:sz="0" w:space="0" w:color="auto"/>
                <w:left w:val="none" w:sz="0" w:space="0" w:color="auto"/>
                <w:bottom w:val="none" w:sz="0" w:space="0" w:color="auto"/>
                <w:right w:val="none" w:sz="0" w:space="0" w:color="auto"/>
              </w:divBdr>
              <w:divsChild>
                <w:div w:id="1603805231">
                  <w:marLeft w:val="0"/>
                  <w:marRight w:val="0"/>
                  <w:marTop w:val="0"/>
                  <w:marBottom w:val="0"/>
                  <w:divBdr>
                    <w:top w:val="none" w:sz="0" w:space="0" w:color="auto"/>
                    <w:left w:val="none" w:sz="0" w:space="0" w:color="auto"/>
                    <w:bottom w:val="none" w:sz="0" w:space="0" w:color="auto"/>
                    <w:right w:val="none" w:sz="0" w:space="0" w:color="auto"/>
                  </w:divBdr>
                </w:div>
              </w:divsChild>
            </w:div>
            <w:div w:id="10780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518784628">
      <w:bodyDiv w:val="1"/>
      <w:marLeft w:val="0"/>
      <w:marRight w:val="0"/>
      <w:marTop w:val="0"/>
      <w:marBottom w:val="0"/>
      <w:divBdr>
        <w:top w:val="none" w:sz="0" w:space="0" w:color="auto"/>
        <w:left w:val="none" w:sz="0" w:space="0" w:color="auto"/>
        <w:bottom w:val="none" w:sz="0" w:space="0" w:color="auto"/>
        <w:right w:val="none" w:sz="0" w:space="0" w:color="auto"/>
      </w:divBdr>
    </w:div>
    <w:div w:id="549457272">
      <w:bodyDiv w:val="1"/>
      <w:marLeft w:val="0"/>
      <w:marRight w:val="0"/>
      <w:marTop w:val="0"/>
      <w:marBottom w:val="0"/>
      <w:divBdr>
        <w:top w:val="none" w:sz="0" w:space="0" w:color="auto"/>
        <w:left w:val="none" w:sz="0" w:space="0" w:color="auto"/>
        <w:bottom w:val="none" w:sz="0" w:space="0" w:color="auto"/>
        <w:right w:val="none" w:sz="0" w:space="0" w:color="auto"/>
      </w:divBdr>
      <w:divsChild>
        <w:div w:id="937717335">
          <w:marLeft w:val="0"/>
          <w:marRight w:val="0"/>
          <w:marTop w:val="0"/>
          <w:marBottom w:val="0"/>
          <w:divBdr>
            <w:top w:val="none" w:sz="0" w:space="0" w:color="auto"/>
            <w:left w:val="none" w:sz="0" w:space="0" w:color="auto"/>
            <w:bottom w:val="none" w:sz="0" w:space="0" w:color="auto"/>
            <w:right w:val="none" w:sz="0" w:space="0" w:color="auto"/>
          </w:divBdr>
          <w:divsChild>
            <w:div w:id="1086414282">
              <w:marLeft w:val="0"/>
              <w:marRight w:val="0"/>
              <w:marTop w:val="0"/>
              <w:marBottom w:val="0"/>
              <w:divBdr>
                <w:top w:val="none" w:sz="0" w:space="0" w:color="auto"/>
                <w:left w:val="none" w:sz="0" w:space="0" w:color="auto"/>
                <w:bottom w:val="none" w:sz="0" w:space="0" w:color="auto"/>
                <w:right w:val="none" w:sz="0" w:space="0" w:color="auto"/>
              </w:divBdr>
              <w:divsChild>
                <w:div w:id="730925382">
                  <w:marLeft w:val="0"/>
                  <w:marRight w:val="0"/>
                  <w:marTop w:val="0"/>
                  <w:marBottom w:val="0"/>
                  <w:divBdr>
                    <w:top w:val="none" w:sz="0" w:space="0" w:color="auto"/>
                    <w:left w:val="none" w:sz="0" w:space="0" w:color="auto"/>
                    <w:bottom w:val="none" w:sz="0" w:space="0" w:color="auto"/>
                    <w:right w:val="none" w:sz="0" w:space="0" w:color="auto"/>
                  </w:divBdr>
                  <w:divsChild>
                    <w:div w:id="1313603695">
                      <w:marLeft w:val="0"/>
                      <w:marRight w:val="0"/>
                      <w:marTop w:val="0"/>
                      <w:marBottom w:val="0"/>
                      <w:divBdr>
                        <w:top w:val="none" w:sz="0" w:space="0" w:color="auto"/>
                        <w:left w:val="none" w:sz="0" w:space="0" w:color="auto"/>
                        <w:bottom w:val="none" w:sz="0" w:space="0" w:color="auto"/>
                        <w:right w:val="none" w:sz="0" w:space="0" w:color="auto"/>
                      </w:divBdr>
                      <w:divsChild>
                        <w:div w:id="1356037353">
                          <w:marLeft w:val="0"/>
                          <w:marRight w:val="0"/>
                          <w:marTop w:val="0"/>
                          <w:marBottom w:val="0"/>
                          <w:divBdr>
                            <w:top w:val="none" w:sz="0" w:space="0" w:color="auto"/>
                            <w:left w:val="none" w:sz="0" w:space="0" w:color="auto"/>
                            <w:bottom w:val="none" w:sz="0" w:space="0" w:color="auto"/>
                            <w:right w:val="none" w:sz="0" w:space="0" w:color="auto"/>
                          </w:divBdr>
                        </w:div>
                        <w:div w:id="435759706">
                          <w:marLeft w:val="0"/>
                          <w:marRight w:val="0"/>
                          <w:marTop w:val="0"/>
                          <w:marBottom w:val="0"/>
                          <w:divBdr>
                            <w:top w:val="none" w:sz="0" w:space="0" w:color="auto"/>
                            <w:left w:val="none" w:sz="0" w:space="0" w:color="auto"/>
                            <w:bottom w:val="none" w:sz="0" w:space="0" w:color="auto"/>
                            <w:right w:val="none" w:sz="0" w:space="0" w:color="auto"/>
                          </w:divBdr>
                          <w:divsChild>
                            <w:div w:id="734208507">
                              <w:marLeft w:val="0"/>
                              <w:marRight w:val="0"/>
                              <w:marTop w:val="0"/>
                              <w:marBottom w:val="0"/>
                              <w:divBdr>
                                <w:top w:val="none" w:sz="0" w:space="0" w:color="auto"/>
                                <w:left w:val="none" w:sz="0" w:space="0" w:color="auto"/>
                                <w:bottom w:val="none" w:sz="0" w:space="0" w:color="auto"/>
                                <w:right w:val="none" w:sz="0" w:space="0" w:color="auto"/>
                              </w:divBdr>
                              <w:divsChild>
                                <w:div w:id="567037578">
                                  <w:marLeft w:val="0"/>
                                  <w:marRight w:val="0"/>
                                  <w:marTop w:val="0"/>
                                  <w:marBottom w:val="0"/>
                                  <w:divBdr>
                                    <w:top w:val="none" w:sz="0" w:space="0" w:color="auto"/>
                                    <w:left w:val="none" w:sz="0" w:space="0" w:color="auto"/>
                                    <w:bottom w:val="none" w:sz="0" w:space="0" w:color="auto"/>
                                    <w:right w:val="none" w:sz="0" w:space="0" w:color="auto"/>
                                  </w:divBdr>
                                  <w:divsChild>
                                    <w:div w:id="1974678913">
                                      <w:marLeft w:val="0"/>
                                      <w:marRight w:val="0"/>
                                      <w:marTop w:val="0"/>
                                      <w:marBottom w:val="0"/>
                                      <w:divBdr>
                                        <w:top w:val="none" w:sz="0" w:space="0" w:color="auto"/>
                                        <w:left w:val="none" w:sz="0" w:space="0" w:color="auto"/>
                                        <w:bottom w:val="none" w:sz="0" w:space="0" w:color="auto"/>
                                        <w:right w:val="none" w:sz="0" w:space="0" w:color="auto"/>
                                      </w:divBdr>
                                      <w:divsChild>
                                        <w:div w:id="500900886">
                                          <w:marLeft w:val="0"/>
                                          <w:marRight w:val="0"/>
                                          <w:marTop w:val="0"/>
                                          <w:marBottom w:val="0"/>
                                          <w:divBdr>
                                            <w:top w:val="none" w:sz="0" w:space="0" w:color="auto"/>
                                            <w:left w:val="none" w:sz="0" w:space="0" w:color="auto"/>
                                            <w:bottom w:val="none" w:sz="0" w:space="0" w:color="auto"/>
                                            <w:right w:val="none" w:sz="0" w:space="0" w:color="auto"/>
                                          </w:divBdr>
                                          <w:divsChild>
                                            <w:div w:id="11092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9461429">
      <w:bodyDiv w:val="1"/>
      <w:marLeft w:val="0"/>
      <w:marRight w:val="0"/>
      <w:marTop w:val="0"/>
      <w:marBottom w:val="0"/>
      <w:divBdr>
        <w:top w:val="none" w:sz="0" w:space="0" w:color="auto"/>
        <w:left w:val="none" w:sz="0" w:space="0" w:color="auto"/>
        <w:bottom w:val="none" w:sz="0" w:space="0" w:color="auto"/>
        <w:right w:val="none" w:sz="0" w:space="0" w:color="auto"/>
      </w:divBdr>
    </w:div>
    <w:div w:id="550194983">
      <w:bodyDiv w:val="1"/>
      <w:marLeft w:val="0"/>
      <w:marRight w:val="0"/>
      <w:marTop w:val="0"/>
      <w:marBottom w:val="0"/>
      <w:divBdr>
        <w:top w:val="none" w:sz="0" w:space="0" w:color="auto"/>
        <w:left w:val="none" w:sz="0" w:space="0" w:color="auto"/>
        <w:bottom w:val="none" w:sz="0" w:space="0" w:color="auto"/>
        <w:right w:val="none" w:sz="0" w:space="0" w:color="auto"/>
      </w:divBdr>
    </w:div>
    <w:div w:id="551309562">
      <w:bodyDiv w:val="1"/>
      <w:marLeft w:val="0"/>
      <w:marRight w:val="0"/>
      <w:marTop w:val="0"/>
      <w:marBottom w:val="0"/>
      <w:divBdr>
        <w:top w:val="none" w:sz="0" w:space="0" w:color="auto"/>
        <w:left w:val="none" w:sz="0" w:space="0" w:color="auto"/>
        <w:bottom w:val="none" w:sz="0" w:space="0" w:color="auto"/>
        <w:right w:val="none" w:sz="0" w:space="0" w:color="auto"/>
      </w:divBdr>
    </w:div>
    <w:div w:id="570891685">
      <w:bodyDiv w:val="1"/>
      <w:marLeft w:val="0"/>
      <w:marRight w:val="0"/>
      <w:marTop w:val="0"/>
      <w:marBottom w:val="0"/>
      <w:divBdr>
        <w:top w:val="none" w:sz="0" w:space="0" w:color="auto"/>
        <w:left w:val="none" w:sz="0" w:space="0" w:color="auto"/>
        <w:bottom w:val="none" w:sz="0" w:space="0" w:color="auto"/>
        <w:right w:val="none" w:sz="0" w:space="0" w:color="auto"/>
      </w:divBdr>
      <w:divsChild>
        <w:div w:id="2047676631">
          <w:marLeft w:val="0"/>
          <w:marRight w:val="0"/>
          <w:marTop w:val="0"/>
          <w:marBottom w:val="0"/>
          <w:divBdr>
            <w:top w:val="none" w:sz="0" w:space="0" w:color="auto"/>
            <w:left w:val="none" w:sz="0" w:space="0" w:color="auto"/>
            <w:bottom w:val="none" w:sz="0" w:space="0" w:color="auto"/>
            <w:right w:val="none" w:sz="0" w:space="0" w:color="auto"/>
          </w:divBdr>
          <w:divsChild>
            <w:div w:id="784269672">
              <w:marLeft w:val="0"/>
              <w:marRight w:val="0"/>
              <w:marTop w:val="0"/>
              <w:marBottom w:val="0"/>
              <w:divBdr>
                <w:top w:val="none" w:sz="0" w:space="0" w:color="auto"/>
                <w:left w:val="none" w:sz="0" w:space="0" w:color="auto"/>
                <w:bottom w:val="none" w:sz="0" w:space="0" w:color="auto"/>
                <w:right w:val="none" w:sz="0" w:space="0" w:color="auto"/>
              </w:divBdr>
              <w:divsChild>
                <w:div w:id="206114184">
                  <w:marLeft w:val="0"/>
                  <w:marRight w:val="0"/>
                  <w:marTop w:val="0"/>
                  <w:marBottom w:val="0"/>
                  <w:divBdr>
                    <w:top w:val="none" w:sz="0" w:space="0" w:color="auto"/>
                    <w:left w:val="none" w:sz="0" w:space="0" w:color="auto"/>
                    <w:bottom w:val="none" w:sz="0" w:space="0" w:color="auto"/>
                    <w:right w:val="none" w:sz="0" w:space="0" w:color="auto"/>
                  </w:divBdr>
                  <w:divsChild>
                    <w:div w:id="1428387995">
                      <w:marLeft w:val="0"/>
                      <w:marRight w:val="0"/>
                      <w:marTop w:val="0"/>
                      <w:marBottom w:val="0"/>
                      <w:divBdr>
                        <w:top w:val="none" w:sz="0" w:space="0" w:color="auto"/>
                        <w:left w:val="none" w:sz="0" w:space="0" w:color="auto"/>
                        <w:bottom w:val="none" w:sz="0" w:space="0" w:color="auto"/>
                        <w:right w:val="none" w:sz="0" w:space="0" w:color="auto"/>
                      </w:divBdr>
                      <w:divsChild>
                        <w:div w:id="630786451">
                          <w:marLeft w:val="0"/>
                          <w:marRight w:val="0"/>
                          <w:marTop w:val="0"/>
                          <w:marBottom w:val="0"/>
                          <w:divBdr>
                            <w:top w:val="none" w:sz="0" w:space="0" w:color="auto"/>
                            <w:left w:val="none" w:sz="0" w:space="0" w:color="auto"/>
                            <w:bottom w:val="none" w:sz="0" w:space="0" w:color="auto"/>
                            <w:right w:val="none" w:sz="0" w:space="0" w:color="auto"/>
                          </w:divBdr>
                        </w:div>
                        <w:div w:id="1367102826">
                          <w:marLeft w:val="0"/>
                          <w:marRight w:val="0"/>
                          <w:marTop w:val="0"/>
                          <w:marBottom w:val="0"/>
                          <w:divBdr>
                            <w:top w:val="none" w:sz="0" w:space="0" w:color="auto"/>
                            <w:left w:val="none" w:sz="0" w:space="0" w:color="auto"/>
                            <w:bottom w:val="none" w:sz="0" w:space="0" w:color="auto"/>
                            <w:right w:val="none" w:sz="0" w:space="0" w:color="auto"/>
                          </w:divBdr>
                          <w:divsChild>
                            <w:div w:id="2136899201">
                              <w:marLeft w:val="0"/>
                              <w:marRight w:val="0"/>
                              <w:marTop w:val="0"/>
                              <w:marBottom w:val="0"/>
                              <w:divBdr>
                                <w:top w:val="none" w:sz="0" w:space="0" w:color="auto"/>
                                <w:left w:val="none" w:sz="0" w:space="0" w:color="auto"/>
                                <w:bottom w:val="none" w:sz="0" w:space="0" w:color="auto"/>
                                <w:right w:val="none" w:sz="0" w:space="0" w:color="auto"/>
                              </w:divBdr>
                              <w:divsChild>
                                <w:div w:id="1463424652">
                                  <w:marLeft w:val="0"/>
                                  <w:marRight w:val="0"/>
                                  <w:marTop w:val="0"/>
                                  <w:marBottom w:val="0"/>
                                  <w:divBdr>
                                    <w:top w:val="none" w:sz="0" w:space="0" w:color="auto"/>
                                    <w:left w:val="none" w:sz="0" w:space="0" w:color="auto"/>
                                    <w:bottom w:val="none" w:sz="0" w:space="0" w:color="auto"/>
                                    <w:right w:val="none" w:sz="0" w:space="0" w:color="auto"/>
                                  </w:divBdr>
                                  <w:divsChild>
                                    <w:div w:id="1836457218">
                                      <w:marLeft w:val="0"/>
                                      <w:marRight w:val="0"/>
                                      <w:marTop w:val="0"/>
                                      <w:marBottom w:val="0"/>
                                      <w:divBdr>
                                        <w:top w:val="none" w:sz="0" w:space="0" w:color="auto"/>
                                        <w:left w:val="none" w:sz="0" w:space="0" w:color="auto"/>
                                        <w:bottom w:val="none" w:sz="0" w:space="0" w:color="auto"/>
                                        <w:right w:val="none" w:sz="0" w:space="0" w:color="auto"/>
                                      </w:divBdr>
                                      <w:divsChild>
                                        <w:div w:id="1007487313">
                                          <w:marLeft w:val="0"/>
                                          <w:marRight w:val="0"/>
                                          <w:marTop w:val="0"/>
                                          <w:marBottom w:val="0"/>
                                          <w:divBdr>
                                            <w:top w:val="none" w:sz="0" w:space="0" w:color="auto"/>
                                            <w:left w:val="none" w:sz="0" w:space="0" w:color="auto"/>
                                            <w:bottom w:val="none" w:sz="0" w:space="0" w:color="auto"/>
                                            <w:right w:val="none" w:sz="0" w:space="0" w:color="auto"/>
                                          </w:divBdr>
                                          <w:divsChild>
                                            <w:div w:id="6133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7128591">
      <w:bodyDiv w:val="1"/>
      <w:marLeft w:val="0"/>
      <w:marRight w:val="0"/>
      <w:marTop w:val="0"/>
      <w:marBottom w:val="0"/>
      <w:divBdr>
        <w:top w:val="none" w:sz="0" w:space="0" w:color="auto"/>
        <w:left w:val="none" w:sz="0" w:space="0" w:color="auto"/>
        <w:bottom w:val="none" w:sz="0" w:space="0" w:color="auto"/>
        <w:right w:val="none" w:sz="0" w:space="0" w:color="auto"/>
      </w:divBdr>
      <w:divsChild>
        <w:div w:id="924414252">
          <w:blockQuote w:val="1"/>
          <w:marLeft w:val="720"/>
          <w:marRight w:val="720"/>
          <w:marTop w:val="100"/>
          <w:marBottom w:val="100"/>
          <w:divBdr>
            <w:top w:val="none" w:sz="0" w:space="0" w:color="auto"/>
            <w:left w:val="none" w:sz="0" w:space="0" w:color="auto"/>
            <w:bottom w:val="none" w:sz="0" w:space="0" w:color="auto"/>
            <w:right w:val="none" w:sz="0" w:space="0" w:color="auto"/>
          </w:divBdr>
        </w:div>
        <w:div w:id="901717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26624">
      <w:bodyDiv w:val="1"/>
      <w:marLeft w:val="0"/>
      <w:marRight w:val="0"/>
      <w:marTop w:val="0"/>
      <w:marBottom w:val="0"/>
      <w:divBdr>
        <w:top w:val="none" w:sz="0" w:space="0" w:color="auto"/>
        <w:left w:val="none" w:sz="0" w:space="0" w:color="auto"/>
        <w:bottom w:val="none" w:sz="0" w:space="0" w:color="auto"/>
        <w:right w:val="none" w:sz="0" w:space="0" w:color="auto"/>
      </w:divBdr>
      <w:divsChild>
        <w:div w:id="2005738956">
          <w:marLeft w:val="0"/>
          <w:marRight w:val="0"/>
          <w:marTop w:val="0"/>
          <w:marBottom w:val="0"/>
          <w:divBdr>
            <w:top w:val="none" w:sz="0" w:space="0" w:color="auto"/>
            <w:left w:val="none" w:sz="0" w:space="0" w:color="auto"/>
            <w:bottom w:val="none" w:sz="0" w:space="0" w:color="auto"/>
            <w:right w:val="none" w:sz="0" w:space="0" w:color="auto"/>
          </w:divBdr>
          <w:divsChild>
            <w:div w:id="214239958">
              <w:marLeft w:val="0"/>
              <w:marRight w:val="0"/>
              <w:marTop w:val="0"/>
              <w:marBottom w:val="0"/>
              <w:divBdr>
                <w:top w:val="none" w:sz="0" w:space="0" w:color="auto"/>
                <w:left w:val="none" w:sz="0" w:space="0" w:color="auto"/>
                <w:bottom w:val="none" w:sz="0" w:space="0" w:color="auto"/>
                <w:right w:val="none" w:sz="0" w:space="0" w:color="auto"/>
              </w:divBdr>
            </w:div>
            <w:div w:id="1233584272">
              <w:marLeft w:val="0"/>
              <w:marRight w:val="0"/>
              <w:marTop w:val="0"/>
              <w:marBottom w:val="0"/>
              <w:divBdr>
                <w:top w:val="none" w:sz="0" w:space="0" w:color="auto"/>
                <w:left w:val="none" w:sz="0" w:space="0" w:color="auto"/>
                <w:bottom w:val="none" w:sz="0" w:space="0" w:color="auto"/>
                <w:right w:val="none" w:sz="0" w:space="0" w:color="auto"/>
              </w:divBdr>
            </w:div>
            <w:div w:id="160243669">
              <w:marLeft w:val="0"/>
              <w:marRight w:val="0"/>
              <w:marTop w:val="0"/>
              <w:marBottom w:val="0"/>
              <w:divBdr>
                <w:top w:val="none" w:sz="0" w:space="0" w:color="auto"/>
                <w:left w:val="none" w:sz="0" w:space="0" w:color="auto"/>
                <w:bottom w:val="none" w:sz="0" w:space="0" w:color="auto"/>
                <w:right w:val="none" w:sz="0" w:space="0" w:color="auto"/>
              </w:divBdr>
              <w:divsChild>
                <w:div w:id="758478606">
                  <w:marLeft w:val="0"/>
                  <w:marRight w:val="0"/>
                  <w:marTop w:val="0"/>
                  <w:marBottom w:val="0"/>
                  <w:divBdr>
                    <w:top w:val="none" w:sz="0" w:space="0" w:color="auto"/>
                    <w:left w:val="none" w:sz="0" w:space="0" w:color="auto"/>
                    <w:bottom w:val="none" w:sz="0" w:space="0" w:color="auto"/>
                    <w:right w:val="none" w:sz="0" w:space="0" w:color="auto"/>
                  </w:divBdr>
                </w:div>
              </w:divsChild>
            </w:div>
            <w:div w:id="1961765562">
              <w:marLeft w:val="0"/>
              <w:marRight w:val="0"/>
              <w:marTop w:val="0"/>
              <w:marBottom w:val="0"/>
              <w:divBdr>
                <w:top w:val="none" w:sz="0" w:space="0" w:color="auto"/>
                <w:left w:val="none" w:sz="0" w:space="0" w:color="auto"/>
                <w:bottom w:val="none" w:sz="0" w:space="0" w:color="auto"/>
                <w:right w:val="none" w:sz="0" w:space="0" w:color="auto"/>
              </w:divBdr>
              <w:divsChild>
                <w:div w:id="1184172154">
                  <w:marLeft w:val="0"/>
                  <w:marRight w:val="0"/>
                  <w:marTop w:val="0"/>
                  <w:marBottom w:val="0"/>
                  <w:divBdr>
                    <w:top w:val="none" w:sz="0" w:space="0" w:color="auto"/>
                    <w:left w:val="none" w:sz="0" w:space="0" w:color="auto"/>
                    <w:bottom w:val="none" w:sz="0" w:space="0" w:color="auto"/>
                    <w:right w:val="none" w:sz="0" w:space="0" w:color="auto"/>
                  </w:divBdr>
                  <w:divsChild>
                    <w:div w:id="1389766121">
                      <w:marLeft w:val="0"/>
                      <w:marRight w:val="0"/>
                      <w:marTop w:val="0"/>
                      <w:marBottom w:val="0"/>
                      <w:divBdr>
                        <w:top w:val="none" w:sz="0" w:space="0" w:color="auto"/>
                        <w:left w:val="none" w:sz="0" w:space="0" w:color="auto"/>
                        <w:bottom w:val="none" w:sz="0" w:space="0" w:color="auto"/>
                        <w:right w:val="none" w:sz="0" w:space="0" w:color="auto"/>
                      </w:divBdr>
                    </w:div>
                    <w:div w:id="1618945522">
                      <w:marLeft w:val="0"/>
                      <w:marRight w:val="0"/>
                      <w:marTop w:val="0"/>
                      <w:marBottom w:val="0"/>
                      <w:divBdr>
                        <w:top w:val="none" w:sz="0" w:space="0" w:color="auto"/>
                        <w:left w:val="none" w:sz="0" w:space="0" w:color="auto"/>
                        <w:bottom w:val="none" w:sz="0" w:space="0" w:color="auto"/>
                        <w:right w:val="none" w:sz="0" w:space="0" w:color="auto"/>
                      </w:divBdr>
                    </w:div>
                  </w:divsChild>
                </w:div>
                <w:div w:id="1320309578">
                  <w:marLeft w:val="0"/>
                  <w:marRight w:val="0"/>
                  <w:marTop w:val="0"/>
                  <w:marBottom w:val="0"/>
                  <w:divBdr>
                    <w:top w:val="none" w:sz="0" w:space="0" w:color="auto"/>
                    <w:left w:val="none" w:sz="0" w:space="0" w:color="auto"/>
                    <w:bottom w:val="none" w:sz="0" w:space="0" w:color="auto"/>
                    <w:right w:val="none" w:sz="0" w:space="0" w:color="auto"/>
                  </w:divBdr>
                  <w:divsChild>
                    <w:div w:id="705062642">
                      <w:marLeft w:val="0"/>
                      <w:marRight w:val="0"/>
                      <w:marTop w:val="0"/>
                      <w:marBottom w:val="0"/>
                      <w:divBdr>
                        <w:top w:val="none" w:sz="0" w:space="0" w:color="auto"/>
                        <w:left w:val="none" w:sz="0" w:space="0" w:color="auto"/>
                        <w:bottom w:val="none" w:sz="0" w:space="0" w:color="auto"/>
                        <w:right w:val="none" w:sz="0" w:space="0" w:color="auto"/>
                      </w:divBdr>
                    </w:div>
                    <w:div w:id="1958750893">
                      <w:marLeft w:val="0"/>
                      <w:marRight w:val="0"/>
                      <w:marTop w:val="0"/>
                      <w:marBottom w:val="0"/>
                      <w:divBdr>
                        <w:top w:val="none" w:sz="0" w:space="0" w:color="auto"/>
                        <w:left w:val="none" w:sz="0" w:space="0" w:color="auto"/>
                        <w:bottom w:val="none" w:sz="0" w:space="0" w:color="auto"/>
                        <w:right w:val="none" w:sz="0" w:space="0" w:color="auto"/>
                      </w:divBdr>
                    </w:div>
                  </w:divsChild>
                </w:div>
                <w:div w:id="415135079">
                  <w:marLeft w:val="0"/>
                  <w:marRight w:val="0"/>
                  <w:marTop w:val="0"/>
                  <w:marBottom w:val="0"/>
                  <w:divBdr>
                    <w:top w:val="none" w:sz="0" w:space="0" w:color="auto"/>
                    <w:left w:val="none" w:sz="0" w:space="0" w:color="auto"/>
                    <w:bottom w:val="none" w:sz="0" w:space="0" w:color="auto"/>
                    <w:right w:val="none" w:sz="0" w:space="0" w:color="auto"/>
                  </w:divBdr>
                  <w:divsChild>
                    <w:div w:id="1768886570">
                      <w:marLeft w:val="0"/>
                      <w:marRight w:val="0"/>
                      <w:marTop w:val="0"/>
                      <w:marBottom w:val="0"/>
                      <w:divBdr>
                        <w:top w:val="none" w:sz="0" w:space="0" w:color="auto"/>
                        <w:left w:val="none" w:sz="0" w:space="0" w:color="auto"/>
                        <w:bottom w:val="none" w:sz="0" w:space="0" w:color="auto"/>
                        <w:right w:val="none" w:sz="0" w:space="0" w:color="auto"/>
                      </w:divBdr>
                    </w:div>
                    <w:div w:id="2087534981">
                      <w:marLeft w:val="0"/>
                      <w:marRight w:val="0"/>
                      <w:marTop w:val="0"/>
                      <w:marBottom w:val="0"/>
                      <w:divBdr>
                        <w:top w:val="none" w:sz="0" w:space="0" w:color="auto"/>
                        <w:left w:val="none" w:sz="0" w:space="0" w:color="auto"/>
                        <w:bottom w:val="none" w:sz="0" w:space="0" w:color="auto"/>
                        <w:right w:val="none" w:sz="0" w:space="0" w:color="auto"/>
                      </w:divBdr>
                    </w:div>
                  </w:divsChild>
                </w:div>
                <w:div w:id="208609195">
                  <w:marLeft w:val="0"/>
                  <w:marRight w:val="0"/>
                  <w:marTop w:val="0"/>
                  <w:marBottom w:val="0"/>
                  <w:divBdr>
                    <w:top w:val="none" w:sz="0" w:space="0" w:color="auto"/>
                    <w:left w:val="none" w:sz="0" w:space="0" w:color="auto"/>
                    <w:bottom w:val="none" w:sz="0" w:space="0" w:color="auto"/>
                    <w:right w:val="none" w:sz="0" w:space="0" w:color="auto"/>
                  </w:divBdr>
                </w:div>
              </w:divsChild>
            </w:div>
            <w:div w:id="1499610312">
              <w:marLeft w:val="0"/>
              <w:marRight w:val="0"/>
              <w:marTop w:val="0"/>
              <w:marBottom w:val="0"/>
              <w:divBdr>
                <w:top w:val="none" w:sz="0" w:space="0" w:color="auto"/>
                <w:left w:val="none" w:sz="0" w:space="0" w:color="auto"/>
                <w:bottom w:val="none" w:sz="0" w:space="0" w:color="auto"/>
                <w:right w:val="none" w:sz="0" w:space="0" w:color="auto"/>
              </w:divBdr>
              <w:divsChild>
                <w:div w:id="1183545199">
                  <w:marLeft w:val="0"/>
                  <w:marRight w:val="0"/>
                  <w:marTop w:val="0"/>
                  <w:marBottom w:val="0"/>
                  <w:divBdr>
                    <w:top w:val="none" w:sz="0" w:space="0" w:color="auto"/>
                    <w:left w:val="none" w:sz="0" w:space="0" w:color="auto"/>
                    <w:bottom w:val="none" w:sz="0" w:space="0" w:color="auto"/>
                    <w:right w:val="none" w:sz="0" w:space="0" w:color="auto"/>
                  </w:divBdr>
                </w:div>
                <w:div w:id="464128351">
                  <w:marLeft w:val="0"/>
                  <w:marRight w:val="0"/>
                  <w:marTop w:val="0"/>
                  <w:marBottom w:val="0"/>
                  <w:divBdr>
                    <w:top w:val="none" w:sz="0" w:space="0" w:color="auto"/>
                    <w:left w:val="none" w:sz="0" w:space="0" w:color="auto"/>
                    <w:bottom w:val="none" w:sz="0" w:space="0" w:color="auto"/>
                    <w:right w:val="none" w:sz="0" w:space="0" w:color="auto"/>
                  </w:divBdr>
                </w:div>
                <w:div w:id="177669193">
                  <w:marLeft w:val="0"/>
                  <w:marRight w:val="0"/>
                  <w:marTop w:val="0"/>
                  <w:marBottom w:val="0"/>
                  <w:divBdr>
                    <w:top w:val="none" w:sz="0" w:space="0" w:color="auto"/>
                    <w:left w:val="none" w:sz="0" w:space="0" w:color="auto"/>
                    <w:bottom w:val="none" w:sz="0" w:space="0" w:color="auto"/>
                    <w:right w:val="none" w:sz="0" w:space="0" w:color="auto"/>
                  </w:divBdr>
                </w:div>
                <w:div w:id="1860729370">
                  <w:marLeft w:val="0"/>
                  <w:marRight w:val="0"/>
                  <w:marTop w:val="0"/>
                  <w:marBottom w:val="0"/>
                  <w:divBdr>
                    <w:top w:val="none" w:sz="0" w:space="0" w:color="auto"/>
                    <w:left w:val="none" w:sz="0" w:space="0" w:color="auto"/>
                    <w:bottom w:val="none" w:sz="0" w:space="0" w:color="auto"/>
                    <w:right w:val="none" w:sz="0" w:space="0" w:color="auto"/>
                  </w:divBdr>
                </w:div>
              </w:divsChild>
            </w:div>
            <w:div w:id="164520893">
              <w:marLeft w:val="0"/>
              <w:marRight w:val="0"/>
              <w:marTop w:val="0"/>
              <w:marBottom w:val="0"/>
              <w:divBdr>
                <w:top w:val="none" w:sz="0" w:space="0" w:color="auto"/>
                <w:left w:val="none" w:sz="0" w:space="0" w:color="auto"/>
                <w:bottom w:val="none" w:sz="0" w:space="0" w:color="auto"/>
                <w:right w:val="none" w:sz="0" w:space="0" w:color="auto"/>
              </w:divBdr>
              <w:divsChild>
                <w:div w:id="1684740760">
                  <w:marLeft w:val="0"/>
                  <w:marRight w:val="0"/>
                  <w:marTop w:val="0"/>
                  <w:marBottom w:val="0"/>
                  <w:divBdr>
                    <w:top w:val="none" w:sz="0" w:space="0" w:color="auto"/>
                    <w:left w:val="none" w:sz="0" w:space="0" w:color="auto"/>
                    <w:bottom w:val="none" w:sz="0" w:space="0" w:color="auto"/>
                    <w:right w:val="none" w:sz="0" w:space="0" w:color="auto"/>
                  </w:divBdr>
                </w:div>
              </w:divsChild>
            </w:div>
            <w:div w:id="2084831352">
              <w:marLeft w:val="0"/>
              <w:marRight w:val="0"/>
              <w:marTop w:val="0"/>
              <w:marBottom w:val="0"/>
              <w:divBdr>
                <w:top w:val="none" w:sz="0" w:space="0" w:color="auto"/>
                <w:left w:val="none" w:sz="0" w:space="0" w:color="auto"/>
                <w:bottom w:val="none" w:sz="0" w:space="0" w:color="auto"/>
                <w:right w:val="none" w:sz="0" w:space="0" w:color="auto"/>
              </w:divBdr>
              <w:divsChild>
                <w:div w:id="168678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48841">
      <w:bodyDiv w:val="1"/>
      <w:marLeft w:val="0"/>
      <w:marRight w:val="0"/>
      <w:marTop w:val="0"/>
      <w:marBottom w:val="0"/>
      <w:divBdr>
        <w:top w:val="none" w:sz="0" w:space="0" w:color="auto"/>
        <w:left w:val="none" w:sz="0" w:space="0" w:color="auto"/>
        <w:bottom w:val="none" w:sz="0" w:space="0" w:color="auto"/>
        <w:right w:val="none" w:sz="0" w:space="0" w:color="auto"/>
      </w:divBdr>
    </w:div>
    <w:div w:id="765425912">
      <w:bodyDiv w:val="1"/>
      <w:marLeft w:val="0"/>
      <w:marRight w:val="0"/>
      <w:marTop w:val="0"/>
      <w:marBottom w:val="0"/>
      <w:divBdr>
        <w:top w:val="none" w:sz="0" w:space="0" w:color="auto"/>
        <w:left w:val="none" w:sz="0" w:space="0" w:color="auto"/>
        <w:bottom w:val="none" w:sz="0" w:space="0" w:color="auto"/>
        <w:right w:val="none" w:sz="0" w:space="0" w:color="auto"/>
      </w:divBdr>
      <w:divsChild>
        <w:div w:id="1112821753">
          <w:marLeft w:val="0"/>
          <w:marRight w:val="0"/>
          <w:marTop w:val="0"/>
          <w:marBottom w:val="0"/>
          <w:divBdr>
            <w:top w:val="none" w:sz="0" w:space="0" w:color="auto"/>
            <w:left w:val="none" w:sz="0" w:space="0" w:color="auto"/>
            <w:bottom w:val="none" w:sz="0" w:space="0" w:color="auto"/>
            <w:right w:val="none" w:sz="0" w:space="0" w:color="auto"/>
          </w:divBdr>
          <w:divsChild>
            <w:div w:id="95635687">
              <w:marLeft w:val="0"/>
              <w:marRight w:val="0"/>
              <w:marTop w:val="0"/>
              <w:marBottom w:val="0"/>
              <w:divBdr>
                <w:top w:val="none" w:sz="0" w:space="0" w:color="auto"/>
                <w:left w:val="none" w:sz="0" w:space="0" w:color="auto"/>
                <w:bottom w:val="none" w:sz="0" w:space="0" w:color="auto"/>
                <w:right w:val="none" w:sz="0" w:space="0" w:color="auto"/>
              </w:divBdr>
            </w:div>
            <w:div w:id="1781412967">
              <w:marLeft w:val="0"/>
              <w:marRight w:val="0"/>
              <w:marTop w:val="0"/>
              <w:marBottom w:val="0"/>
              <w:divBdr>
                <w:top w:val="none" w:sz="0" w:space="0" w:color="auto"/>
                <w:left w:val="none" w:sz="0" w:space="0" w:color="auto"/>
                <w:bottom w:val="none" w:sz="0" w:space="0" w:color="auto"/>
                <w:right w:val="none" w:sz="0" w:space="0" w:color="auto"/>
              </w:divBdr>
            </w:div>
            <w:div w:id="258177329">
              <w:marLeft w:val="0"/>
              <w:marRight w:val="0"/>
              <w:marTop w:val="0"/>
              <w:marBottom w:val="0"/>
              <w:divBdr>
                <w:top w:val="none" w:sz="0" w:space="0" w:color="auto"/>
                <w:left w:val="none" w:sz="0" w:space="0" w:color="auto"/>
                <w:bottom w:val="none" w:sz="0" w:space="0" w:color="auto"/>
                <w:right w:val="none" w:sz="0" w:space="0" w:color="auto"/>
              </w:divBdr>
              <w:divsChild>
                <w:div w:id="1893540103">
                  <w:marLeft w:val="0"/>
                  <w:marRight w:val="0"/>
                  <w:marTop w:val="0"/>
                  <w:marBottom w:val="0"/>
                  <w:divBdr>
                    <w:top w:val="none" w:sz="0" w:space="0" w:color="auto"/>
                    <w:left w:val="none" w:sz="0" w:space="0" w:color="auto"/>
                    <w:bottom w:val="none" w:sz="0" w:space="0" w:color="auto"/>
                    <w:right w:val="none" w:sz="0" w:space="0" w:color="auto"/>
                  </w:divBdr>
                </w:div>
              </w:divsChild>
            </w:div>
            <w:div w:id="279145519">
              <w:marLeft w:val="0"/>
              <w:marRight w:val="0"/>
              <w:marTop w:val="0"/>
              <w:marBottom w:val="0"/>
              <w:divBdr>
                <w:top w:val="none" w:sz="0" w:space="0" w:color="auto"/>
                <w:left w:val="none" w:sz="0" w:space="0" w:color="auto"/>
                <w:bottom w:val="none" w:sz="0" w:space="0" w:color="auto"/>
                <w:right w:val="none" w:sz="0" w:space="0" w:color="auto"/>
              </w:divBdr>
              <w:divsChild>
                <w:div w:id="996376537">
                  <w:marLeft w:val="0"/>
                  <w:marRight w:val="0"/>
                  <w:marTop w:val="0"/>
                  <w:marBottom w:val="0"/>
                  <w:divBdr>
                    <w:top w:val="none" w:sz="0" w:space="0" w:color="auto"/>
                    <w:left w:val="none" w:sz="0" w:space="0" w:color="auto"/>
                    <w:bottom w:val="none" w:sz="0" w:space="0" w:color="auto"/>
                    <w:right w:val="none" w:sz="0" w:space="0" w:color="auto"/>
                  </w:divBdr>
                  <w:divsChild>
                    <w:div w:id="1799375224">
                      <w:marLeft w:val="0"/>
                      <w:marRight w:val="0"/>
                      <w:marTop w:val="0"/>
                      <w:marBottom w:val="0"/>
                      <w:divBdr>
                        <w:top w:val="none" w:sz="0" w:space="0" w:color="auto"/>
                        <w:left w:val="none" w:sz="0" w:space="0" w:color="auto"/>
                        <w:bottom w:val="none" w:sz="0" w:space="0" w:color="auto"/>
                        <w:right w:val="none" w:sz="0" w:space="0" w:color="auto"/>
                      </w:divBdr>
                    </w:div>
                    <w:div w:id="605499550">
                      <w:marLeft w:val="0"/>
                      <w:marRight w:val="0"/>
                      <w:marTop w:val="0"/>
                      <w:marBottom w:val="0"/>
                      <w:divBdr>
                        <w:top w:val="none" w:sz="0" w:space="0" w:color="auto"/>
                        <w:left w:val="none" w:sz="0" w:space="0" w:color="auto"/>
                        <w:bottom w:val="none" w:sz="0" w:space="0" w:color="auto"/>
                        <w:right w:val="none" w:sz="0" w:space="0" w:color="auto"/>
                      </w:divBdr>
                    </w:div>
                  </w:divsChild>
                </w:div>
                <w:div w:id="1906721219">
                  <w:marLeft w:val="0"/>
                  <w:marRight w:val="0"/>
                  <w:marTop w:val="0"/>
                  <w:marBottom w:val="0"/>
                  <w:divBdr>
                    <w:top w:val="none" w:sz="0" w:space="0" w:color="auto"/>
                    <w:left w:val="none" w:sz="0" w:space="0" w:color="auto"/>
                    <w:bottom w:val="none" w:sz="0" w:space="0" w:color="auto"/>
                    <w:right w:val="none" w:sz="0" w:space="0" w:color="auto"/>
                  </w:divBdr>
                  <w:divsChild>
                    <w:div w:id="1593276448">
                      <w:marLeft w:val="0"/>
                      <w:marRight w:val="0"/>
                      <w:marTop w:val="0"/>
                      <w:marBottom w:val="0"/>
                      <w:divBdr>
                        <w:top w:val="none" w:sz="0" w:space="0" w:color="auto"/>
                        <w:left w:val="none" w:sz="0" w:space="0" w:color="auto"/>
                        <w:bottom w:val="none" w:sz="0" w:space="0" w:color="auto"/>
                        <w:right w:val="none" w:sz="0" w:space="0" w:color="auto"/>
                      </w:divBdr>
                    </w:div>
                    <w:div w:id="217741046">
                      <w:marLeft w:val="0"/>
                      <w:marRight w:val="0"/>
                      <w:marTop w:val="0"/>
                      <w:marBottom w:val="0"/>
                      <w:divBdr>
                        <w:top w:val="none" w:sz="0" w:space="0" w:color="auto"/>
                        <w:left w:val="none" w:sz="0" w:space="0" w:color="auto"/>
                        <w:bottom w:val="none" w:sz="0" w:space="0" w:color="auto"/>
                        <w:right w:val="none" w:sz="0" w:space="0" w:color="auto"/>
                      </w:divBdr>
                    </w:div>
                  </w:divsChild>
                </w:div>
                <w:div w:id="2058775628">
                  <w:marLeft w:val="0"/>
                  <w:marRight w:val="0"/>
                  <w:marTop w:val="0"/>
                  <w:marBottom w:val="0"/>
                  <w:divBdr>
                    <w:top w:val="none" w:sz="0" w:space="0" w:color="auto"/>
                    <w:left w:val="none" w:sz="0" w:space="0" w:color="auto"/>
                    <w:bottom w:val="none" w:sz="0" w:space="0" w:color="auto"/>
                    <w:right w:val="none" w:sz="0" w:space="0" w:color="auto"/>
                  </w:divBdr>
                  <w:divsChild>
                    <w:div w:id="2049523891">
                      <w:marLeft w:val="0"/>
                      <w:marRight w:val="0"/>
                      <w:marTop w:val="0"/>
                      <w:marBottom w:val="0"/>
                      <w:divBdr>
                        <w:top w:val="none" w:sz="0" w:space="0" w:color="auto"/>
                        <w:left w:val="none" w:sz="0" w:space="0" w:color="auto"/>
                        <w:bottom w:val="none" w:sz="0" w:space="0" w:color="auto"/>
                        <w:right w:val="none" w:sz="0" w:space="0" w:color="auto"/>
                      </w:divBdr>
                    </w:div>
                    <w:div w:id="1077091266">
                      <w:marLeft w:val="0"/>
                      <w:marRight w:val="0"/>
                      <w:marTop w:val="0"/>
                      <w:marBottom w:val="0"/>
                      <w:divBdr>
                        <w:top w:val="none" w:sz="0" w:space="0" w:color="auto"/>
                        <w:left w:val="none" w:sz="0" w:space="0" w:color="auto"/>
                        <w:bottom w:val="none" w:sz="0" w:space="0" w:color="auto"/>
                        <w:right w:val="none" w:sz="0" w:space="0" w:color="auto"/>
                      </w:divBdr>
                    </w:div>
                  </w:divsChild>
                </w:div>
                <w:div w:id="907154033">
                  <w:marLeft w:val="0"/>
                  <w:marRight w:val="0"/>
                  <w:marTop w:val="0"/>
                  <w:marBottom w:val="0"/>
                  <w:divBdr>
                    <w:top w:val="none" w:sz="0" w:space="0" w:color="auto"/>
                    <w:left w:val="none" w:sz="0" w:space="0" w:color="auto"/>
                    <w:bottom w:val="none" w:sz="0" w:space="0" w:color="auto"/>
                    <w:right w:val="none" w:sz="0" w:space="0" w:color="auto"/>
                  </w:divBdr>
                </w:div>
              </w:divsChild>
            </w:div>
            <w:div w:id="1613635846">
              <w:marLeft w:val="0"/>
              <w:marRight w:val="0"/>
              <w:marTop w:val="0"/>
              <w:marBottom w:val="0"/>
              <w:divBdr>
                <w:top w:val="none" w:sz="0" w:space="0" w:color="auto"/>
                <w:left w:val="none" w:sz="0" w:space="0" w:color="auto"/>
                <w:bottom w:val="none" w:sz="0" w:space="0" w:color="auto"/>
                <w:right w:val="none" w:sz="0" w:space="0" w:color="auto"/>
              </w:divBdr>
              <w:divsChild>
                <w:div w:id="13311764">
                  <w:marLeft w:val="0"/>
                  <w:marRight w:val="0"/>
                  <w:marTop w:val="0"/>
                  <w:marBottom w:val="0"/>
                  <w:divBdr>
                    <w:top w:val="none" w:sz="0" w:space="0" w:color="auto"/>
                    <w:left w:val="none" w:sz="0" w:space="0" w:color="auto"/>
                    <w:bottom w:val="none" w:sz="0" w:space="0" w:color="auto"/>
                    <w:right w:val="none" w:sz="0" w:space="0" w:color="auto"/>
                  </w:divBdr>
                </w:div>
                <w:div w:id="1312103440">
                  <w:marLeft w:val="0"/>
                  <w:marRight w:val="0"/>
                  <w:marTop w:val="0"/>
                  <w:marBottom w:val="0"/>
                  <w:divBdr>
                    <w:top w:val="none" w:sz="0" w:space="0" w:color="auto"/>
                    <w:left w:val="none" w:sz="0" w:space="0" w:color="auto"/>
                    <w:bottom w:val="none" w:sz="0" w:space="0" w:color="auto"/>
                    <w:right w:val="none" w:sz="0" w:space="0" w:color="auto"/>
                  </w:divBdr>
                </w:div>
                <w:div w:id="645932725">
                  <w:marLeft w:val="0"/>
                  <w:marRight w:val="0"/>
                  <w:marTop w:val="0"/>
                  <w:marBottom w:val="0"/>
                  <w:divBdr>
                    <w:top w:val="none" w:sz="0" w:space="0" w:color="auto"/>
                    <w:left w:val="none" w:sz="0" w:space="0" w:color="auto"/>
                    <w:bottom w:val="none" w:sz="0" w:space="0" w:color="auto"/>
                    <w:right w:val="none" w:sz="0" w:space="0" w:color="auto"/>
                  </w:divBdr>
                </w:div>
                <w:div w:id="1942687454">
                  <w:marLeft w:val="0"/>
                  <w:marRight w:val="0"/>
                  <w:marTop w:val="0"/>
                  <w:marBottom w:val="0"/>
                  <w:divBdr>
                    <w:top w:val="none" w:sz="0" w:space="0" w:color="auto"/>
                    <w:left w:val="none" w:sz="0" w:space="0" w:color="auto"/>
                    <w:bottom w:val="none" w:sz="0" w:space="0" w:color="auto"/>
                    <w:right w:val="none" w:sz="0" w:space="0" w:color="auto"/>
                  </w:divBdr>
                </w:div>
              </w:divsChild>
            </w:div>
            <w:div w:id="150105488">
              <w:marLeft w:val="0"/>
              <w:marRight w:val="0"/>
              <w:marTop w:val="0"/>
              <w:marBottom w:val="0"/>
              <w:divBdr>
                <w:top w:val="none" w:sz="0" w:space="0" w:color="auto"/>
                <w:left w:val="none" w:sz="0" w:space="0" w:color="auto"/>
                <w:bottom w:val="none" w:sz="0" w:space="0" w:color="auto"/>
                <w:right w:val="none" w:sz="0" w:space="0" w:color="auto"/>
              </w:divBdr>
              <w:divsChild>
                <w:div w:id="1754084502">
                  <w:marLeft w:val="0"/>
                  <w:marRight w:val="0"/>
                  <w:marTop w:val="0"/>
                  <w:marBottom w:val="0"/>
                  <w:divBdr>
                    <w:top w:val="none" w:sz="0" w:space="0" w:color="auto"/>
                    <w:left w:val="none" w:sz="0" w:space="0" w:color="auto"/>
                    <w:bottom w:val="none" w:sz="0" w:space="0" w:color="auto"/>
                    <w:right w:val="none" w:sz="0" w:space="0" w:color="auto"/>
                  </w:divBdr>
                </w:div>
              </w:divsChild>
            </w:div>
            <w:div w:id="514269087">
              <w:marLeft w:val="0"/>
              <w:marRight w:val="0"/>
              <w:marTop w:val="0"/>
              <w:marBottom w:val="0"/>
              <w:divBdr>
                <w:top w:val="none" w:sz="0" w:space="0" w:color="auto"/>
                <w:left w:val="none" w:sz="0" w:space="0" w:color="auto"/>
                <w:bottom w:val="none" w:sz="0" w:space="0" w:color="auto"/>
                <w:right w:val="none" w:sz="0" w:space="0" w:color="auto"/>
              </w:divBdr>
              <w:divsChild>
                <w:div w:id="1700859581">
                  <w:marLeft w:val="0"/>
                  <w:marRight w:val="0"/>
                  <w:marTop w:val="0"/>
                  <w:marBottom w:val="0"/>
                  <w:divBdr>
                    <w:top w:val="none" w:sz="0" w:space="0" w:color="auto"/>
                    <w:left w:val="none" w:sz="0" w:space="0" w:color="auto"/>
                    <w:bottom w:val="none" w:sz="0" w:space="0" w:color="auto"/>
                    <w:right w:val="none" w:sz="0" w:space="0" w:color="auto"/>
                  </w:divBdr>
                </w:div>
              </w:divsChild>
            </w:div>
            <w:div w:id="8432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8178">
      <w:bodyDiv w:val="1"/>
      <w:marLeft w:val="0"/>
      <w:marRight w:val="0"/>
      <w:marTop w:val="0"/>
      <w:marBottom w:val="0"/>
      <w:divBdr>
        <w:top w:val="none" w:sz="0" w:space="0" w:color="auto"/>
        <w:left w:val="none" w:sz="0" w:space="0" w:color="auto"/>
        <w:bottom w:val="none" w:sz="0" w:space="0" w:color="auto"/>
        <w:right w:val="none" w:sz="0" w:space="0" w:color="auto"/>
      </w:divBdr>
      <w:divsChild>
        <w:div w:id="1399283520">
          <w:marLeft w:val="0"/>
          <w:marRight w:val="0"/>
          <w:marTop w:val="0"/>
          <w:marBottom w:val="0"/>
          <w:divBdr>
            <w:top w:val="none" w:sz="0" w:space="0" w:color="auto"/>
            <w:left w:val="none" w:sz="0" w:space="0" w:color="auto"/>
            <w:bottom w:val="none" w:sz="0" w:space="0" w:color="auto"/>
            <w:right w:val="none" w:sz="0" w:space="0" w:color="auto"/>
          </w:divBdr>
        </w:div>
        <w:div w:id="1005016571">
          <w:marLeft w:val="0"/>
          <w:marRight w:val="0"/>
          <w:marTop w:val="0"/>
          <w:marBottom w:val="0"/>
          <w:divBdr>
            <w:top w:val="none" w:sz="0" w:space="0" w:color="auto"/>
            <w:left w:val="none" w:sz="0" w:space="0" w:color="auto"/>
            <w:bottom w:val="none" w:sz="0" w:space="0" w:color="auto"/>
            <w:right w:val="none" w:sz="0" w:space="0" w:color="auto"/>
          </w:divBdr>
          <w:divsChild>
            <w:div w:id="119272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3193">
      <w:bodyDiv w:val="1"/>
      <w:marLeft w:val="0"/>
      <w:marRight w:val="0"/>
      <w:marTop w:val="0"/>
      <w:marBottom w:val="0"/>
      <w:divBdr>
        <w:top w:val="none" w:sz="0" w:space="0" w:color="auto"/>
        <w:left w:val="none" w:sz="0" w:space="0" w:color="auto"/>
        <w:bottom w:val="none" w:sz="0" w:space="0" w:color="auto"/>
        <w:right w:val="none" w:sz="0" w:space="0" w:color="auto"/>
      </w:divBdr>
    </w:div>
    <w:div w:id="911084338">
      <w:bodyDiv w:val="1"/>
      <w:marLeft w:val="0"/>
      <w:marRight w:val="0"/>
      <w:marTop w:val="0"/>
      <w:marBottom w:val="0"/>
      <w:divBdr>
        <w:top w:val="none" w:sz="0" w:space="0" w:color="auto"/>
        <w:left w:val="none" w:sz="0" w:space="0" w:color="auto"/>
        <w:bottom w:val="none" w:sz="0" w:space="0" w:color="auto"/>
        <w:right w:val="none" w:sz="0" w:space="0" w:color="auto"/>
      </w:divBdr>
      <w:divsChild>
        <w:div w:id="16466526">
          <w:marLeft w:val="0"/>
          <w:marRight w:val="0"/>
          <w:marTop w:val="0"/>
          <w:marBottom w:val="0"/>
          <w:divBdr>
            <w:top w:val="none" w:sz="0" w:space="0" w:color="auto"/>
            <w:left w:val="none" w:sz="0" w:space="0" w:color="auto"/>
            <w:bottom w:val="none" w:sz="0" w:space="0" w:color="auto"/>
            <w:right w:val="none" w:sz="0" w:space="0" w:color="auto"/>
          </w:divBdr>
          <w:divsChild>
            <w:div w:id="854424831">
              <w:marLeft w:val="0"/>
              <w:marRight w:val="0"/>
              <w:marTop w:val="0"/>
              <w:marBottom w:val="0"/>
              <w:divBdr>
                <w:top w:val="none" w:sz="0" w:space="0" w:color="auto"/>
                <w:left w:val="none" w:sz="0" w:space="0" w:color="auto"/>
                <w:bottom w:val="none" w:sz="0" w:space="0" w:color="auto"/>
                <w:right w:val="none" w:sz="0" w:space="0" w:color="auto"/>
              </w:divBdr>
              <w:divsChild>
                <w:div w:id="1818842766">
                  <w:marLeft w:val="0"/>
                  <w:marRight w:val="0"/>
                  <w:marTop w:val="0"/>
                  <w:marBottom w:val="0"/>
                  <w:divBdr>
                    <w:top w:val="none" w:sz="0" w:space="0" w:color="auto"/>
                    <w:left w:val="none" w:sz="0" w:space="0" w:color="auto"/>
                    <w:bottom w:val="none" w:sz="0" w:space="0" w:color="auto"/>
                    <w:right w:val="none" w:sz="0" w:space="0" w:color="auto"/>
                  </w:divBdr>
                  <w:divsChild>
                    <w:div w:id="1641687436">
                      <w:marLeft w:val="0"/>
                      <w:marRight w:val="0"/>
                      <w:marTop w:val="0"/>
                      <w:marBottom w:val="0"/>
                      <w:divBdr>
                        <w:top w:val="none" w:sz="0" w:space="0" w:color="auto"/>
                        <w:left w:val="none" w:sz="0" w:space="0" w:color="auto"/>
                        <w:bottom w:val="none" w:sz="0" w:space="0" w:color="auto"/>
                        <w:right w:val="none" w:sz="0" w:space="0" w:color="auto"/>
                      </w:divBdr>
                      <w:divsChild>
                        <w:div w:id="1377463277">
                          <w:marLeft w:val="0"/>
                          <w:marRight w:val="0"/>
                          <w:marTop w:val="0"/>
                          <w:marBottom w:val="0"/>
                          <w:divBdr>
                            <w:top w:val="none" w:sz="0" w:space="0" w:color="auto"/>
                            <w:left w:val="none" w:sz="0" w:space="0" w:color="auto"/>
                            <w:bottom w:val="none" w:sz="0" w:space="0" w:color="auto"/>
                            <w:right w:val="none" w:sz="0" w:space="0" w:color="auto"/>
                          </w:divBdr>
                        </w:div>
                        <w:div w:id="18899720">
                          <w:marLeft w:val="0"/>
                          <w:marRight w:val="0"/>
                          <w:marTop w:val="0"/>
                          <w:marBottom w:val="0"/>
                          <w:divBdr>
                            <w:top w:val="none" w:sz="0" w:space="0" w:color="auto"/>
                            <w:left w:val="none" w:sz="0" w:space="0" w:color="auto"/>
                            <w:bottom w:val="none" w:sz="0" w:space="0" w:color="auto"/>
                            <w:right w:val="none" w:sz="0" w:space="0" w:color="auto"/>
                          </w:divBdr>
                          <w:divsChild>
                            <w:div w:id="749039300">
                              <w:marLeft w:val="0"/>
                              <w:marRight w:val="0"/>
                              <w:marTop w:val="0"/>
                              <w:marBottom w:val="0"/>
                              <w:divBdr>
                                <w:top w:val="none" w:sz="0" w:space="0" w:color="auto"/>
                                <w:left w:val="none" w:sz="0" w:space="0" w:color="auto"/>
                                <w:bottom w:val="none" w:sz="0" w:space="0" w:color="auto"/>
                                <w:right w:val="none" w:sz="0" w:space="0" w:color="auto"/>
                              </w:divBdr>
                              <w:divsChild>
                                <w:div w:id="1469275557">
                                  <w:marLeft w:val="0"/>
                                  <w:marRight w:val="0"/>
                                  <w:marTop w:val="0"/>
                                  <w:marBottom w:val="0"/>
                                  <w:divBdr>
                                    <w:top w:val="none" w:sz="0" w:space="0" w:color="auto"/>
                                    <w:left w:val="none" w:sz="0" w:space="0" w:color="auto"/>
                                    <w:bottom w:val="none" w:sz="0" w:space="0" w:color="auto"/>
                                    <w:right w:val="none" w:sz="0" w:space="0" w:color="auto"/>
                                  </w:divBdr>
                                  <w:divsChild>
                                    <w:div w:id="1750032543">
                                      <w:marLeft w:val="0"/>
                                      <w:marRight w:val="0"/>
                                      <w:marTop w:val="0"/>
                                      <w:marBottom w:val="0"/>
                                      <w:divBdr>
                                        <w:top w:val="none" w:sz="0" w:space="0" w:color="auto"/>
                                        <w:left w:val="none" w:sz="0" w:space="0" w:color="auto"/>
                                        <w:bottom w:val="none" w:sz="0" w:space="0" w:color="auto"/>
                                        <w:right w:val="none" w:sz="0" w:space="0" w:color="auto"/>
                                      </w:divBdr>
                                      <w:divsChild>
                                        <w:div w:id="1218273793">
                                          <w:marLeft w:val="0"/>
                                          <w:marRight w:val="0"/>
                                          <w:marTop w:val="0"/>
                                          <w:marBottom w:val="0"/>
                                          <w:divBdr>
                                            <w:top w:val="none" w:sz="0" w:space="0" w:color="auto"/>
                                            <w:left w:val="none" w:sz="0" w:space="0" w:color="auto"/>
                                            <w:bottom w:val="none" w:sz="0" w:space="0" w:color="auto"/>
                                            <w:right w:val="none" w:sz="0" w:space="0" w:color="auto"/>
                                          </w:divBdr>
                                          <w:divsChild>
                                            <w:div w:id="18948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7181764">
      <w:bodyDiv w:val="1"/>
      <w:marLeft w:val="0"/>
      <w:marRight w:val="0"/>
      <w:marTop w:val="0"/>
      <w:marBottom w:val="0"/>
      <w:divBdr>
        <w:top w:val="none" w:sz="0" w:space="0" w:color="auto"/>
        <w:left w:val="none" w:sz="0" w:space="0" w:color="auto"/>
        <w:bottom w:val="none" w:sz="0" w:space="0" w:color="auto"/>
        <w:right w:val="none" w:sz="0" w:space="0" w:color="auto"/>
      </w:divBdr>
      <w:divsChild>
        <w:div w:id="863401076">
          <w:marLeft w:val="0"/>
          <w:marRight w:val="0"/>
          <w:marTop w:val="0"/>
          <w:marBottom w:val="0"/>
          <w:divBdr>
            <w:top w:val="none" w:sz="0" w:space="0" w:color="auto"/>
            <w:left w:val="none" w:sz="0" w:space="0" w:color="auto"/>
            <w:bottom w:val="none" w:sz="0" w:space="0" w:color="auto"/>
            <w:right w:val="none" w:sz="0" w:space="0" w:color="auto"/>
          </w:divBdr>
          <w:divsChild>
            <w:div w:id="199367343">
              <w:marLeft w:val="0"/>
              <w:marRight w:val="0"/>
              <w:marTop w:val="0"/>
              <w:marBottom w:val="0"/>
              <w:divBdr>
                <w:top w:val="none" w:sz="0" w:space="0" w:color="auto"/>
                <w:left w:val="none" w:sz="0" w:space="0" w:color="auto"/>
                <w:bottom w:val="none" w:sz="0" w:space="0" w:color="auto"/>
                <w:right w:val="none" w:sz="0" w:space="0" w:color="auto"/>
              </w:divBdr>
              <w:divsChild>
                <w:div w:id="946893115">
                  <w:marLeft w:val="0"/>
                  <w:marRight w:val="0"/>
                  <w:marTop w:val="0"/>
                  <w:marBottom w:val="0"/>
                  <w:divBdr>
                    <w:top w:val="none" w:sz="0" w:space="0" w:color="auto"/>
                    <w:left w:val="none" w:sz="0" w:space="0" w:color="auto"/>
                    <w:bottom w:val="none" w:sz="0" w:space="0" w:color="auto"/>
                    <w:right w:val="none" w:sz="0" w:space="0" w:color="auto"/>
                  </w:divBdr>
                  <w:divsChild>
                    <w:div w:id="2134402787">
                      <w:marLeft w:val="0"/>
                      <w:marRight w:val="0"/>
                      <w:marTop w:val="0"/>
                      <w:marBottom w:val="0"/>
                      <w:divBdr>
                        <w:top w:val="none" w:sz="0" w:space="0" w:color="auto"/>
                        <w:left w:val="none" w:sz="0" w:space="0" w:color="auto"/>
                        <w:bottom w:val="none" w:sz="0" w:space="0" w:color="auto"/>
                        <w:right w:val="none" w:sz="0" w:space="0" w:color="auto"/>
                      </w:divBdr>
                      <w:divsChild>
                        <w:div w:id="1019088463">
                          <w:marLeft w:val="0"/>
                          <w:marRight w:val="0"/>
                          <w:marTop w:val="0"/>
                          <w:marBottom w:val="0"/>
                          <w:divBdr>
                            <w:top w:val="none" w:sz="0" w:space="0" w:color="auto"/>
                            <w:left w:val="none" w:sz="0" w:space="0" w:color="auto"/>
                            <w:bottom w:val="none" w:sz="0" w:space="0" w:color="auto"/>
                            <w:right w:val="none" w:sz="0" w:space="0" w:color="auto"/>
                          </w:divBdr>
                        </w:div>
                        <w:div w:id="61223632">
                          <w:marLeft w:val="0"/>
                          <w:marRight w:val="0"/>
                          <w:marTop w:val="0"/>
                          <w:marBottom w:val="0"/>
                          <w:divBdr>
                            <w:top w:val="none" w:sz="0" w:space="0" w:color="auto"/>
                            <w:left w:val="none" w:sz="0" w:space="0" w:color="auto"/>
                            <w:bottom w:val="none" w:sz="0" w:space="0" w:color="auto"/>
                            <w:right w:val="none" w:sz="0" w:space="0" w:color="auto"/>
                          </w:divBdr>
                          <w:divsChild>
                            <w:div w:id="590697271">
                              <w:marLeft w:val="0"/>
                              <w:marRight w:val="0"/>
                              <w:marTop w:val="0"/>
                              <w:marBottom w:val="0"/>
                              <w:divBdr>
                                <w:top w:val="none" w:sz="0" w:space="0" w:color="auto"/>
                                <w:left w:val="none" w:sz="0" w:space="0" w:color="auto"/>
                                <w:bottom w:val="none" w:sz="0" w:space="0" w:color="auto"/>
                                <w:right w:val="none" w:sz="0" w:space="0" w:color="auto"/>
                              </w:divBdr>
                              <w:divsChild>
                                <w:div w:id="1701008497">
                                  <w:marLeft w:val="0"/>
                                  <w:marRight w:val="0"/>
                                  <w:marTop w:val="0"/>
                                  <w:marBottom w:val="0"/>
                                  <w:divBdr>
                                    <w:top w:val="none" w:sz="0" w:space="0" w:color="auto"/>
                                    <w:left w:val="none" w:sz="0" w:space="0" w:color="auto"/>
                                    <w:bottom w:val="none" w:sz="0" w:space="0" w:color="auto"/>
                                    <w:right w:val="none" w:sz="0" w:space="0" w:color="auto"/>
                                  </w:divBdr>
                                  <w:divsChild>
                                    <w:div w:id="176508235">
                                      <w:marLeft w:val="0"/>
                                      <w:marRight w:val="0"/>
                                      <w:marTop w:val="0"/>
                                      <w:marBottom w:val="0"/>
                                      <w:divBdr>
                                        <w:top w:val="none" w:sz="0" w:space="0" w:color="auto"/>
                                        <w:left w:val="none" w:sz="0" w:space="0" w:color="auto"/>
                                        <w:bottom w:val="none" w:sz="0" w:space="0" w:color="auto"/>
                                        <w:right w:val="none" w:sz="0" w:space="0" w:color="auto"/>
                                      </w:divBdr>
                                      <w:divsChild>
                                        <w:div w:id="343554516">
                                          <w:marLeft w:val="0"/>
                                          <w:marRight w:val="0"/>
                                          <w:marTop w:val="0"/>
                                          <w:marBottom w:val="0"/>
                                          <w:divBdr>
                                            <w:top w:val="none" w:sz="0" w:space="0" w:color="auto"/>
                                            <w:left w:val="none" w:sz="0" w:space="0" w:color="auto"/>
                                            <w:bottom w:val="none" w:sz="0" w:space="0" w:color="auto"/>
                                            <w:right w:val="none" w:sz="0" w:space="0" w:color="auto"/>
                                          </w:divBdr>
                                          <w:divsChild>
                                            <w:div w:id="11629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3390504">
      <w:bodyDiv w:val="1"/>
      <w:marLeft w:val="0"/>
      <w:marRight w:val="0"/>
      <w:marTop w:val="0"/>
      <w:marBottom w:val="0"/>
      <w:divBdr>
        <w:top w:val="none" w:sz="0" w:space="0" w:color="auto"/>
        <w:left w:val="none" w:sz="0" w:space="0" w:color="auto"/>
        <w:bottom w:val="none" w:sz="0" w:space="0" w:color="auto"/>
        <w:right w:val="none" w:sz="0" w:space="0" w:color="auto"/>
      </w:divBdr>
    </w:div>
    <w:div w:id="983855736">
      <w:bodyDiv w:val="1"/>
      <w:marLeft w:val="0"/>
      <w:marRight w:val="0"/>
      <w:marTop w:val="0"/>
      <w:marBottom w:val="0"/>
      <w:divBdr>
        <w:top w:val="none" w:sz="0" w:space="0" w:color="auto"/>
        <w:left w:val="none" w:sz="0" w:space="0" w:color="auto"/>
        <w:bottom w:val="none" w:sz="0" w:space="0" w:color="auto"/>
        <w:right w:val="none" w:sz="0" w:space="0" w:color="auto"/>
      </w:divBdr>
    </w:div>
    <w:div w:id="997685053">
      <w:bodyDiv w:val="1"/>
      <w:marLeft w:val="0"/>
      <w:marRight w:val="0"/>
      <w:marTop w:val="0"/>
      <w:marBottom w:val="0"/>
      <w:divBdr>
        <w:top w:val="none" w:sz="0" w:space="0" w:color="auto"/>
        <w:left w:val="none" w:sz="0" w:space="0" w:color="auto"/>
        <w:bottom w:val="none" w:sz="0" w:space="0" w:color="auto"/>
        <w:right w:val="none" w:sz="0" w:space="0" w:color="auto"/>
      </w:divBdr>
    </w:div>
    <w:div w:id="1050810907">
      <w:bodyDiv w:val="1"/>
      <w:marLeft w:val="0"/>
      <w:marRight w:val="0"/>
      <w:marTop w:val="0"/>
      <w:marBottom w:val="0"/>
      <w:divBdr>
        <w:top w:val="none" w:sz="0" w:space="0" w:color="auto"/>
        <w:left w:val="none" w:sz="0" w:space="0" w:color="auto"/>
        <w:bottom w:val="none" w:sz="0" w:space="0" w:color="auto"/>
        <w:right w:val="none" w:sz="0" w:space="0" w:color="auto"/>
      </w:divBdr>
    </w:div>
    <w:div w:id="1096941748">
      <w:bodyDiv w:val="1"/>
      <w:marLeft w:val="0"/>
      <w:marRight w:val="0"/>
      <w:marTop w:val="0"/>
      <w:marBottom w:val="0"/>
      <w:divBdr>
        <w:top w:val="none" w:sz="0" w:space="0" w:color="auto"/>
        <w:left w:val="none" w:sz="0" w:space="0" w:color="auto"/>
        <w:bottom w:val="none" w:sz="0" w:space="0" w:color="auto"/>
        <w:right w:val="none" w:sz="0" w:space="0" w:color="auto"/>
      </w:divBdr>
    </w:div>
    <w:div w:id="1121145402">
      <w:bodyDiv w:val="1"/>
      <w:marLeft w:val="0"/>
      <w:marRight w:val="0"/>
      <w:marTop w:val="0"/>
      <w:marBottom w:val="0"/>
      <w:divBdr>
        <w:top w:val="none" w:sz="0" w:space="0" w:color="auto"/>
        <w:left w:val="none" w:sz="0" w:space="0" w:color="auto"/>
        <w:bottom w:val="none" w:sz="0" w:space="0" w:color="auto"/>
        <w:right w:val="none" w:sz="0" w:space="0" w:color="auto"/>
      </w:divBdr>
    </w:div>
    <w:div w:id="1244217222">
      <w:bodyDiv w:val="1"/>
      <w:marLeft w:val="0"/>
      <w:marRight w:val="0"/>
      <w:marTop w:val="0"/>
      <w:marBottom w:val="0"/>
      <w:divBdr>
        <w:top w:val="none" w:sz="0" w:space="0" w:color="auto"/>
        <w:left w:val="none" w:sz="0" w:space="0" w:color="auto"/>
        <w:bottom w:val="none" w:sz="0" w:space="0" w:color="auto"/>
        <w:right w:val="none" w:sz="0" w:space="0" w:color="auto"/>
      </w:divBdr>
      <w:divsChild>
        <w:div w:id="1994023474">
          <w:marLeft w:val="0"/>
          <w:marRight w:val="0"/>
          <w:marTop w:val="0"/>
          <w:marBottom w:val="0"/>
          <w:divBdr>
            <w:top w:val="none" w:sz="0" w:space="0" w:color="auto"/>
            <w:left w:val="none" w:sz="0" w:space="0" w:color="auto"/>
            <w:bottom w:val="none" w:sz="0" w:space="0" w:color="auto"/>
            <w:right w:val="none" w:sz="0" w:space="0" w:color="auto"/>
          </w:divBdr>
          <w:divsChild>
            <w:div w:id="577787676">
              <w:marLeft w:val="0"/>
              <w:marRight w:val="0"/>
              <w:marTop w:val="0"/>
              <w:marBottom w:val="0"/>
              <w:divBdr>
                <w:top w:val="none" w:sz="0" w:space="0" w:color="auto"/>
                <w:left w:val="none" w:sz="0" w:space="0" w:color="auto"/>
                <w:bottom w:val="none" w:sz="0" w:space="0" w:color="auto"/>
                <w:right w:val="none" w:sz="0" w:space="0" w:color="auto"/>
              </w:divBdr>
              <w:divsChild>
                <w:div w:id="1537541224">
                  <w:marLeft w:val="0"/>
                  <w:marRight w:val="0"/>
                  <w:marTop w:val="0"/>
                  <w:marBottom w:val="0"/>
                  <w:divBdr>
                    <w:top w:val="none" w:sz="0" w:space="0" w:color="auto"/>
                    <w:left w:val="none" w:sz="0" w:space="0" w:color="auto"/>
                    <w:bottom w:val="none" w:sz="0" w:space="0" w:color="auto"/>
                    <w:right w:val="none" w:sz="0" w:space="0" w:color="auto"/>
                  </w:divBdr>
                  <w:divsChild>
                    <w:div w:id="315383013">
                      <w:marLeft w:val="0"/>
                      <w:marRight w:val="0"/>
                      <w:marTop w:val="0"/>
                      <w:marBottom w:val="0"/>
                      <w:divBdr>
                        <w:top w:val="none" w:sz="0" w:space="0" w:color="auto"/>
                        <w:left w:val="none" w:sz="0" w:space="0" w:color="auto"/>
                        <w:bottom w:val="none" w:sz="0" w:space="0" w:color="auto"/>
                        <w:right w:val="none" w:sz="0" w:space="0" w:color="auto"/>
                      </w:divBdr>
                      <w:divsChild>
                        <w:div w:id="805322395">
                          <w:marLeft w:val="0"/>
                          <w:marRight w:val="0"/>
                          <w:marTop w:val="0"/>
                          <w:marBottom w:val="0"/>
                          <w:divBdr>
                            <w:top w:val="none" w:sz="0" w:space="0" w:color="auto"/>
                            <w:left w:val="none" w:sz="0" w:space="0" w:color="auto"/>
                            <w:bottom w:val="none" w:sz="0" w:space="0" w:color="auto"/>
                            <w:right w:val="none" w:sz="0" w:space="0" w:color="auto"/>
                          </w:divBdr>
                        </w:div>
                        <w:div w:id="911811337">
                          <w:marLeft w:val="0"/>
                          <w:marRight w:val="0"/>
                          <w:marTop w:val="0"/>
                          <w:marBottom w:val="0"/>
                          <w:divBdr>
                            <w:top w:val="none" w:sz="0" w:space="0" w:color="auto"/>
                            <w:left w:val="none" w:sz="0" w:space="0" w:color="auto"/>
                            <w:bottom w:val="none" w:sz="0" w:space="0" w:color="auto"/>
                            <w:right w:val="none" w:sz="0" w:space="0" w:color="auto"/>
                          </w:divBdr>
                          <w:divsChild>
                            <w:div w:id="1313488722">
                              <w:marLeft w:val="0"/>
                              <w:marRight w:val="0"/>
                              <w:marTop w:val="0"/>
                              <w:marBottom w:val="0"/>
                              <w:divBdr>
                                <w:top w:val="none" w:sz="0" w:space="0" w:color="auto"/>
                                <w:left w:val="none" w:sz="0" w:space="0" w:color="auto"/>
                                <w:bottom w:val="none" w:sz="0" w:space="0" w:color="auto"/>
                                <w:right w:val="none" w:sz="0" w:space="0" w:color="auto"/>
                              </w:divBdr>
                              <w:divsChild>
                                <w:div w:id="1569801313">
                                  <w:marLeft w:val="0"/>
                                  <w:marRight w:val="0"/>
                                  <w:marTop w:val="0"/>
                                  <w:marBottom w:val="0"/>
                                  <w:divBdr>
                                    <w:top w:val="none" w:sz="0" w:space="0" w:color="auto"/>
                                    <w:left w:val="none" w:sz="0" w:space="0" w:color="auto"/>
                                    <w:bottom w:val="none" w:sz="0" w:space="0" w:color="auto"/>
                                    <w:right w:val="none" w:sz="0" w:space="0" w:color="auto"/>
                                  </w:divBdr>
                                  <w:divsChild>
                                    <w:div w:id="200870475">
                                      <w:marLeft w:val="0"/>
                                      <w:marRight w:val="0"/>
                                      <w:marTop w:val="0"/>
                                      <w:marBottom w:val="0"/>
                                      <w:divBdr>
                                        <w:top w:val="none" w:sz="0" w:space="0" w:color="auto"/>
                                        <w:left w:val="none" w:sz="0" w:space="0" w:color="auto"/>
                                        <w:bottom w:val="none" w:sz="0" w:space="0" w:color="auto"/>
                                        <w:right w:val="none" w:sz="0" w:space="0" w:color="auto"/>
                                      </w:divBdr>
                                      <w:divsChild>
                                        <w:div w:id="61879093">
                                          <w:marLeft w:val="0"/>
                                          <w:marRight w:val="0"/>
                                          <w:marTop w:val="0"/>
                                          <w:marBottom w:val="0"/>
                                          <w:divBdr>
                                            <w:top w:val="none" w:sz="0" w:space="0" w:color="auto"/>
                                            <w:left w:val="none" w:sz="0" w:space="0" w:color="auto"/>
                                            <w:bottom w:val="none" w:sz="0" w:space="0" w:color="auto"/>
                                            <w:right w:val="none" w:sz="0" w:space="0" w:color="auto"/>
                                          </w:divBdr>
                                          <w:divsChild>
                                            <w:div w:id="16796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7857400">
      <w:bodyDiv w:val="1"/>
      <w:marLeft w:val="0"/>
      <w:marRight w:val="0"/>
      <w:marTop w:val="0"/>
      <w:marBottom w:val="0"/>
      <w:divBdr>
        <w:top w:val="none" w:sz="0" w:space="0" w:color="auto"/>
        <w:left w:val="none" w:sz="0" w:space="0" w:color="auto"/>
        <w:bottom w:val="none" w:sz="0" w:space="0" w:color="auto"/>
        <w:right w:val="none" w:sz="0" w:space="0" w:color="auto"/>
      </w:divBdr>
      <w:divsChild>
        <w:div w:id="1277256693">
          <w:marLeft w:val="0"/>
          <w:marRight w:val="0"/>
          <w:marTop w:val="0"/>
          <w:marBottom w:val="0"/>
          <w:divBdr>
            <w:top w:val="none" w:sz="0" w:space="0" w:color="auto"/>
            <w:left w:val="none" w:sz="0" w:space="0" w:color="auto"/>
            <w:bottom w:val="none" w:sz="0" w:space="0" w:color="auto"/>
            <w:right w:val="none" w:sz="0" w:space="0" w:color="auto"/>
          </w:divBdr>
          <w:divsChild>
            <w:div w:id="1884634875">
              <w:marLeft w:val="0"/>
              <w:marRight w:val="0"/>
              <w:marTop w:val="0"/>
              <w:marBottom w:val="0"/>
              <w:divBdr>
                <w:top w:val="none" w:sz="0" w:space="0" w:color="auto"/>
                <w:left w:val="none" w:sz="0" w:space="0" w:color="auto"/>
                <w:bottom w:val="none" w:sz="0" w:space="0" w:color="auto"/>
                <w:right w:val="none" w:sz="0" w:space="0" w:color="auto"/>
              </w:divBdr>
              <w:divsChild>
                <w:div w:id="681929782">
                  <w:marLeft w:val="0"/>
                  <w:marRight w:val="0"/>
                  <w:marTop w:val="0"/>
                  <w:marBottom w:val="0"/>
                  <w:divBdr>
                    <w:top w:val="none" w:sz="0" w:space="0" w:color="auto"/>
                    <w:left w:val="none" w:sz="0" w:space="0" w:color="auto"/>
                    <w:bottom w:val="none" w:sz="0" w:space="0" w:color="auto"/>
                    <w:right w:val="none" w:sz="0" w:space="0" w:color="auto"/>
                  </w:divBdr>
                  <w:divsChild>
                    <w:div w:id="1388988499">
                      <w:marLeft w:val="0"/>
                      <w:marRight w:val="0"/>
                      <w:marTop w:val="0"/>
                      <w:marBottom w:val="0"/>
                      <w:divBdr>
                        <w:top w:val="none" w:sz="0" w:space="0" w:color="auto"/>
                        <w:left w:val="none" w:sz="0" w:space="0" w:color="auto"/>
                        <w:bottom w:val="none" w:sz="0" w:space="0" w:color="auto"/>
                        <w:right w:val="none" w:sz="0" w:space="0" w:color="auto"/>
                      </w:divBdr>
                      <w:divsChild>
                        <w:div w:id="1008216929">
                          <w:marLeft w:val="0"/>
                          <w:marRight w:val="0"/>
                          <w:marTop w:val="0"/>
                          <w:marBottom w:val="0"/>
                          <w:divBdr>
                            <w:top w:val="none" w:sz="0" w:space="0" w:color="auto"/>
                            <w:left w:val="none" w:sz="0" w:space="0" w:color="auto"/>
                            <w:bottom w:val="none" w:sz="0" w:space="0" w:color="auto"/>
                            <w:right w:val="none" w:sz="0" w:space="0" w:color="auto"/>
                          </w:divBdr>
                        </w:div>
                        <w:div w:id="2097364308">
                          <w:marLeft w:val="0"/>
                          <w:marRight w:val="0"/>
                          <w:marTop w:val="0"/>
                          <w:marBottom w:val="0"/>
                          <w:divBdr>
                            <w:top w:val="none" w:sz="0" w:space="0" w:color="auto"/>
                            <w:left w:val="none" w:sz="0" w:space="0" w:color="auto"/>
                            <w:bottom w:val="none" w:sz="0" w:space="0" w:color="auto"/>
                            <w:right w:val="none" w:sz="0" w:space="0" w:color="auto"/>
                          </w:divBdr>
                          <w:divsChild>
                            <w:div w:id="1374236915">
                              <w:marLeft w:val="0"/>
                              <w:marRight w:val="0"/>
                              <w:marTop w:val="0"/>
                              <w:marBottom w:val="0"/>
                              <w:divBdr>
                                <w:top w:val="none" w:sz="0" w:space="0" w:color="auto"/>
                                <w:left w:val="none" w:sz="0" w:space="0" w:color="auto"/>
                                <w:bottom w:val="none" w:sz="0" w:space="0" w:color="auto"/>
                                <w:right w:val="none" w:sz="0" w:space="0" w:color="auto"/>
                              </w:divBdr>
                              <w:divsChild>
                                <w:div w:id="1105538403">
                                  <w:marLeft w:val="0"/>
                                  <w:marRight w:val="0"/>
                                  <w:marTop w:val="0"/>
                                  <w:marBottom w:val="0"/>
                                  <w:divBdr>
                                    <w:top w:val="none" w:sz="0" w:space="0" w:color="auto"/>
                                    <w:left w:val="none" w:sz="0" w:space="0" w:color="auto"/>
                                    <w:bottom w:val="none" w:sz="0" w:space="0" w:color="auto"/>
                                    <w:right w:val="none" w:sz="0" w:space="0" w:color="auto"/>
                                  </w:divBdr>
                                  <w:divsChild>
                                    <w:div w:id="756170261">
                                      <w:marLeft w:val="0"/>
                                      <w:marRight w:val="0"/>
                                      <w:marTop w:val="0"/>
                                      <w:marBottom w:val="0"/>
                                      <w:divBdr>
                                        <w:top w:val="none" w:sz="0" w:space="0" w:color="auto"/>
                                        <w:left w:val="none" w:sz="0" w:space="0" w:color="auto"/>
                                        <w:bottom w:val="none" w:sz="0" w:space="0" w:color="auto"/>
                                        <w:right w:val="none" w:sz="0" w:space="0" w:color="auto"/>
                                      </w:divBdr>
                                      <w:divsChild>
                                        <w:div w:id="1186941475">
                                          <w:marLeft w:val="0"/>
                                          <w:marRight w:val="0"/>
                                          <w:marTop w:val="0"/>
                                          <w:marBottom w:val="0"/>
                                          <w:divBdr>
                                            <w:top w:val="none" w:sz="0" w:space="0" w:color="auto"/>
                                            <w:left w:val="none" w:sz="0" w:space="0" w:color="auto"/>
                                            <w:bottom w:val="none" w:sz="0" w:space="0" w:color="auto"/>
                                            <w:right w:val="none" w:sz="0" w:space="0" w:color="auto"/>
                                          </w:divBdr>
                                          <w:divsChild>
                                            <w:div w:id="3030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119077">
      <w:bodyDiv w:val="1"/>
      <w:marLeft w:val="0"/>
      <w:marRight w:val="0"/>
      <w:marTop w:val="0"/>
      <w:marBottom w:val="0"/>
      <w:divBdr>
        <w:top w:val="none" w:sz="0" w:space="0" w:color="auto"/>
        <w:left w:val="none" w:sz="0" w:space="0" w:color="auto"/>
        <w:bottom w:val="none" w:sz="0" w:space="0" w:color="auto"/>
        <w:right w:val="none" w:sz="0" w:space="0" w:color="auto"/>
      </w:divBdr>
      <w:divsChild>
        <w:div w:id="117988507">
          <w:marLeft w:val="0"/>
          <w:marRight w:val="0"/>
          <w:marTop w:val="0"/>
          <w:marBottom w:val="0"/>
          <w:divBdr>
            <w:top w:val="none" w:sz="0" w:space="0" w:color="auto"/>
            <w:left w:val="none" w:sz="0" w:space="0" w:color="auto"/>
            <w:bottom w:val="none" w:sz="0" w:space="0" w:color="auto"/>
            <w:right w:val="none" w:sz="0" w:space="0" w:color="auto"/>
          </w:divBdr>
          <w:divsChild>
            <w:div w:id="1855531098">
              <w:marLeft w:val="0"/>
              <w:marRight w:val="0"/>
              <w:marTop w:val="0"/>
              <w:marBottom w:val="0"/>
              <w:divBdr>
                <w:top w:val="none" w:sz="0" w:space="0" w:color="auto"/>
                <w:left w:val="none" w:sz="0" w:space="0" w:color="auto"/>
                <w:bottom w:val="none" w:sz="0" w:space="0" w:color="auto"/>
                <w:right w:val="none" w:sz="0" w:space="0" w:color="auto"/>
              </w:divBdr>
              <w:divsChild>
                <w:div w:id="862212728">
                  <w:marLeft w:val="0"/>
                  <w:marRight w:val="0"/>
                  <w:marTop w:val="0"/>
                  <w:marBottom w:val="0"/>
                  <w:divBdr>
                    <w:top w:val="none" w:sz="0" w:space="0" w:color="auto"/>
                    <w:left w:val="none" w:sz="0" w:space="0" w:color="auto"/>
                    <w:bottom w:val="none" w:sz="0" w:space="0" w:color="auto"/>
                    <w:right w:val="none" w:sz="0" w:space="0" w:color="auto"/>
                  </w:divBdr>
                  <w:divsChild>
                    <w:div w:id="2095281278">
                      <w:marLeft w:val="0"/>
                      <w:marRight w:val="0"/>
                      <w:marTop w:val="0"/>
                      <w:marBottom w:val="0"/>
                      <w:divBdr>
                        <w:top w:val="none" w:sz="0" w:space="0" w:color="auto"/>
                        <w:left w:val="none" w:sz="0" w:space="0" w:color="auto"/>
                        <w:bottom w:val="none" w:sz="0" w:space="0" w:color="auto"/>
                        <w:right w:val="none" w:sz="0" w:space="0" w:color="auto"/>
                      </w:divBdr>
                      <w:divsChild>
                        <w:div w:id="1784111751">
                          <w:marLeft w:val="0"/>
                          <w:marRight w:val="0"/>
                          <w:marTop w:val="0"/>
                          <w:marBottom w:val="0"/>
                          <w:divBdr>
                            <w:top w:val="none" w:sz="0" w:space="0" w:color="auto"/>
                            <w:left w:val="none" w:sz="0" w:space="0" w:color="auto"/>
                            <w:bottom w:val="none" w:sz="0" w:space="0" w:color="auto"/>
                            <w:right w:val="none" w:sz="0" w:space="0" w:color="auto"/>
                          </w:divBdr>
                        </w:div>
                        <w:div w:id="2144032157">
                          <w:marLeft w:val="0"/>
                          <w:marRight w:val="0"/>
                          <w:marTop w:val="0"/>
                          <w:marBottom w:val="0"/>
                          <w:divBdr>
                            <w:top w:val="none" w:sz="0" w:space="0" w:color="auto"/>
                            <w:left w:val="none" w:sz="0" w:space="0" w:color="auto"/>
                            <w:bottom w:val="none" w:sz="0" w:space="0" w:color="auto"/>
                            <w:right w:val="none" w:sz="0" w:space="0" w:color="auto"/>
                          </w:divBdr>
                          <w:divsChild>
                            <w:div w:id="340200862">
                              <w:marLeft w:val="0"/>
                              <w:marRight w:val="0"/>
                              <w:marTop w:val="0"/>
                              <w:marBottom w:val="0"/>
                              <w:divBdr>
                                <w:top w:val="none" w:sz="0" w:space="0" w:color="auto"/>
                                <w:left w:val="none" w:sz="0" w:space="0" w:color="auto"/>
                                <w:bottom w:val="none" w:sz="0" w:space="0" w:color="auto"/>
                                <w:right w:val="none" w:sz="0" w:space="0" w:color="auto"/>
                              </w:divBdr>
                              <w:divsChild>
                                <w:div w:id="418989772">
                                  <w:marLeft w:val="0"/>
                                  <w:marRight w:val="0"/>
                                  <w:marTop w:val="0"/>
                                  <w:marBottom w:val="0"/>
                                  <w:divBdr>
                                    <w:top w:val="none" w:sz="0" w:space="0" w:color="auto"/>
                                    <w:left w:val="none" w:sz="0" w:space="0" w:color="auto"/>
                                    <w:bottom w:val="none" w:sz="0" w:space="0" w:color="auto"/>
                                    <w:right w:val="none" w:sz="0" w:space="0" w:color="auto"/>
                                  </w:divBdr>
                                  <w:divsChild>
                                    <w:div w:id="700864298">
                                      <w:marLeft w:val="0"/>
                                      <w:marRight w:val="0"/>
                                      <w:marTop w:val="0"/>
                                      <w:marBottom w:val="0"/>
                                      <w:divBdr>
                                        <w:top w:val="none" w:sz="0" w:space="0" w:color="auto"/>
                                        <w:left w:val="none" w:sz="0" w:space="0" w:color="auto"/>
                                        <w:bottom w:val="none" w:sz="0" w:space="0" w:color="auto"/>
                                        <w:right w:val="none" w:sz="0" w:space="0" w:color="auto"/>
                                      </w:divBdr>
                                      <w:divsChild>
                                        <w:div w:id="54554783">
                                          <w:marLeft w:val="0"/>
                                          <w:marRight w:val="0"/>
                                          <w:marTop w:val="0"/>
                                          <w:marBottom w:val="0"/>
                                          <w:divBdr>
                                            <w:top w:val="none" w:sz="0" w:space="0" w:color="auto"/>
                                            <w:left w:val="none" w:sz="0" w:space="0" w:color="auto"/>
                                            <w:bottom w:val="none" w:sz="0" w:space="0" w:color="auto"/>
                                            <w:right w:val="none" w:sz="0" w:space="0" w:color="auto"/>
                                          </w:divBdr>
                                          <w:divsChild>
                                            <w:div w:id="184759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996721">
      <w:bodyDiv w:val="1"/>
      <w:marLeft w:val="0"/>
      <w:marRight w:val="0"/>
      <w:marTop w:val="0"/>
      <w:marBottom w:val="0"/>
      <w:divBdr>
        <w:top w:val="none" w:sz="0" w:space="0" w:color="auto"/>
        <w:left w:val="none" w:sz="0" w:space="0" w:color="auto"/>
        <w:bottom w:val="none" w:sz="0" w:space="0" w:color="auto"/>
        <w:right w:val="none" w:sz="0" w:space="0" w:color="auto"/>
      </w:divBdr>
    </w:div>
    <w:div w:id="1318338475">
      <w:bodyDiv w:val="1"/>
      <w:marLeft w:val="0"/>
      <w:marRight w:val="0"/>
      <w:marTop w:val="0"/>
      <w:marBottom w:val="0"/>
      <w:divBdr>
        <w:top w:val="none" w:sz="0" w:space="0" w:color="auto"/>
        <w:left w:val="none" w:sz="0" w:space="0" w:color="auto"/>
        <w:bottom w:val="none" w:sz="0" w:space="0" w:color="auto"/>
        <w:right w:val="none" w:sz="0" w:space="0" w:color="auto"/>
      </w:divBdr>
      <w:divsChild>
        <w:div w:id="929705215">
          <w:marLeft w:val="0"/>
          <w:marRight w:val="0"/>
          <w:marTop w:val="0"/>
          <w:marBottom w:val="0"/>
          <w:divBdr>
            <w:top w:val="none" w:sz="0" w:space="0" w:color="auto"/>
            <w:left w:val="none" w:sz="0" w:space="0" w:color="auto"/>
            <w:bottom w:val="none" w:sz="0" w:space="0" w:color="auto"/>
            <w:right w:val="none" w:sz="0" w:space="0" w:color="auto"/>
          </w:divBdr>
          <w:divsChild>
            <w:div w:id="1484587159">
              <w:marLeft w:val="0"/>
              <w:marRight w:val="0"/>
              <w:marTop w:val="0"/>
              <w:marBottom w:val="0"/>
              <w:divBdr>
                <w:top w:val="none" w:sz="0" w:space="0" w:color="auto"/>
                <w:left w:val="none" w:sz="0" w:space="0" w:color="auto"/>
                <w:bottom w:val="none" w:sz="0" w:space="0" w:color="auto"/>
                <w:right w:val="none" w:sz="0" w:space="0" w:color="auto"/>
              </w:divBdr>
              <w:divsChild>
                <w:div w:id="182977972">
                  <w:marLeft w:val="0"/>
                  <w:marRight w:val="0"/>
                  <w:marTop w:val="0"/>
                  <w:marBottom w:val="0"/>
                  <w:divBdr>
                    <w:top w:val="none" w:sz="0" w:space="0" w:color="auto"/>
                    <w:left w:val="none" w:sz="0" w:space="0" w:color="auto"/>
                    <w:bottom w:val="none" w:sz="0" w:space="0" w:color="auto"/>
                    <w:right w:val="none" w:sz="0" w:space="0" w:color="auto"/>
                  </w:divBdr>
                  <w:divsChild>
                    <w:div w:id="1505240560">
                      <w:marLeft w:val="0"/>
                      <w:marRight w:val="0"/>
                      <w:marTop w:val="0"/>
                      <w:marBottom w:val="0"/>
                      <w:divBdr>
                        <w:top w:val="none" w:sz="0" w:space="0" w:color="auto"/>
                        <w:left w:val="none" w:sz="0" w:space="0" w:color="auto"/>
                        <w:bottom w:val="none" w:sz="0" w:space="0" w:color="auto"/>
                        <w:right w:val="none" w:sz="0" w:space="0" w:color="auto"/>
                      </w:divBdr>
                      <w:divsChild>
                        <w:div w:id="74589694">
                          <w:marLeft w:val="0"/>
                          <w:marRight w:val="0"/>
                          <w:marTop w:val="0"/>
                          <w:marBottom w:val="0"/>
                          <w:divBdr>
                            <w:top w:val="none" w:sz="0" w:space="0" w:color="auto"/>
                            <w:left w:val="none" w:sz="0" w:space="0" w:color="auto"/>
                            <w:bottom w:val="none" w:sz="0" w:space="0" w:color="auto"/>
                            <w:right w:val="none" w:sz="0" w:space="0" w:color="auto"/>
                          </w:divBdr>
                        </w:div>
                        <w:div w:id="130173689">
                          <w:marLeft w:val="0"/>
                          <w:marRight w:val="0"/>
                          <w:marTop w:val="0"/>
                          <w:marBottom w:val="0"/>
                          <w:divBdr>
                            <w:top w:val="none" w:sz="0" w:space="0" w:color="auto"/>
                            <w:left w:val="none" w:sz="0" w:space="0" w:color="auto"/>
                            <w:bottom w:val="none" w:sz="0" w:space="0" w:color="auto"/>
                            <w:right w:val="none" w:sz="0" w:space="0" w:color="auto"/>
                          </w:divBdr>
                          <w:divsChild>
                            <w:div w:id="1743258848">
                              <w:marLeft w:val="0"/>
                              <w:marRight w:val="0"/>
                              <w:marTop w:val="0"/>
                              <w:marBottom w:val="0"/>
                              <w:divBdr>
                                <w:top w:val="none" w:sz="0" w:space="0" w:color="auto"/>
                                <w:left w:val="none" w:sz="0" w:space="0" w:color="auto"/>
                                <w:bottom w:val="none" w:sz="0" w:space="0" w:color="auto"/>
                                <w:right w:val="none" w:sz="0" w:space="0" w:color="auto"/>
                              </w:divBdr>
                              <w:divsChild>
                                <w:div w:id="1014115921">
                                  <w:marLeft w:val="0"/>
                                  <w:marRight w:val="0"/>
                                  <w:marTop w:val="0"/>
                                  <w:marBottom w:val="0"/>
                                  <w:divBdr>
                                    <w:top w:val="none" w:sz="0" w:space="0" w:color="auto"/>
                                    <w:left w:val="none" w:sz="0" w:space="0" w:color="auto"/>
                                    <w:bottom w:val="none" w:sz="0" w:space="0" w:color="auto"/>
                                    <w:right w:val="none" w:sz="0" w:space="0" w:color="auto"/>
                                  </w:divBdr>
                                  <w:divsChild>
                                    <w:div w:id="1621300744">
                                      <w:marLeft w:val="0"/>
                                      <w:marRight w:val="0"/>
                                      <w:marTop w:val="0"/>
                                      <w:marBottom w:val="0"/>
                                      <w:divBdr>
                                        <w:top w:val="none" w:sz="0" w:space="0" w:color="auto"/>
                                        <w:left w:val="none" w:sz="0" w:space="0" w:color="auto"/>
                                        <w:bottom w:val="none" w:sz="0" w:space="0" w:color="auto"/>
                                        <w:right w:val="none" w:sz="0" w:space="0" w:color="auto"/>
                                      </w:divBdr>
                                      <w:divsChild>
                                        <w:div w:id="373580272">
                                          <w:marLeft w:val="0"/>
                                          <w:marRight w:val="0"/>
                                          <w:marTop w:val="0"/>
                                          <w:marBottom w:val="0"/>
                                          <w:divBdr>
                                            <w:top w:val="none" w:sz="0" w:space="0" w:color="auto"/>
                                            <w:left w:val="none" w:sz="0" w:space="0" w:color="auto"/>
                                            <w:bottom w:val="none" w:sz="0" w:space="0" w:color="auto"/>
                                            <w:right w:val="none" w:sz="0" w:space="0" w:color="auto"/>
                                          </w:divBdr>
                                          <w:divsChild>
                                            <w:div w:id="6823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3333318">
      <w:bodyDiv w:val="1"/>
      <w:marLeft w:val="0"/>
      <w:marRight w:val="0"/>
      <w:marTop w:val="0"/>
      <w:marBottom w:val="0"/>
      <w:divBdr>
        <w:top w:val="none" w:sz="0" w:space="0" w:color="auto"/>
        <w:left w:val="none" w:sz="0" w:space="0" w:color="auto"/>
        <w:bottom w:val="none" w:sz="0" w:space="0" w:color="auto"/>
        <w:right w:val="none" w:sz="0" w:space="0" w:color="auto"/>
      </w:divBdr>
    </w:div>
    <w:div w:id="1404791080">
      <w:bodyDiv w:val="1"/>
      <w:marLeft w:val="0"/>
      <w:marRight w:val="0"/>
      <w:marTop w:val="0"/>
      <w:marBottom w:val="0"/>
      <w:divBdr>
        <w:top w:val="none" w:sz="0" w:space="0" w:color="auto"/>
        <w:left w:val="none" w:sz="0" w:space="0" w:color="auto"/>
        <w:bottom w:val="none" w:sz="0" w:space="0" w:color="auto"/>
        <w:right w:val="none" w:sz="0" w:space="0" w:color="auto"/>
      </w:divBdr>
    </w:div>
    <w:div w:id="1405681861">
      <w:bodyDiv w:val="1"/>
      <w:marLeft w:val="0"/>
      <w:marRight w:val="0"/>
      <w:marTop w:val="0"/>
      <w:marBottom w:val="0"/>
      <w:divBdr>
        <w:top w:val="none" w:sz="0" w:space="0" w:color="auto"/>
        <w:left w:val="none" w:sz="0" w:space="0" w:color="auto"/>
        <w:bottom w:val="none" w:sz="0" w:space="0" w:color="auto"/>
        <w:right w:val="none" w:sz="0" w:space="0" w:color="auto"/>
      </w:divBdr>
      <w:divsChild>
        <w:div w:id="206139794">
          <w:marLeft w:val="0"/>
          <w:marRight w:val="0"/>
          <w:marTop w:val="0"/>
          <w:marBottom w:val="0"/>
          <w:divBdr>
            <w:top w:val="none" w:sz="0" w:space="0" w:color="auto"/>
            <w:left w:val="none" w:sz="0" w:space="0" w:color="auto"/>
            <w:bottom w:val="none" w:sz="0" w:space="0" w:color="auto"/>
            <w:right w:val="none" w:sz="0" w:space="0" w:color="auto"/>
          </w:divBdr>
        </w:div>
        <w:div w:id="1276520265">
          <w:marLeft w:val="0"/>
          <w:marRight w:val="0"/>
          <w:marTop w:val="0"/>
          <w:marBottom w:val="0"/>
          <w:divBdr>
            <w:top w:val="none" w:sz="0" w:space="0" w:color="auto"/>
            <w:left w:val="none" w:sz="0" w:space="0" w:color="auto"/>
            <w:bottom w:val="none" w:sz="0" w:space="0" w:color="auto"/>
            <w:right w:val="none" w:sz="0" w:space="0" w:color="auto"/>
          </w:divBdr>
          <w:divsChild>
            <w:div w:id="414284403">
              <w:marLeft w:val="0"/>
              <w:marRight w:val="0"/>
              <w:marTop w:val="0"/>
              <w:marBottom w:val="0"/>
              <w:divBdr>
                <w:top w:val="none" w:sz="0" w:space="0" w:color="auto"/>
                <w:left w:val="none" w:sz="0" w:space="0" w:color="auto"/>
                <w:bottom w:val="none" w:sz="0" w:space="0" w:color="auto"/>
                <w:right w:val="none" w:sz="0" w:space="0" w:color="auto"/>
              </w:divBdr>
            </w:div>
            <w:div w:id="108817983">
              <w:marLeft w:val="0"/>
              <w:marRight w:val="0"/>
              <w:marTop w:val="0"/>
              <w:marBottom w:val="0"/>
              <w:divBdr>
                <w:top w:val="none" w:sz="0" w:space="0" w:color="auto"/>
                <w:left w:val="none" w:sz="0" w:space="0" w:color="auto"/>
                <w:bottom w:val="none" w:sz="0" w:space="0" w:color="auto"/>
                <w:right w:val="none" w:sz="0" w:space="0" w:color="auto"/>
              </w:divBdr>
              <w:divsChild>
                <w:div w:id="1054617058">
                  <w:marLeft w:val="0"/>
                  <w:marRight w:val="0"/>
                  <w:marTop w:val="0"/>
                  <w:marBottom w:val="0"/>
                  <w:divBdr>
                    <w:top w:val="none" w:sz="0" w:space="0" w:color="auto"/>
                    <w:left w:val="none" w:sz="0" w:space="0" w:color="auto"/>
                    <w:bottom w:val="none" w:sz="0" w:space="0" w:color="auto"/>
                    <w:right w:val="none" w:sz="0" w:space="0" w:color="auto"/>
                  </w:divBdr>
                  <w:divsChild>
                    <w:div w:id="1086153860">
                      <w:marLeft w:val="0"/>
                      <w:marRight w:val="0"/>
                      <w:marTop w:val="0"/>
                      <w:marBottom w:val="0"/>
                      <w:divBdr>
                        <w:top w:val="none" w:sz="0" w:space="0" w:color="auto"/>
                        <w:left w:val="none" w:sz="0" w:space="0" w:color="auto"/>
                        <w:bottom w:val="none" w:sz="0" w:space="0" w:color="auto"/>
                        <w:right w:val="none" w:sz="0" w:space="0" w:color="auto"/>
                      </w:divBdr>
                    </w:div>
                  </w:divsChild>
                </w:div>
                <w:div w:id="1584491475">
                  <w:marLeft w:val="0"/>
                  <w:marRight w:val="0"/>
                  <w:marTop w:val="0"/>
                  <w:marBottom w:val="0"/>
                  <w:divBdr>
                    <w:top w:val="none" w:sz="0" w:space="0" w:color="auto"/>
                    <w:left w:val="none" w:sz="0" w:space="0" w:color="auto"/>
                    <w:bottom w:val="none" w:sz="0" w:space="0" w:color="auto"/>
                    <w:right w:val="none" w:sz="0" w:space="0" w:color="auto"/>
                  </w:divBdr>
                </w:div>
                <w:div w:id="725227301">
                  <w:marLeft w:val="0"/>
                  <w:marRight w:val="0"/>
                  <w:marTop w:val="0"/>
                  <w:marBottom w:val="0"/>
                  <w:divBdr>
                    <w:top w:val="none" w:sz="0" w:space="0" w:color="auto"/>
                    <w:left w:val="none" w:sz="0" w:space="0" w:color="auto"/>
                    <w:bottom w:val="none" w:sz="0" w:space="0" w:color="auto"/>
                    <w:right w:val="none" w:sz="0" w:space="0" w:color="auto"/>
                  </w:divBdr>
                  <w:divsChild>
                    <w:div w:id="6201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3161">
              <w:marLeft w:val="0"/>
              <w:marRight w:val="0"/>
              <w:marTop w:val="0"/>
              <w:marBottom w:val="0"/>
              <w:divBdr>
                <w:top w:val="none" w:sz="0" w:space="0" w:color="auto"/>
                <w:left w:val="none" w:sz="0" w:space="0" w:color="auto"/>
                <w:bottom w:val="none" w:sz="0" w:space="0" w:color="auto"/>
                <w:right w:val="none" w:sz="0" w:space="0" w:color="auto"/>
              </w:divBdr>
            </w:div>
            <w:div w:id="1368800595">
              <w:marLeft w:val="0"/>
              <w:marRight w:val="0"/>
              <w:marTop w:val="0"/>
              <w:marBottom w:val="0"/>
              <w:divBdr>
                <w:top w:val="none" w:sz="0" w:space="0" w:color="auto"/>
                <w:left w:val="none" w:sz="0" w:space="0" w:color="auto"/>
                <w:bottom w:val="none" w:sz="0" w:space="0" w:color="auto"/>
                <w:right w:val="none" w:sz="0" w:space="0" w:color="auto"/>
              </w:divBdr>
            </w:div>
            <w:div w:id="502478203">
              <w:marLeft w:val="0"/>
              <w:marRight w:val="0"/>
              <w:marTop w:val="0"/>
              <w:marBottom w:val="0"/>
              <w:divBdr>
                <w:top w:val="none" w:sz="0" w:space="0" w:color="auto"/>
                <w:left w:val="none" w:sz="0" w:space="0" w:color="auto"/>
                <w:bottom w:val="none" w:sz="0" w:space="0" w:color="auto"/>
                <w:right w:val="none" w:sz="0" w:space="0" w:color="auto"/>
              </w:divBdr>
              <w:divsChild>
                <w:div w:id="1699353048">
                  <w:marLeft w:val="0"/>
                  <w:marRight w:val="0"/>
                  <w:marTop w:val="0"/>
                  <w:marBottom w:val="0"/>
                  <w:divBdr>
                    <w:top w:val="none" w:sz="0" w:space="0" w:color="auto"/>
                    <w:left w:val="none" w:sz="0" w:space="0" w:color="auto"/>
                    <w:bottom w:val="none" w:sz="0" w:space="0" w:color="auto"/>
                    <w:right w:val="none" w:sz="0" w:space="0" w:color="auto"/>
                  </w:divBdr>
                </w:div>
              </w:divsChild>
            </w:div>
            <w:div w:id="1131627143">
              <w:marLeft w:val="0"/>
              <w:marRight w:val="0"/>
              <w:marTop w:val="0"/>
              <w:marBottom w:val="0"/>
              <w:divBdr>
                <w:top w:val="none" w:sz="0" w:space="0" w:color="auto"/>
                <w:left w:val="none" w:sz="0" w:space="0" w:color="auto"/>
                <w:bottom w:val="none" w:sz="0" w:space="0" w:color="auto"/>
                <w:right w:val="none" w:sz="0" w:space="0" w:color="auto"/>
              </w:divBdr>
            </w:div>
            <w:div w:id="1046299918">
              <w:marLeft w:val="0"/>
              <w:marRight w:val="0"/>
              <w:marTop w:val="0"/>
              <w:marBottom w:val="0"/>
              <w:divBdr>
                <w:top w:val="none" w:sz="0" w:space="0" w:color="auto"/>
                <w:left w:val="none" w:sz="0" w:space="0" w:color="auto"/>
                <w:bottom w:val="none" w:sz="0" w:space="0" w:color="auto"/>
                <w:right w:val="none" w:sz="0" w:space="0" w:color="auto"/>
              </w:divBdr>
            </w:div>
          </w:divsChild>
        </w:div>
        <w:div w:id="1139151755">
          <w:marLeft w:val="0"/>
          <w:marRight w:val="0"/>
          <w:marTop w:val="0"/>
          <w:marBottom w:val="0"/>
          <w:divBdr>
            <w:top w:val="none" w:sz="0" w:space="0" w:color="auto"/>
            <w:left w:val="none" w:sz="0" w:space="0" w:color="auto"/>
            <w:bottom w:val="none" w:sz="0" w:space="0" w:color="auto"/>
            <w:right w:val="none" w:sz="0" w:space="0" w:color="auto"/>
          </w:divBdr>
          <w:divsChild>
            <w:div w:id="379016054">
              <w:marLeft w:val="0"/>
              <w:marRight w:val="0"/>
              <w:marTop w:val="0"/>
              <w:marBottom w:val="0"/>
              <w:divBdr>
                <w:top w:val="none" w:sz="0" w:space="0" w:color="auto"/>
                <w:left w:val="none" w:sz="0" w:space="0" w:color="auto"/>
                <w:bottom w:val="none" w:sz="0" w:space="0" w:color="auto"/>
                <w:right w:val="none" w:sz="0" w:space="0" w:color="auto"/>
              </w:divBdr>
              <w:divsChild>
                <w:div w:id="794326805">
                  <w:marLeft w:val="0"/>
                  <w:marRight w:val="0"/>
                  <w:marTop w:val="0"/>
                  <w:marBottom w:val="0"/>
                  <w:divBdr>
                    <w:top w:val="none" w:sz="0" w:space="0" w:color="auto"/>
                    <w:left w:val="none" w:sz="0" w:space="0" w:color="auto"/>
                    <w:bottom w:val="none" w:sz="0" w:space="0" w:color="auto"/>
                    <w:right w:val="none" w:sz="0" w:space="0" w:color="auto"/>
                  </w:divBdr>
                </w:div>
              </w:divsChild>
            </w:div>
            <w:div w:id="1150558201">
              <w:marLeft w:val="0"/>
              <w:marRight w:val="0"/>
              <w:marTop w:val="0"/>
              <w:marBottom w:val="0"/>
              <w:divBdr>
                <w:top w:val="none" w:sz="0" w:space="0" w:color="auto"/>
                <w:left w:val="none" w:sz="0" w:space="0" w:color="auto"/>
                <w:bottom w:val="none" w:sz="0" w:space="0" w:color="auto"/>
                <w:right w:val="none" w:sz="0" w:space="0" w:color="auto"/>
              </w:divBdr>
            </w:div>
            <w:div w:id="351227788">
              <w:marLeft w:val="0"/>
              <w:marRight w:val="0"/>
              <w:marTop w:val="0"/>
              <w:marBottom w:val="0"/>
              <w:divBdr>
                <w:top w:val="none" w:sz="0" w:space="0" w:color="auto"/>
                <w:left w:val="none" w:sz="0" w:space="0" w:color="auto"/>
                <w:bottom w:val="none" w:sz="0" w:space="0" w:color="auto"/>
                <w:right w:val="none" w:sz="0" w:space="0" w:color="auto"/>
              </w:divBdr>
              <w:divsChild>
                <w:div w:id="1659575028">
                  <w:marLeft w:val="0"/>
                  <w:marRight w:val="0"/>
                  <w:marTop w:val="0"/>
                  <w:marBottom w:val="0"/>
                  <w:divBdr>
                    <w:top w:val="none" w:sz="0" w:space="0" w:color="auto"/>
                    <w:left w:val="none" w:sz="0" w:space="0" w:color="auto"/>
                    <w:bottom w:val="none" w:sz="0" w:space="0" w:color="auto"/>
                    <w:right w:val="none" w:sz="0" w:space="0" w:color="auto"/>
                  </w:divBdr>
                  <w:divsChild>
                    <w:div w:id="98641488">
                      <w:marLeft w:val="0"/>
                      <w:marRight w:val="0"/>
                      <w:marTop w:val="0"/>
                      <w:marBottom w:val="0"/>
                      <w:divBdr>
                        <w:top w:val="none" w:sz="0" w:space="0" w:color="auto"/>
                        <w:left w:val="none" w:sz="0" w:space="0" w:color="auto"/>
                        <w:bottom w:val="none" w:sz="0" w:space="0" w:color="auto"/>
                        <w:right w:val="none" w:sz="0" w:space="0" w:color="auto"/>
                      </w:divBdr>
                      <w:divsChild>
                        <w:div w:id="706562267">
                          <w:marLeft w:val="0"/>
                          <w:marRight w:val="0"/>
                          <w:marTop w:val="0"/>
                          <w:marBottom w:val="0"/>
                          <w:divBdr>
                            <w:top w:val="none" w:sz="0" w:space="0" w:color="auto"/>
                            <w:left w:val="none" w:sz="0" w:space="0" w:color="auto"/>
                            <w:bottom w:val="none" w:sz="0" w:space="0" w:color="auto"/>
                            <w:right w:val="none" w:sz="0" w:space="0" w:color="auto"/>
                          </w:divBdr>
                          <w:divsChild>
                            <w:div w:id="5774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331">
                      <w:marLeft w:val="0"/>
                      <w:marRight w:val="0"/>
                      <w:marTop w:val="0"/>
                      <w:marBottom w:val="0"/>
                      <w:divBdr>
                        <w:top w:val="none" w:sz="0" w:space="0" w:color="auto"/>
                        <w:left w:val="none" w:sz="0" w:space="0" w:color="auto"/>
                        <w:bottom w:val="none" w:sz="0" w:space="0" w:color="auto"/>
                        <w:right w:val="none" w:sz="0" w:space="0" w:color="auto"/>
                      </w:divBdr>
                      <w:divsChild>
                        <w:div w:id="1064379337">
                          <w:marLeft w:val="0"/>
                          <w:marRight w:val="0"/>
                          <w:marTop w:val="0"/>
                          <w:marBottom w:val="0"/>
                          <w:divBdr>
                            <w:top w:val="none" w:sz="0" w:space="0" w:color="auto"/>
                            <w:left w:val="none" w:sz="0" w:space="0" w:color="auto"/>
                            <w:bottom w:val="none" w:sz="0" w:space="0" w:color="auto"/>
                            <w:right w:val="none" w:sz="0" w:space="0" w:color="auto"/>
                          </w:divBdr>
                          <w:divsChild>
                            <w:div w:id="137700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5232">
                      <w:marLeft w:val="0"/>
                      <w:marRight w:val="0"/>
                      <w:marTop w:val="0"/>
                      <w:marBottom w:val="0"/>
                      <w:divBdr>
                        <w:top w:val="none" w:sz="0" w:space="0" w:color="auto"/>
                        <w:left w:val="none" w:sz="0" w:space="0" w:color="auto"/>
                        <w:bottom w:val="none" w:sz="0" w:space="0" w:color="auto"/>
                        <w:right w:val="none" w:sz="0" w:space="0" w:color="auto"/>
                      </w:divBdr>
                      <w:divsChild>
                        <w:div w:id="1847935295">
                          <w:marLeft w:val="0"/>
                          <w:marRight w:val="0"/>
                          <w:marTop w:val="0"/>
                          <w:marBottom w:val="0"/>
                          <w:divBdr>
                            <w:top w:val="none" w:sz="0" w:space="0" w:color="auto"/>
                            <w:left w:val="none" w:sz="0" w:space="0" w:color="auto"/>
                            <w:bottom w:val="none" w:sz="0" w:space="0" w:color="auto"/>
                            <w:right w:val="none" w:sz="0" w:space="0" w:color="auto"/>
                          </w:divBdr>
                          <w:divsChild>
                            <w:div w:id="164123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3390">
                      <w:marLeft w:val="0"/>
                      <w:marRight w:val="0"/>
                      <w:marTop w:val="0"/>
                      <w:marBottom w:val="0"/>
                      <w:divBdr>
                        <w:top w:val="none" w:sz="0" w:space="0" w:color="auto"/>
                        <w:left w:val="none" w:sz="0" w:space="0" w:color="auto"/>
                        <w:bottom w:val="none" w:sz="0" w:space="0" w:color="auto"/>
                        <w:right w:val="none" w:sz="0" w:space="0" w:color="auto"/>
                      </w:divBdr>
                      <w:divsChild>
                        <w:div w:id="660276366">
                          <w:marLeft w:val="0"/>
                          <w:marRight w:val="0"/>
                          <w:marTop w:val="0"/>
                          <w:marBottom w:val="0"/>
                          <w:divBdr>
                            <w:top w:val="none" w:sz="0" w:space="0" w:color="auto"/>
                            <w:left w:val="none" w:sz="0" w:space="0" w:color="auto"/>
                            <w:bottom w:val="none" w:sz="0" w:space="0" w:color="auto"/>
                            <w:right w:val="none" w:sz="0" w:space="0" w:color="auto"/>
                          </w:divBdr>
                          <w:divsChild>
                            <w:div w:id="3129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640">
                      <w:marLeft w:val="0"/>
                      <w:marRight w:val="0"/>
                      <w:marTop w:val="0"/>
                      <w:marBottom w:val="0"/>
                      <w:divBdr>
                        <w:top w:val="none" w:sz="0" w:space="0" w:color="auto"/>
                        <w:left w:val="none" w:sz="0" w:space="0" w:color="auto"/>
                        <w:bottom w:val="none" w:sz="0" w:space="0" w:color="auto"/>
                        <w:right w:val="none" w:sz="0" w:space="0" w:color="auto"/>
                      </w:divBdr>
                      <w:divsChild>
                        <w:div w:id="2046977328">
                          <w:marLeft w:val="0"/>
                          <w:marRight w:val="0"/>
                          <w:marTop w:val="0"/>
                          <w:marBottom w:val="0"/>
                          <w:divBdr>
                            <w:top w:val="none" w:sz="0" w:space="0" w:color="auto"/>
                            <w:left w:val="none" w:sz="0" w:space="0" w:color="auto"/>
                            <w:bottom w:val="none" w:sz="0" w:space="0" w:color="auto"/>
                            <w:right w:val="none" w:sz="0" w:space="0" w:color="auto"/>
                          </w:divBdr>
                          <w:divsChild>
                            <w:div w:id="20406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376692">
      <w:bodyDiv w:val="1"/>
      <w:marLeft w:val="0"/>
      <w:marRight w:val="0"/>
      <w:marTop w:val="0"/>
      <w:marBottom w:val="0"/>
      <w:divBdr>
        <w:top w:val="none" w:sz="0" w:space="0" w:color="auto"/>
        <w:left w:val="none" w:sz="0" w:space="0" w:color="auto"/>
        <w:bottom w:val="none" w:sz="0" w:space="0" w:color="auto"/>
        <w:right w:val="none" w:sz="0" w:space="0" w:color="auto"/>
      </w:divBdr>
      <w:divsChild>
        <w:div w:id="1930192812">
          <w:marLeft w:val="0"/>
          <w:marRight w:val="0"/>
          <w:marTop w:val="0"/>
          <w:marBottom w:val="0"/>
          <w:divBdr>
            <w:top w:val="none" w:sz="0" w:space="0" w:color="auto"/>
            <w:left w:val="none" w:sz="0" w:space="0" w:color="auto"/>
            <w:bottom w:val="none" w:sz="0" w:space="0" w:color="auto"/>
            <w:right w:val="none" w:sz="0" w:space="0" w:color="auto"/>
          </w:divBdr>
          <w:divsChild>
            <w:div w:id="370769318">
              <w:marLeft w:val="0"/>
              <w:marRight w:val="0"/>
              <w:marTop w:val="0"/>
              <w:marBottom w:val="0"/>
              <w:divBdr>
                <w:top w:val="none" w:sz="0" w:space="0" w:color="auto"/>
                <w:left w:val="none" w:sz="0" w:space="0" w:color="auto"/>
                <w:bottom w:val="none" w:sz="0" w:space="0" w:color="auto"/>
                <w:right w:val="none" w:sz="0" w:space="0" w:color="auto"/>
              </w:divBdr>
              <w:divsChild>
                <w:div w:id="115861797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315795663">
                          <w:marLeft w:val="0"/>
                          <w:marRight w:val="0"/>
                          <w:marTop w:val="0"/>
                          <w:marBottom w:val="0"/>
                          <w:divBdr>
                            <w:top w:val="none" w:sz="0" w:space="0" w:color="auto"/>
                            <w:left w:val="none" w:sz="0" w:space="0" w:color="auto"/>
                            <w:bottom w:val="none" w:sz="0" w:space="0" w:color="auto"/>
                            <w:right w:val="none" w:sz="0" w:space="0" w:color="auto"/>
                          </w:divBdr>
                        </w:div>
                        <w:div w:id="1985115425">
                          <w:marLeft w:val="0"/>
                          <w:marRight w:val="0"/>
                          <w:marTop w:val="0"/>
                          <w:marBottom w:val="0"/>
                          <w:divBdr>
                            <w:top w:val="none" w:sz="0" w:space="0" w:color="auto"/>
                            <w:left w:val="none" w:sz="0" w:space="0" w:color="auto"/>
                            <w:bottom w:val="none" w:sz="0" w:space="0" w:color="auto"/>
                            <w:right w:val="none" w:sz="0" w:space="0" w:color="auto"/>
                          </w:divBdr>
                          <w:divsChild>
                            <w:div w:id="1333341160">
                              <w:marLeft w:val="0"/>
                              <w:marRight w:val="0"/>
                              <w:marTop w:val="0"/>
                              <w:marBottom w:val="0"/>
                              <w:divBdr>
                                <w:top w:val="none" w:sz="0" w:space="0" w:color="auto"/>
                                <w:left w:val="none" w:sz="0" w:space="0" w:color="auto"/>
                                <w:bottom w:val="none" w:sz="0" w:space="0" w:color="auto"/>
                                <w:right w:val="none" w:sz="0" w:space="0" w:color="auto"/>
                              </w:divBdr>
                              <w:divsChild>
                                <w:div w:id="1785614744">
                                  <w:marLeft w:val="0"/>
                                  <w:marRight w:val="0"/>
                                  <w:marTop w:val="0"/>
                                  <w:marBottom w:val="0"/>
                                  <w:divBdr>
                                    <w:top w:val="none" w:sz="0" w:space="0" w:color="auto"/>
                                    <w:left w:val="none" w:sz="0" w:space="0" w:color="auto"/>
                                    <w:bottom w:val="none" w:sz="0" w:space="0" w:color="auto"/>
                                    <w:right w:val="none" w:sz="0" w:space="0" w:color="auto"/>
                                  </w:divBdr>
                                  <w:divsChild>
                                    <w:div w:id="1658916030">
                                      <w:marLeft w:val="0"/>
                                      <w:marRight w:val="0"/>
                                      <w:marTop w:val="0"/>
                                      <w:marBottom w:val="0"/>
                                      <w:divBdr>
                                        <w:top w:val="none" w:sz="0" w:space="0" w:color="auto"/>
                                        <w:left w:val="none" w:sz="0" w:space="0" w:color="auto"/>
                                        <w:bottom w:val="none" w:sz="0" w:space="0" w:color="auto"/>
                                        <w:right w:val="none" w:sz="0" w:space="0" w:color="auto"/>
                                      </w:divBdr>
                                      <w:divsChild>
                                        <w:div w:id="845511521">
                                          <w:marLeft w:val="0"/>
                                          <w:marRight w:val="0"/>
                                          <w:marTop w:val="0"/>
                                          <w:marBottom w:val="0"/>
                                          <w:divBdr>
                                            <w:top w:val="none" w:sz="0" w:space="0" w:color="auto"/>
                                            <w:left w:val="none" w:sz="0" w:space="0" w:color="auto"/>
                                            <w:bottom w:val="none" w:sz="0" w:space="0" w:color="auto"/>
                                            <w:right w:val="none" w:sz="0" w:space="0" w:color="auto"/>
                                          </w:divBdr>
                                          <w:divsChild>
                                            <w:div w:id="1635140444">
                                              <w:marLeft w:val="0"/>
                                              <w:marRight w:val="0"/>
                                              <w:marTop w:val="0"/>
                                              <w:marBottom w:val="0"/>
                                              <w:divBdr>
                                                <w:top w:val="none" w:sz="0" w:space="0" w:color="auto"/>
                                                <w:left w:val="none" w:sz="0" w:space="0" w:color="auto"/>
                                                <w:bottom w:val="none" w:sz="0" w:space="0" w:color="auto"/>
                                                <w:right w:val="none" w:sz="0" w:space="0" w:color="auto"/>
                                              </w:divBdr>
                                              <w:divsChild>
                                                <w:div w:id="669792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160927065">
                                                  <w:blockQuote w:val="1"/>
                                                  <w:marLeft w:val="720"/>
                                                  <w:marRight w:val="720"/>
                                                  <w:marTop w:val="100"/>
                                                  <w:marBottom w:val="100"/>
                                                  <w:divBdr>
                                                    <w:top w:val="none" w:sz="0" w:space="0" w:color="auto"/>
                                                    <w:left w:val="none" w:sz="0" w:space="0" w:color="auto"/>
                                                    <w:bottom w:val="none" w:sz="0" w:space="0" w:color="auto"/>
                                                    <w:right w:val="none" w:sz="0" w:space="0" w:color="auto"/>
                                                  </w:divBdr>
                                                </w:div>
                                                <w:div w:id="32952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587539">
                                              <w:marLeft w:val="0"/>
                                              <w:marRight w:val="0"/>
                                              <w:marTop w:val="0"/>
                                              <w:marBottom w:val="0"/>
                                              <w:divBdr>
                                                <w:top w:val="none" w:sz="0" w:space="0" w:color="auto"/>
                                                <w:left w:val="none" w:sz="0" w:space="0" w:color="auto"/>
                                                <w:bottom w:val="none" w:sz="0" w:space="0" w:color="auto"/>
                                                <w:right w:val="none" w:sz="0" w:space="0" w:color="auto"/>
                                              </w:divBdr>
                                              <w:divsChild>
                                                <w:div w:id="1086220590">
                                                  <w:marLeft w:val="0"/>
                                                  <w:marRight w:val="0"/>
                                                  <w:marTop w:val="0"/>
                                                  <w:marBottom w:val="0"/>
                                                  <w:divBdr>
                                                    <w:top w:val="none" w:sz="0" w:space="0" w:color="auto"/>
                                                    <w:left w:val="none" w:sz="0" w:space="0" w:color="auto"/>
                                                    <w:bottom w:val="none" w:sz="0" w:space="0" w:color="auto"/>
                                                    <w:right w:val="none" w:sz="0" w:space="0" w:color="auto"/>
                                                  </w:divBdr>
                                                </w:div>
                                                <w:div w:id="8874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7653522">
      <w:bodyDiv w:val="1"/>
      <w:marLeft w:val="0"/>
      <w:marRight w:val="0"/>
      <w:marTop w:val="0"/>
      <w:marBottom w:val="0"/>
      <w:divBdr>
        <w:top w:val="none" w:sz="0" w:space="0" w:color="auto"/>
        <w:left w:val="none" w:sz="0" w:space="0" w:color="auto"/>
        <w:bottom w:val="none" w:sz="0" w:space="0" w:color="auto"/>
        <w:right w:val="none" w:sz="0" w:space="0" w:color="auto"/>
      </w:divBdr>
      <w:divsChild>
        <w:div w:id="653876970">
          <w:marLeft w:val="0"/>
          <w:marRight w:val="0"/>
          <w:marTop w:val="0"/>
          <w:marBottom w:val="0"/>
          <w:divBdr>
            <w:top w:val="none" w:sz="0" w:space="0" w:color="auto"/>
            <w:left w:val="none" w:sz="0" w:space="0" w:color="auto"/>
            <w:bottom w:val="none" w:sz="0" w:space="0" w:color="auto"/>
            <w:right w:val="none" w:sz="0" w:space="0" w:color="auto"/>
          </w:divBdr>
          <w:divsChild>
            <w:div w:id="1901404600">
              <w:marLeft w:val="0"/>
              <w:marRight w:val="0"/>
              <w:marTop w:val="0"/>
              <w:marBottom w:val="0"/>
              <w:divBdr>
                <w:top w:val="none" w:sz="0" w:space="0" w:color="auto"/>
                <w:left w:val="none" w:sz="0" w:space="0" w:color="auto"/>
                <w:bottom w:val="none" w:sz="0" w:space="0" w:color="auto"/>
                <w:right w:val="none" w:sz="0" w:space="0" w:color="auto"/>
              </w:divBdr>
              <w:divsChild>
                <w:div w:id="1868564203">
                  <w:marLeft w:val="0"/>
                  <w:marRight w:val="0"/>
                  <w:marTop w:val="0"/>
                  <w:marBottom w:val="0"/>
                  <w:divBdr>
                    <w:top w:val="none" w:sz="0" w:space="0" w:color="auto"/>
                    <w:left w:val="none" w:sz="0" w:space="0" w:color="auto"/>
                    <w:bottom w:val="none" w:sz="0" w:space="0" w:color="auto"/>
                    <w:right w:val="none" w:sz="0" w:space="0" w:color="auto"/>
                  </w:divBdr>
                  <w:divsChild>
                    <w:div w:id="647708422">
                      <w:marLeft w:val="0"/>
                      <w:marRight w:val="0"/>
                      <w:marTop w:val="0"/>
                      <w:marBottom w:val="0"/>
                      <w:divBdr>
                        <w:top w:val="none" w:sz="0" w:space="0" w:color="auto"/>
                        <w:left w:val="none" w:sz="0" w:space="0" w:color="auto"/>
                        <w:bottom w:val="none" w:sz="0" w:space="0" w:color="auto"/>
                        <w:right w:val="none" w:sz="0" w:space="0" w:color="auto"/>
                      </w:divBdr>
                      <w:divsChild>
                        <w:div w:id="2128305916">
                          <w:marLeft w:val="0"/>
                          <w:marRight w:val="0"/>
                          <w:marTop w:val="0"/>
                          <w:marBottom w:val="0"/>
                          <w:divBdr>
                            <w:top w:val="none" w:sz="0" w:space="0" w:color="auto"/>
                            <w:left w:val="none" w:sz="0" w:space="0" w:color="auto"/>
                            <w:bottom w:val="none" w:sz="0" w:space="0" w:color="auto"/>
                            <w:right w:val="none" w:sz="0" w:space="0" w:color="auto"/>
                          </w:divBdr>
                        </w:div>
                        <w:div w:id="904724804">
                          <w:marLeft w:val="0"/>
                          <w:marRight w:val="0"/>
                          <w:marTop w:val="0"/>
                          <w:marBottom w:val="0"/>
                          <w:divBdr>
                            <w:top w:val="none" w:sz="0" w:space="0" w:color="auto"/>
                            <w:left w:val="none" w:sz="0" w:space="0" w:color="auto"/>
                            <w:bottom w:val="none" w:sz="0" w:space="0" w:color="auto"/>
                            <w:right w:val="none" w:sz="0" w:space="0" w:color="auto"/>
                          </w:divBdr>
                          <w:divsChild>
                            <w:div w:id="171993213">
                              <w:marLeft w:val="0"/>
                              <w:marRight w:val="0"/>
                              <w:marTop w:val="0"/>
                              <w:marBottom w:val="0"/>
                              <w:divBdr>
                                <w:top w:val="none" w:sz="0" w:space="0" w:color="auto"/>
                                <w:left w:val="none" w:sz="0" w:space="0" w:color="auto"/>
                                <w:bottom w:val="none" w:sz="0" w:space="0" w:color="auto"/>
                                <w:right w:val="none" w:sz="0" w:space="0" w:color="auto"/>
                              </w:divBdr>
                              <w:divsChild>
                                <w:div w:id="266474598">
                                  <w:marLeft w:val="0"/>
                                  <w:marRight w:val="0"/>
                                  <w:marTop w:val="0"/>
                                  <w:marBottom w:val="0"/>
                                  <w:divBdr>
                                    <w:top w:val="none" w:sz="0" w:space="0" w:color="auto"/>
                                    <w:left w:val="none" w:sz="0" w:space="0" w:color="auto"/>
                                    <w:bottom w:val="none" w:sz="0" w:space="0" w:color="auto"/>
                                    <w:right w:val="none" w:sz="0" w:space="0" w:color="auto"/>
                                  </w:divBdr>
                                  <w:divsChild>
                                    <w:div w:id="139151719">
                                      <w:marLeft w:val="0"/>
                                      <w:marRight w:val="0"/>
                                      <w:marTop w:val="0"/>
                                      <w:marBottom w:val="0"/>
                                      <w:divBdr>
                                        <w:top w:val="none" w:sz="0" w:space="0" w:color="auto"/>
                                        <w:left w:val="none" w:sz="0" w:space="0" w:color="auto"/>
                                        <w:bottom w:val="none" w:sz="0" w:space="0" w:color="auto"/>
                                        <w:right w:val="none" w:sz="0" w:space="0" w:color="auto"/>
                                      </w:divBdr>
                                      <w:divsChild>
                                        <w:div w:id="1174539098">
                                          <w:marLeft w:val="0"/>
                                          <w:marRight w:val="0"/>
                                          <w:marTop w:val="0"/>
                                          <w:marBottom w:val="0"/>
                                          <w:divBdr>
                                            <w:top w:val="none" w:sz="0" w:space="0" w:color="auto"/>
                                            <w:left w:val="none" w:sz="0" w:space="0" w:color="auto"/>
                                            <w:bottom w:val="none" w:sz="0" w:space="0" w:color="auto"/>
                                            <w:right w:val="none" w:sz="0" w:space="0" w:color="auto"/>
                                          </w:divBdr>
                                          <w:divsChild>
                                            <w:div w:id="34552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4445743">
      <w:bodyDiv w:val="1"/>
      <w:marLeft w:val="0"/>
      <w:marRight w:val="0"/>
      <w:marTop w:val="0"/>
      <w:marBottom w:val="0"/>
      <w:divBdr>
        <w:top w:val="none" w:sz="0" w:space="0" w:color="auto"/>
        <w:left w:val="none" w:sz="0" w:space="0" w:color="auto"/>
        <w:bottom w:val="none" w:sz="0" w:space="0" w:color="auto"/>
        <w:right w:val="none" w:sz="0" w:space="0" w:color="auto"/>
      </w:divBdr>
    </w:div>
    <w:div w:id="1489319895">
      <w:bodyDiv w:val="1"/>
      <w:marLeft w:val="0"/>
      <w:marRight w:val="0"/>
      <w:marTop w:val="0"/>
      <w:marBottom w:val="0"/>
      <w:divBdr>
        <w:top w:val="none" w:sz="0" w:space="0" w:color="auto"/>
        <w:left w:val="none" w:sz="0" w:space="0" w:color="auto"/>
        <w:bottom w:val="none" w:sz="0" w:space="0" w:color="auto"/>
        <w:right w:val="none" w:sz="0" w:space="0" w:color="auto"/>
      </w:divBdr>
    </w:div>
    <w:div w:id="1557549490">
      <w:bodyDiv w:val="1"/>
      <w:marLeft w:val="0"/>
      <w:marRight w:val="0"/>
      <w:marTop w:val="0"/>
      <w:marBottom w:val="0"/>
      <w:divBdr>
        <w:top w:val="none" w:sz="0" w:space="0" w:color="auto"/>
        <w:left w:val="none" w:sz="0" w:space="0" w:color="auto"/>
        <w:bottom w:val="none" w:sz="0" w:space="0" w:color="auto"/>
        <w:right w:val="none" w:sz="0" w:space="0" w:color="auto"/>
      </w:divBdr>
      <w:divsChild>
        <w:div w:id="424765923">
          <w:marLeft w:val="0"/>
          <w:marRight w:val="0"/>
          <w:marTop w:val="0"/>
          <w:marBottom w:val="0"/>
          <w:divBdr>
            <w:top w:val="none" w:sz="0" w:space="0" w:color="auto"/>
            <w:left w:val="none" w:sz="0" w:space="0" w:color="auto"/>
            <w:bottom w:val="none" w:sz="0" w:space="0" w:color="auto"/>
            <w:right w:val="none" w:sz="0" w:space="0" w:color="auto"/>
          </w:divBdr>
          <w:divsChild>
            <w:div w:id="63916348">
              <w:marLeft w:val="0"/>
              <w:marRight w:val="0"/>
              <w:marTop w:val="0"/>
              <w:marBottom w:val="0"/>
              <w:divBdr>
                <w:top w:val="none" w:sz="0" w:space="0" w:color="auto"/>
                <w:left w:val="none" w:sz="0" w:space="0" w:color="auto"/>
                <w:bottom w:val="none" w:sz="0" w:space="0" w:color="auto"/>
                <w:right w:val="none" w:sz="0" w:space="0" w:color="auto"/>
              </w:divBdr>
              <w:divsChild>
                <w:div w:id="1725710707">
                  <w:marLeft w:val="0"/>
                  <w:marRight w:val="0"/>
                  <w:marTop w:val="0"/>
                  <w:marBottom w:val="0"/>
                  <w:divBdr>
                    <w:top w:val="none" w:sz="0" w:space="0" w:color="auto"/>
                    <w:left w:val="none" w:sz="0" w:space="0" w:color="auto"/>
                    <w:bottom w:val="none" w:sz="0" w:space="0" w:color="auto"/>
                    <w:right w:val="none" w:sz="0" w:space="0" w:color="auto"/>
                  </w:divBdr>
                  <w:divsChild>
                    <w:div w:id="1784423843">
                      <w:marLeft w:val="0"/>
                      <w:marRight w:val="0"/>
                      <w:marTop w:val="0"/>
                      <w:marBottom w:val="0"/>
                      <w:divBdr>
                        <w:top w:val="none" w:sz="0" w:space="0" w:color="auto"/>
                        <w:left w:val="none" w:sz="0" w:space="0" w:color="auto"/>
                        <w:bottom w:val="none" w:sz="0" w:space="0" w:color="auto"/>
                        <w:right w:val="none" w:sz="0" w:space="0" w:color="auto"/>
                      </w:divBdr>
                      <w:divsChild>
                        <w:div w:id="1398549684">
                          <w:marLeft w:val="0"/>
                          <w:marRight w:val="0"/>
                          <w:marTop w:val="0"/>
                          <w:marBottom w:val="0"/>
                          <w:divBdr>
                            <w:top w:val="none" w:sz="0" w:space="0" w:color="auto"/>
                            <w:left w:val="none" w:sz="0" w:space="0" w:color="auto"/>
                            <w:bottom w:val="none" w:sz="0" w:space="0" w:color="auto"/>
                            <w:right w:val="none" w:sz="0" w:space="0" w:color="auto"/>
                          </w:divBdr>
                        </w:div>
                        <w:div w:id="289670040">
                          <w:marLeft w:val="0"/>
                          <w:marRight w:val="0"/>
                          <w:marTop w:val="0"/>
                          <w:marBottom w:val="0"/>
                          <w:divBdr>
                            <w:top w:val="none" w:sz="0" w:space="0" w:color="auto"/>
                            <w:left w:val="none" w:sz="0" w:space="0" w:color="auto"/>
                            <w:bottom w:val="none" w:sz="0" w:space="0" w:color="auto"/>
                            <w:right w:val="none" w:sz="0" w:space="0" w:color="auto"/>
                          </w:divBdr>
                          <w:divsChild>
                            <w:div w:id="1752386132">
                              <w:marLeft w:val="0"/>
                              <w:marRight w:val="0"/>
                              <w:marTop w:val="0"/>
                              <w:marBottom w:val="0"/>
                              <w:divBdr>
                                <w:top w:val="none" w:sz="0" w:space="0" w:color="auto"/>
                                <w:left w:val="none" w:sz="0" w:space="0" w:color="auto"/>
                                <w:bottom w:val="none" w:sz="0" w:space="0" w:color="auto"/>
                                <w:right w:val="none" w:sz="0" w:space="0" w:color="auto"/>
                              </w:divBdr>
                              <w:divsChild>
                                <w:div w:id="1053233509">
                                  <w:marLeft w:val="0"/>
                                  <w:marRight w:val="0"/>
                                  <w:marTop w:val="0"/>
                                  <w:marBottom w:val="0"/>
                                  <w:divBdr>
                                    <w:top w:val="none" w:sz="0" w:space="0" w:color="auto"/>
                                    <w:left w:val="none" w:sz="0" w:space="0" w:color="auto"/>
                                    <w:bottom w:val="none" w:sz="0" w:space="0" w:color="auto"/>
                                    <w:right w:val="none" w:sz="0" w:space="0" w:color="auto"/>
                                  </w:divBdr>
                                  <w:divsChild>
                                    <w:div w:id="1732997343">
                                      <w:marLeft w:val="0"/>
                                      <w:marRight w:val="0"/>
                                      <w:marTop w:val="0"/>
                                      <w:marBottom w:val="0"/>
                                      <w:divBdr>
                                        <w:top w:val="none" w:sz="0" w:space="0" w:color="auto"/>
                                        <w:left w:val="none" w:sz="0" w:space="0" w:color="auto"/>
                                        <w:bottom w:val="none" w:sz="0" w:space="0" w:color="auto"/>
                                        <w:right w:val="none" w:sz="0" w:space="0" w:color="auto"/>
                                      </w:divBdr>
                                      <w:divsChild>
                                        <w:div w:id="1398632038">
                                          <w:marLeft w:val="0"/>
                                          <w:marRight w:val="0"/>
                                          <w:marTop w:val="0"/>
                                          <w:marBottom w:val="0"/>
                                          <w:divBdr>
                                            <w:top w:val="none" w:sz="0" w:space="0" w:color="auto"/>
                                            <w:left w:val="none" w:sz="0" w:space="0" w:color="auto"/>
                                            <w:bottom w:val="none" w:sz="0" w:space="0" w:color="auto"/>
                                            <w:right w:val="none" w:sz="0" w:space="0" w:color="auto"/>
                                          </w:divBdr>
                                          <w:divsChild>
                                            <w:div w:id="7362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3328241">
      <w:bodyDiv w:val="1"/>
      <w:marLeft w:val="0"/>
      <w:marRight w:val="0"/>
      <w:marTop w:val="0"/>
      <w:marBottom w:val="0"/>
      <w:divBdr>
        <w:top w:val="none" w:sz="0" w:space="0" w:color="auto"/>
        <w:left w:val="none" w:sz="0" w:space="0" w:color="auto"/>
        <w:bottom w:val="none" w:sz="0" w:space="0" w:color="auto"/>
        <w:right w:val="none" w:sz="0" w:space="0" w:color="auto"/>
      </w:divBdr>
      <w:divsChild>
        <w:div w:id="1100494537">
          <w:marLeft w:val="0"/>
          <w:marRight w:val="0"/>
          <w:marTop w:val="0"/>
          <w:marBottom w:val="0"/>
          <w:divBdr>
            <w:top w:val="none" w:sz="0" w:space="0" w:color="auto"/>
            <w:left w:val="none" w:sz="0" w:space="0" w:color="auto"/>
            <w:bottom w:val="none" w:sz="0" w:space="0" w:color="auto"/>
            <w:right w:val="none" w:sz="0" w:space="0" w:color="auto"/>
          </w:divBdr>
          <w:divsChild>
            <w:div w:id="1902207134">
              <w:marLeft w:val="0"/>
              <w:marRight w:val="0"/>
              <w:marTop w:val="0"/>
              <w:marBottom w:val="0"/>
              <w:divBdr>
                <w:top w:val="none" w:sz="0" w:space="0" w:color="auto"/>
                <w:left w:val="none" w:sz="0" w:space="0" w:color="auto"/>
                <w:bottom w:val="none" w:sz="0" w:space="0" w:color="auto"/>
                <w:right w:val="none" w:sz="0" w:space="0" w:color="auto"/>
              </w:divBdr>
              <w:divsChild>
                <w:div w:id="527645236">
                  <w:marLeft w:val="0"/>
                  <w:marRight w:val="0"/>
                  <w:marTop w:val="0"/>
                  <w:marBottom w:val="0"/>
                  <w:divBdr>
                    <w:top w:val="none" w:sz="0" w:space="0" w:color="auto"/>
                    <w:left w:val="none" w:sz="0" w:space="0" w:color="auto"/>
                    <w:bottom w:val="none" w:sz="0" w:space="0" w:color="auto"/>
                    <w:right w:val="none" w:sz="0" w:space="0" w:color="auto"/>
                  </w:divBdr>
                  <w:divsChild>
                    <w:div w:id="948052418">
                      <w:marLeft w:val="0"/>
                      <w:marRight w:val="0"/>
                      <w:marTop w:val="0"/>
                      <w:marBottom w:val="0"/>
                      <w:divBdr>
                        <w:top w:val="none" w:sz="0" w:space="0" w:color="auto"/>
                        <w:left w:val="none" w:sz="0" w:space="0" w:color="auto"/>
                        <w:bottom w:val="none" w:sz="0" w:space="0" w:color="auto"/>
                        <w:right w:val="none" w:sz="0" w:space="0" w:color="auto"/>
                      </w:divBdr>
                      <w:divsChild>
                        <w:div w:id="367878202">
                          <w:marLeft w:val="0"/>
                          <w:marRight w:val="0"/>
                          <w:marTop w:val="0"/>
                          <w:marBottom w:val="0"/>
                          <w:divBdr>
                            <w:top w:val="none" w:sz="0" w:space="0" w:color="auto"/>
                            <w:left w:val="none" w:sz="0" w:space="0" w:color="auto"/>
                            <w:bottom w:val="none" w:sz="0" w:space="0" w:color="auto"/>
                            <w:right w:val="none" w:sz="0" w:space="0" w:color="auto"/>
                          </w:divBdr>
                        </w:div>
                        <w:div w:id="1509057548">
                          <w:marLeft w:val="0"/>
                          <w:marRight w:val="0"/>
                          <w:marTop w:val="0"/>
                          <w:marBottom w:val="0"/>
                          <w:divBdr>
                            <w:top w:val="none" w:sz="0" w:space="0" w:color="auto"/>
                            <w:left w:val="none" w:sz="0" w:space="0" w:color="auto"/>
                            <w:bottom w:val="none" w:sz="0" w:space="0" w:color="auto"/>
                            <w:right w:val="none" w:sz="0" w:space="0" w:color="auto"/>
                          </w:divBdr>
                          <w:divsChild>
                            <w:div w:id="131022488">
                              <w:marLeft w:val="0"/>
                              <w:marRight w:val="0"/>
                              <w:marTop w:val="0"/>
                              <w:marBottom w:val="0"/>
                              <w:divBdr>
                                <w:top w:val="none" w:sz="0" w:space="0" w:color="auto"/>
                                <w:left w:val="none" w:sz="0" w:space="0" w:color="auto"/>
                                <w:bottom w:val="none" w:sz="0" w:space="0" w:color="auto"/>
                                <w:right w:val="none" w:sz="0" w:space="0" w:color="auto"/>
                              </w:divBdr>
                              <w:divsChild>
                                <w:div w:id="1843931849">
                                  <w:marLeft w:val="0"/>
                                  <w:marRight w:val="0"/>
                                  <w:marTop w:val="0"/>
                                  <w:marBottom w:val="0"/>
                                  <w:divBdr>
                                    <w:top w:val="none" w:sz="0" w:space="0" w:color="auto"/>
                                    <w:left w:val="none" w:sz="0" w:space="0" w:color="auto"/>
                                    <w:bottom w:val="none" w:sz="0" w:space="0" w:color="auto"/>
                                    <w:right w:val="none" w:sz="0" w:space="0" w:color="auto"/>
                                  </w:divBdr>
                                  <w:divsChild>
                                    <w:div w:id="762530090">
                                      <w:marLeft w:val="0"/>
                                      <w:marRight w:val="0"/>
                                      <w:marTop w:val="0"/>
                                      <w:marBottom w:val="0"/>
                                      <w:divBdr>
                                        <w:top w:val="none" w:sz="0" w:space="0" w:color="auto"/>
                                        <w:left w:val="none" w:sz="0" w:space="0" w:color="auto"/>
                                        <w:bottom w:val="none" w:sz="0" w:space="0" w:color="auto"/>
                                        <w:right w:val="none" w:sz="0" w:space="0" w:color="auto"/>
                                      </w:divBdr>
                                      <w:divsChild>
                                        <w:div w:id="441270518">
                                          <w:marLeft w:val="0"/>
                                          <w:marRight w:val="0"/>
                                          <w:marTop w:val="0"/>
                                          <w:marBottom w:val="0"/>
                                          <w:divBdr>
                                            <w:top w:val="none" w:sz="0" w:space="0" w:color="auto"/>
                                            <w:left w:val="none" w:sz="0" w:space="0" w:color="auto"/>
                                            <w:bottom w:val="none" w:sz="0" w:space="0" w:color="auto"/>
                                            <w:right w:val="none" w:sz="0" w:space="0" w:color="auto"/>
                                          </w:divBdr>
                                          <w:divsChild>
                                            <w:div w:id="99568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0336951">
      <w:bodyDiv w:val="1"/>
      <w:marLeft w:val="0"/>
      <w:marRight w:val="0"/>
      <w:marTop w:val="0"/>
      <w:marBottom w:val="0"/>
      <w:divBdr>
        <w:top w:val="none" w:sz="0" w:space="0" w:color="auto"/>
        <w:left w:val="none" w:sz="0" w:space="0" w:color="auto"/>
        <w:bottom w:val="none" w:sz="0" w:space="0" w:color="auto"/>
        <w:right w:val="none" w:sz="0" w:space="0" w:color="auto"/>
      </w:divBdr>
    </w:div>
    <w:div w:id="1716735416">
      <w:bodyDiv w:val="1"/>
      <w:marLeft w:val="0"/>
      <w:marRight w:val="0"/>
      <w:marTop w:val="0"/>
      <w:marBottom w:val="0"/>
      <w:divBdr>
        <w:top w:val="none" w:sz="0" w:space="0" w:color="auto"/>
        <w:left w:val="none" w:sz="0" w:space="0" w:color="auto"/>
        <w:bottom w:val="none" w:sz="0" w:space="0" w:color="auto"/>
        <w:right w:val="none" w:sz="0" w:space="0" w:color="auto"/>
      </w:divBdr>
    </w:div>
    <w:div w:id="1761246053">
      <w:bodyDiv w:val="1"/>
      <w:marLeft w:val="0"/>
      <w:marRight w:val="0"/>
      <w:marTop w:val="0"/>
      <w:marBottom w:val="0"/>
      <w:divBdr>
        <w:top w:val="none" w:sz="0" w:space="0" w:color="auto"/>
        <w:left w:val="none" w:sz="0" w:space="0" w:color="auto"/>
        <w:bottom w:val="none" w:sz="0" w:space="0" w:color="auto"/>
        <w:right w:val="none" w:sz="0" w:space="0" w:color="auto"/>
      </w:divBdr>
    </w:div>
    <w:div w:id="1767143434">
      <w:bodyDiv w:val="1"/>
      <w:marLeft w:val="0"/>
      <w:marRight w:val="0"/>
      <w:marTop w:val="0"/>
      <w:marBottom w:val="0"/>
      <w:divBdr>
        <w:top w:val="none" w:sz="0" w:space="0" w:color="auto"/>
        <w:left w:val="none" w:sz="0" w:space="0" w:color="auto"/>
        <w:bottom w:val="none" w:sz="0" w:space="0" w:color="auto"/>
        <w:right w:val="none" w:sz="0" w:space="0" w:color="auto"/>
      </w:divBdr>
    </w:div>
    <w:div w:id="1845587181">
      <w:bodyDiv w:val="1"/>
      <w:marLeft w:val="0"/>
      <w:marRight w:val="0"/>
      <w:marTop w:val="0"/>
      <w:marBottom w:val="0"/>
      <w:divBdr>
        <w:top w:val="none" w:sz="0" w:space="0" w:color="auto"/>
        <w:left w:val="none" w:sz="0" w:space="0" w:color="auto"/>
        <w:bottom w:val="none" w:sz="0" w:space="0" w:color="auto"/>
        <w:right w:val="none" w:sz="0" w:space="0" w:color="auto"/>
      </w:divBdr>
      <w:divsChild>
        <w:div w:id="1795246808">
          <w:marLeft w:val="0"/>
          <w:marRight w:val="0"/>
          <w:marTop w:val="0"/>
          <w:marBottom w:val="0"/>
          <w:divBdr>
            <w:top w:val="none" w:sz="0" w:space="0" w:color="auto"/>
            <w:left w:val="none" w:sz="0" w:space="0" w:color="auto"/>
            <w:bottom w:val="none" w:sz="0" w:space="0" w:color="auto"/>
            <w:right w:val="none" w:sz="0" w:space="0" w:color="auto"/>
          </w:divBdr>
          <w:divsChild>
            <w:div w:id="1157841404">
              <w:marLeft w:val="0"/>
              <w:marRight w:val="0"/>
              <w:marTop w:val="0"/>
              <w:marBottom w:val="0"/>
              <w:divBdr>
                <w:top w:val="none" w:sz="0" w:space="0" w:color="auto"/>
                <w:left w:val="none" w:sz="0" w:space="0" w:color="auto"/>
                <w:bottom w:val="none" w:sz="0" w:space="0" w:color="auto"/>
                <w:right w:val="none" w:sz="0" w:space="0" w:color="auto"/>
              </w:divBdr>
              <w:divsChild>
                <w:div w:id="1099443849">
                  <w:marLeft w:val="0"/>
                  <w:marRight w:val="0"/>
                  <w:marTop w:val="0"/>
                  <w:marBottom w:val="0"/>
                  <w:divBdr>
                    <w:top w:val="none" w:sz="0" w:space="0" w:color="auto"/>
                    <w:left w:val="none" w:sz="0" w:space="0" w:color="auto"/>
                    <w:bottom w:val="none" w:sz="0" w:space="0" w:color="auto"/>
                    <w:right w:val="none" w:sz="0" w:space="0" w:color="auto"/>
                  </w:divBdr>
                  <w:divsChild>
                    <w:div w:id="264316168">
                      <w:marLeft w:val="0"/>
                      <w:marRight w:val="0"/>
                      <w:marTop w:val="0"/>
                      <w:marBottom w:val="0"/>
                      <w:divBdr>
                        <w:top w:val="none" w:sz="0" w:space="0" w:color="auto"/>
                        <w:left w:val="none" w:sz="0" w:space="0" w:color="auto"/>
                        <w:bottom w:val="none" w:sz="0" w:space="0" w:color="auto"/>
                        <w:right w:val="none" w:sz="0" w:space="0" w:color="auto"/>
                      </w:divBdr>
                      <w:divsChild>
                        <w:div w:id="502404132">
                          <w:marLeft w:val="0"/>
                          <w:marRight w:val="0"/>
                          <w:marTop w:val="0"/>
                          <w:marBottom w:val="0"/>
                          <w:divBdr>
                            <w:top w:val="none" w:sz="0" w:space="0" w:color="auto"/>
                            <w:left w:val="none" w:sz="0" w:space="0" w:color="auto"/>
                            <w:bottom w:val="none" w:sz="0" w:space="0" w:color="auto"/>
                            <w:right w:val="none" w:sz="0" w:space="0" w:color="auto"/>
                          </w:divBdr>
                        </w:div>
                        <w:div w:id="874387354">
                          <w:marLeft w:val="0"/>
                          <w:marRight w:val="0"/>
                          <w:marTop w:val="0"/>
                          <w:marBottom w:val="0"/>
                          <w:divBdr>
                            <w:top w:val="none" w:sz="0" w:space="0" w:color="auto"/>
                            <w:left w:val="none" w:sz="0" w:space="0" w:color="auto"/>
                            <w:bottom w:val="none" w:sz="0" w:space="0" w:color="auto"/>
                            <w:right w:val="none" w:sz="0" w:space="0" w:color="auto"/>
                          </w:divBdr>
                          <w:divsChild>
                            <w:div w:id="1851797889">
                              <w:marLeft w:val="0"/>
                              <w:marRight w:val="0"/>
                              <w:marTop w:val="0"/>
                              <w:marBottom w:val="0"/>
                              <w:divBdr>
                                <w:top w:val="none" w:sz="0" w:space="0" w:color="auto"/>
                                <w:left w:val="none" w:sz="0" w:space="0" w:color="auto"/>
                                <w:bottom w:val="none" w:sz="0" w:space="0" w:color="auto"/>
                                <w:right w:val="none" w:sz="0" w:space="0" w:color="auto"/>
                              </w:divBdr>
                              <w:divsChild>
                                <w:div w:id="1966963133">
                                  <w:marLeft w:val="0"/>
                                  <w:marRight w:val="0"/>
                                  <w:marTop w:val="0"/>
                                  <w:marBottom w:val="0"/>
                                  <w:divBdr>
                                    <w:top w:val="none" w:sz="0" w:space="0" w:color="auto"/>
                                    <w:left w:val="none" w:sz="0" w:space="0" w:color="auto"/>
                                    <w:bottom w:val="none" w:sz="0" w:space="0" w:color="auto"/>
                                    <w:right w:val="none" w:sz="0" w:space="0" w:color="auto"/>
                                  </w:divBdr>
                                  <w:divsChild>
                                    <w:div w:id="706567347">
                                      <w:marLeft w:val="0"/>
                                      <w:marRight w:val="0"/>
                                      <w:marTop w:val="0"/>
                                      <w:marBottom w:val="0"/>
                                      <w:divBdr>
                                        <w:top w:val="none" w:sz="0" w:space="0" w:color="auto"/>
                                        <w:left w:val="none" w:sz="0" w:space="0" w:color="auto"/>
                                        <w:bottom w:val="none" w:sz="0" w:space="0" w:color="auto"/>
                                        <w:right w:val="none" w:sz="0" w:space="0" w:color="auto"/>
                                      </w:divBdr>
                                      <w:divsChild>
                                        <w:div w:id="802579244">
                                          <w:marLeft w:val="0"/>
                                          <w:marRight w:val="0"/>
                                          <w:marTop w:val="0"/>
                                          <w:marBottom w:val="0"/>
                                          <w:divBdr>
                                            <w:top w:val="none" w:sz="0" w:space="0" w:color="auto"/>
                                            <w:left w:val="none" w:sz="0" w:space="0" w:color="auto"/>
                                            <w:bottom w:val="none" w:sz="0" w:space="0" w:color="auto"/>
                                            <w:right w:val="none" w:sz="0" w:space="0" w:color="auto"/>
                                          </w:divBdr>
                                          <w:divsChild>
                                            <w:div w:id="4648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6456142">
      <w:bodyDiv w:val="1"/>
      <w:marLeft w:val="0"/>
      <w:marRight w:val="0"/>
      <w:marTop w:val="0"/>
      <w:marBottom w:val="0"/>
      <w:divBdr>
        <w:top w:val="none" w:sz="0" w:space="0" w:color="auto"/>
        <w:left w:val="none" w:sz="0" w:space="0" w:color="auto"/>
        <w:bottom w:val="none" w:sz="0" w:space="0" w:color="auto"/>
        <w:right w:val="none" w:sz="0" w:space="0" w:color="auto"/>
      </w:divBdr>
    </w:div>
    <w:div w:id="1915312568">
      <w:bodyDiv w:val="1"/>
      <w:marLeft w:val="0"/>
      <w:marRight w:val="0"/>
      <w:marTop w:val="0"/>
      <w:marBottom w:val="0"/>
      <w:divBdr>
        <w:top w:val="none" w:sz="0" w:space="0" w:color="auto"/>
        <w:left w:val="none" w:sz="0" w:space="0" w:color="auto"/>
        <w:bottom w:val="none" w:sz="0" w:space="0" w:color="auto"/>
        <w:right w:val="none" w:sz="0" w:space="0" w:color="auto"/>
      </w:divBdr>
      <w:divsChild>
        <w:div w:id="1336222235">
          <w:marLeft w:val="0"/>
          <w:marRight w:val="0"/>
          <w:marTop w:val="0"/>
          <w:marBottom w:val="0"/>
          <w:divBdr>
            <w:top w:val="none" w:sz="0" w:space="0" w:color="auto"/>
            <w:left w:val="none" w:sz="0" w:space="0" w:color="auto"/>
            <w:bottom w:val="none" w:sz="0" w:space="0" w:color="auto"/>
            <w:right w:val="none" w:sz="0" w:space="0" w:color="auto"/>
          </w:divBdr>
          <w:divsChild>
            <w:div w:id="120731594">
              <w:marLeft w:val="0"/>
              <w:marRight w:val="0"/>
              <w:marTop w:val="0"/>
              <w:marBottom w:val="0"/>
              <w:divBdr>
                <w:top w:val="none" w:sz="0" w:space="0" w:color="auto"/>
                <w:left w:val="none" w:sz="0" w:space="0" w:color="auto"/>
                <w:bottom w:val="none" w:sz="0" w:space="0" w:color="auto"/>
                <w:right w:val="none" w:sz="0" w:space="0" w:color="auto"/>
              </w:divBdr>
              <w:divsChild>
                <w:div w:id="756365509">
                  <w:marLeft w:val="0"/>
                  <w:marRight w:val="0"/>
                  <w:marTop w:val="0"/>
                  <w:marBottom w:val="0"/>
                  <w:divBdr>
                    <w:top w:val="none" w:sz="0" w:space="0" w:color="auto"/>
                    <w:left w:val="none" w:sz="0" w:space="0" w:color="auto"/>
                    <w:bottom w:val="none" w:sz="0" w:space="0" w:color="auto"/>
                    <w:right w:val="none" w:sz="0" w:space="0" w:color="auto"/>
                  </w:divBdr>
                  <w:divsChild>
                    <w:div w:id="11104568">
                      <w:marLeft w:val="0"/>
                      <w:marRight w:val="0"/>
                      <w:marTop w:val="0"/>
                      <w:marBottom w:val="0"/>
                      <w:divBdr>
                        <w:top w:val="none" w:sz="0" w:space="0" w:color="auto"/>
                        <w:left w:val="none" w:sz="0" w:space="0" w:color="auto"/>
                        <w:bottom w:val="none" w:sz="0" w:space="0" w:color="auto"/>
                        <w:right w:val="none" w:sz="0" w:space="0" w:color="auto"/>
                      </w:divBdr>
                      <w:divsChild>
                        <w:div w:id="1397436116">
                          <w:marLeft w:val="0"/>
                          <w:marRight w:val="0"/>
                          <w:marTop w:val="0"/>
                          <w:marBottom w:val="0"/>
                          <w:divBdr>
                            <w:top w:val="none" w:sz="0" w:space="0" w:color="auto"/>
                            <w:left w:val="none" w:sz="0" w:space="0" w:color="auto"/>
                            <w:bottom w:val="none" w:sz="0" w:space="0" w:color="auto"/>
                            <w:right w:val="none" w:sz="0" w:space="0" w:color="auto"/>
                          </w:divBdr>
                        </w:div>
                        <w:div w:id="763305365">
                          <w:marLeft w:val="0"/>
                          <w:marRight w:val="0"/>
                          <w:marTop w:val="0"/>
                          <w:marBottom w:val="0"/>
                          <w:divBdr>
                            <w:top w:val="none" w:sz="0" w:space="0" w:color="auto"/>
                            <w:left w:val="none" w:sz="0" w:space="0" w:color="auto"/>
                            <w:bottom w:val="none" w:sz="0" w:space="0" w:color="auto"/>
                            <w:right w:val="none" w:sz="0" w:space="0" w:color="auto"/>
                          </w:divBdr>
                          <w:divsChild>
                            <w:div w:id="194587021">
                              <w:marLeft w:val="0"/>
                              <w:marRight w:val="0"/>
                              <w:marTop w:val="0"/>
                              <w:marBottom w:val="0"/>
                              <w:divBdr>
                                <w:top w:val="none" w:sz="0" w:space="0" w:color="auto"/>
                                <w:left w:val="none" w:sz="0" w:space="0" w:color="auto"/>
                                <w:bottom w:val="none" w:sz="0" w:space="0" w:color="auto"/>
                                <w:right w:val="none" w:sz="0" w:space="0" w:color="auto"/>
                              </w:divBdr>
                              <w:divsChild>
                                <w:div w:id="1159735719">
                                  <w:marLeft w:val="0"/>
                                  <w:marRight w:val="0"/>
                                  <w:marTop w:val="0"/>
                                  <w:marBottom w:val="0"/>
                                  <w:divBdr>
                                    <w:top w:val="none" w:sz="0" w:space="0" w:color="auto"/>
                                    <w:left w:val="none" w:sz="0" w:space="0" w:color="auto"/>
                                    <w:bottom w:val="none" w:sz="0" w:space="0" w:color="auto"/>
                                    <w:right w:val="none" w:sz="0" w:space="0" w:color="auto"/>
                                  </w:divBdr>
                                  <w:divsChild>
                                    <w:div w:id="1267343394">
                                      <w:marLeft w:val="0"/>
                                      <w:marRight w:val="0"/>
                                      <w:marTop w:val="0"/>
                                      <w:marBottom w:val="0"/>
                                      <w:divBdr>
                                        <w:top w:val="none" w:sz="0" w:space="0" w:color="auto"/>
                                        <w:left w:val="none" w:sz="0" w:space="0" w:color="auto"/>
                                        <w:bottom w:val="none" w:sz="0" w:space="0" w:color="auto"/>
                                        <w:right w:val="none" w:sz="0" w:space="0" w:color="auto"/>
                                      </w:divBdr>
                                      <w:divsChild>
                                        <w:div w:id="1467090513">
                                          <w:marLeft w:val="0"/>
                                          <w:marRight w:val="0"/>
                                          <w:marTop w:val="0"/>
                                          <w:marBottom w:val="0"/>
                                          <w:divBdr>
                                            <w:top w:val="none" w:sz="0" w:space="0" w:color="auto"/>
                                            <w:left w:val="none" w:sz="0" w:space="0" w:color="auto"/>
                                            <w:bottom w:val="none" w:sz="0" w:space="0" w:color="auto"/>
                                            <w:right w:val="none" w:sz="0" w:space="0" w:color="auto"/>
                                          </w:divBdr>
                                          <w:divsChild>
                                            <w:div w:id="95158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2081012">
      <w:bodyDiv w:val="1"/>
      <w:marLeft w:val="0"/>
      <w:marRight w:val="0"/>
      <w:marTop w:val="0"/>
      <w:marBottom w:val="0"/>
      <w:divBdr>
        <w:top w:val="none" w:sz="0" w:space="0" w:color="auto"/>
        <w:left w:val="none" w:sz="0" w:space="0" w:color="auto"/>
        <w:bottom w:val="none" w:sz="0" w:space="0" w:color="auto"/>
        <w:right w:val="none" w:sz="0" w:space="0" w:color="auto"/>
      </w:divBdr>
      <w:divsChild>
        <w:div w:id="198326727">
          <w:marLeft w:val="0"/>
          <w:marRight w:val="0"/>
          <w:marTop w:val="0"/>
          <w:marBottom w:val="0"/>
          <w:divBdr>
            <w:top w:val="none" w:sz="0" w:space="0" w:color="auto"/>
            <w:left w:val="none" w:sz="0" w:space="0" w:color="auto"/>
            <w:bottom w:val="none" w:sz="0" w:space="0" w:color="auto"/>
            <w:right w:val="none" w:sz="0" w:space="0" w:color="auto"/>
          </w:divBdr>
        </w:div>
        <w:div w:id="414473140">
          <w:marLeft w:val="0"/>
          <w:marRight w:val="0"/>
          <w:marTop w:val="0"/>
          <w:marBottom w:val="0"/>
          <w:divBdr>
            <w:top w:val="none" w:sz="0" w:space="0" w:color="auto"/>
            <w:left w:val="none" w:sz="0" w:space="0" w:color="auto"/>
            <w:bottom w:val="none" w:sz="0" w:space="0" w:color="auto"/>
            <w:right w:val="none" w:sz="0" w:space="0" w:color="auto"/>
          </w:divBdr>
        </w:div>
        <w:div w:id="548612392">
          <w:marLeft w:val="0"/>
          <w:marRight w:val="0"/>
          <w:marTop w:val="0"/>
          <w:marBottom w:val="0"/>
          <w:divBdr>
            <w:top w:val="none" w:sz="0" w:space="0" w:color="auto"/>
            <w:left w:val="none" w:sz="0" w:space="0" w:color="auto"/>
            <w:bottom w:val="none" w:sz="0" w:space="0" w:color="auto"/>
            <w:right w:val="none" w:sz="0" w:space="0" w:color="auto"/>
          </w:divBdr>
          <w:divsChild>
            <w:div w:id="792528564">
              <w:marLeft w:val="0"/>
              <w:marRight w:val="0"/>
              <w:marTop w:val="0"/>
              <w:marBottom w:val="0"/>
              <w:divBdr>
                <w:top w:val="none" w:sz="0" w:space="0" w:color="auto"/>
                <w:left w:val="none" w:sz="0" w:space="0" w:color="auto"/>
                <w:bottom w:val="none" w:sz="0" w:space="0" w:color="auto"/>
                <w:right w:val="none" w:sz="0" w:space="0" w:color="auto"/>
              </w:divBdr>
            </w:div>
          </w:divsChild>
        </w:div>
        <w:div w:id="528877254">
          <w:marLeft w:val="0"/>
          <w:marRight w:val="0"/>
          <w:marTop w:val="0"/>
          <w:marBottom w:val="0"/>
          <w:divBdr>
            <w:top w:val="none" w:sz="0" w:space="0" w:color="auto"/>
            <w:left w:val="none" w:sz="0" w:space="0" w:color="auto"/>
            <w:bottom w:val="none" w:sz="0" w:space="0" w:color="auto"/>
            <w:right w:val="none" w:sz="0" w:space="0" w:color="auto"/>
          </w:divBdr>
          <w:divsChild>
            <w:div w:id="1995572980">
              <w:marLeft w:val="0"/>
              <w:marRight w:val="0"/>
              <w:marTop w:val="0"/>
              <w:marBottom w:val="0"/>
              <w:divBdr>
                <w:top w:val="none" w:sz="0" w:space="0" w:color="auto"/>
                <w:left w:val="none" w:sz="0" w:space="0" w:color="auto"/>
                <w:bottom w:val="none" w:sz="0" w:space="0" w:color="auto"/>
                <w:right w:val="none" w:sz="0" w:space="0" w:color="auto"/>
              </w:divBdr>
              <w:divsChild>
                <w:div w:id="1909420992">
                  <w:marLeft w:val="0"/>
                  <w:marRight w:val="0"/>
                  <w:marTop w:val="0"/>
                  <w:marBottom w:val="0"/>
                  <w:divBdr>
                    <w:top w:val="none" w:sz="0" w:space="0" w:color="auto"/>
                    <w:left w:val="none" w:sz="0" w:space="0" w:color="auto"/>
                    <w:bottom w:val="none" w:sz="0" w:space="0" w:color="auto"/>
                    <w:right w:val="none" w:sz="0" w:space="0" w:color="auto"/>
                  </w:divBdr>
                </w:div>
                <w:div w:id="874082268">
                  <w:marLeft w:val="0"/>
                  <w:marRight w:val="0"/>
                  <w:marTop w:val="0"/>
                  <w:marBottom w:val="0"/>
                  <w:divBdr>
                    <w:top w:val="none" w:sz="0" w:space="0" w:color="auto"/>
                    <w:left w:val="none" w:sz="0" w:space="0" w:color="auto"/>
                    <w:bottom w:val="none" w:sz="0" w:space="0" w:color="auto"/>
                    <w:right w:val="none" w:sz="0" w:space="0" w:color="auto"/>
                  </w:divBdr>
                </w:div>
              </w:divsChild>
            </w:div>
            <w:div w:id="1880163122">
              <w:marLeft w:val="0"/>
              <w:marRight w:val="0"/>
              <w:marTop w:val="0"/>
              <w:marBottom w:val="0"/>
              <w:divBdr>
                <w:top w:val="none" w:sz="0" w:space="0" w:color="auto"/>
                <w:left w:val="none" w:sz="0" w:space="0" w:color="auto"/>
                <w:bottom w:val="none" w:sz="0" w:space="0" w:color="auto"/>
                <w:right w:val="none" w:sz="0" w:space="0" w:color="auto"/>
              </w:divBdr>
              <w:divsChild>
                <w:div w:id="1156845170">
                  <w:marLeft w:val="0"/>
                  <w:marRight w:val="0"/>
                  <w:marTop w:val="0"/>
                  <w:marBottom w:val="0"/>
                  <w:divBdr>
                    <w:top w:val="none" w:sz="0" w:space="0" w:color="auto"/>
                    <w:left w:val="none" w:sz="0" w:space="0" w:color="auto"/>
                    <w:bottom w:val="none" w:sz="0" w:space="0" w:color="auto"/>
                    <w:right w:val="none" w:sz="0" w:space="0" w:color="auto"/>
                  </w:divBdr>
                </w:div>
                <w:div w:id="1226257958">
                  <w:marLeft w:val="0"/>
                  <w:marRight w:val="0"/>
                  <w:marTop w:val="0"/>
                  <w:marBottom w:val="0"/>
                  <w:divBdr>
                    <w:top w:val="none" w:sz="0" w:space="0" w:color="auto"/>
                    <w:left w:val="none" w:sz="0" w:space="0" w:color="auto"/>
                    <w:bottom w:val="none" w:sz="0" w:space="0" w:color="auto"/>
                    <w:right w:val="none" w:sz="0" w:space="0" w:color="auto"/>
                  </w:divBdr>
                </w:div>
              </w:divsChild>
            </w:div>
            <w:div w:id="1297640578">
              <w:marLeft w:val="0"/>
              <w:marRight w:val="0"/>
              <w:marTop w:val="0"/>
              <w:marBottom w:val="0"/>
              <w:divBdr>
                <w:top w:val="none" w:sz="0" w:space="0" w:color="auto"/>
                <w:left w:val="none" w:sz="0" w:space="0" w:color="auto"/>
                <w:bottom w:val="none" w:sz="0" w:space="0" w:color="auto"/>
                <w:right w:val="none" w:sz="0" w:space="0" w:color="auto"/>
              </w:divBdr>
              <w:divsChild>
                <w:div w:id="748969532">
                  <w:marLeft w:val="0"/>
                  <w:marRight w:val="0"/>
                  <w:marTop w:val="0"/>
                  <w:marBottom w:val="0"/>
                  <w:divBdr>
                    <w:top w:val="none" w:sz="0" w:space="0" w:color="auto"/>
                    <w:left w:val="none" w:sz="0" w:space="0" w:color="auto"/>
                    <w:bottom w:val="none" w:sz="0" w:space="0" w:color="auto"/>
                    <w:right w:val="none" w:sz="0" w:space="0" w:color="auto"/>
                  </w:divBdr>
                </w:div>
                <w:div w:id="1103837620">
                  <w:marLeft w:val="0"/>
                  <w:marRight w:val="0"/>
                  <w:marTop w:val="0"/>
                  <w:marBottom w:val="0"/>
                  <w:divBdr>
                    <w:top w:val="none" w:sz="0" w:space="0" w:color="auto"/>
                    <w:left w:val="none" w:sz="0" w:space="0" w:color="auto"/>
                    <w:bottom w:val="none" w:sz="0" w:space="0" w:color="auto"/>
                    <w:right w:val="none" w:sz="0" w:space="0" w:color="auto"/>
                  </w:divBdr>
                </w:div>
              </w:divsChild>
            </w:div>
            <w:div w:id="1474907519">
              <w:marLeft w:val="0"/>
              <w:marRight w:val="0"/>
              <w:marTop w:val="0"/>
              <w:marBottom w:val="0"/>
              <w:divBdr>
                <w:top w:val="none" w:sz="0" w:space="0" w:color="auto"/>
                <w:left w:val="none" w:sz="0" w:space="0" w:color="auto"/>
                <w:bottom w:val="none" w:sz="0" w:space="0" w:color="auto"/>
                <w:right w:val="none" w:sz="0" w:space="0" w:color="auto"/>
              </w:divBdr>
            </w:div>
          </w:divsChild>
        </w:div>
        <w:div w:id="1333684201">
          <w:marLeft w:val="0"/>
          <w:marRight w:val="0"/>
          <w:marTop w:val="0"/>
          <w:marBottom w:val="0"/>
          <w:divBdr>
            <w:top w:val="none" w:sz="0" w:space="0" w:color="auto"/>
            <w:left w:val="none" w:sz="0" w:space="0" w:color="auto"/>
            <w:bottom w:val="none" w:sz="0" w:space="0" w:color="auto"/>
            <w:right w:val="none" w:sz="0" w:space="0" w:color="auto"/>
          </w:divBdr>
          <w:divsChild>
            <w:div w:id="1857110057">
              <w:marLeft w:val="0"/>
              <w:marRight w:val="0"/>
              <w:marTop w:val="0"/>
              <w:marBottom w:val="0"/>
              <w:divBdr>
                <w:top w:val="none" w:sz="0" w:space="0" w:color="auto"/>
                <w:left w:val="none" w:sz="0" w:space="0" w:color="auto"/>
                <w:bottom w:val="none" w:sz="0" w:space="0" w:color="auto"/>
                <w:right w:val="none" w:sz="0" w:space="0" w:color="auto"/>
              </w:divBdr>
            </w:div>
            <w:div w:id="1827547060">
              <w:marLeft w:val="0"/>
              <w:marRight w:val="0"/>
              <w:marTop w:val="0"/>
              <w:marBottom w:val="0"/>
              <w:divBdr>
                <w:top w:val="none" w:sz="0" w:space="0" w:color="auto"/>
                <w:left w:val="none" w:sz="0" w:space="0" w:color="auto"/>
                <w:bottom w:val="none" w:sz="0" w:space="0" w:color="auto"/>
                <w:right w:val="none" w:sz="0" w:space="0" w:color="auto"/>
              </w:divBdr>
            </w:div>
            <w:div w:id="768232368">
              <w:marLeft w:val="0"/>
              <w:marRight w:val="0"/>
              <w:marTop w:val="0"/>
              <w:marBottom w:val="0"/>
              <w:divBdr>
                <w:top w:val="none" w:sz="0" w:space="0" w:color="auto"/>
                <w:left w:val="none" w:sz="0" w:space="0" w:color="auto"/>
                <w:bottom w:val="none" w:sz="0" w:space="0" w:color="auto"/>
                <w:right w:val="none" w:sz="0" w:space="0" w:color="auto"/>
              </w:divBdr>
            </w:div>
            <w:div w:id="853424374">
              <w:marLeft w:val="0"/>
              <w:marRight w:val="0"/>
              <w:marTop w:val="0"/>
              <w:marBottom w:val="0"/>
              <w:divBdr>
                <w:top w:val="none" w:sz="0" w:space="0" w:color="auto"/>
                <w:left w:val="none" w:sz="0" w:space="0" w:color="auto"/>
                <w:bottom w:val="none" w:sz="0" w:space="0" w:color="auto"/>
                <w:right w:val="none" w:sz="0" w:space="0" w:color="auto"/>
              </w:divBdr>
            </w:div>
          </w:divsChild>
        </w:div>
        <w:div w:id="1626500578">
          <w:marLeft w:val="0"/>
          <w:marRight w:val="0"/>
          <w:marTop w:val="0"/>
          <w:marBottom w:val="0"/>
          <w:divBdr>
            <w:top w:val="none" w:sz="0" w:space="0" w:color="auto"/>
            <w:left w:val="none" w:sz="0" w:space="0" w:color="auto"/>
            <w:bottom w:val="none" w:sz="0" w:space="0" w:color="auto"/>
            <w:right w:val="none" w:sz="0" w:space="0" w:color="auto"/>
          </w:divBdr>
          <w:divsChild>
            <w:div w:id="1826583721">
              <w:marLeft w:val="0"/>
              <w:marRight w:val="0"/>
              <w:marTop w:val="0"/>
              <w:marBottom w:val="0"/>
              <w:divBdr>
                <w:top w:val="none" w:sz="0" w:space="0" w:color="auto"/>
                <w:left w:val="none" w:sz="0" w:space="0" w:color="auto"/>
                <w:bottom w:val="none" w:sz="0" w:space="0" w:color="auto"/>
                <w:right w:val="none" w:sz="0" w:space="0" w:color="auto"/>
              </w:divBdr>
            </w:div>
          </w:divsChild>
        </w:div>
        <w:div w:id="1797915167">
          <w:marLeft w:val="0"/>
          <w:marRight w:val="0"/>
          <w:marTop w:val="0"/>
          <w:marBottom w:val="0"/>
          <w:divBdr>
            <w:top w:val="none" w:sz="0" w:space="0" w:color="auto"/>
            <w:left w:val="none" w:sz="0" w:space="0" w:color="auto"/>
            <w:bottom w:val="none" w:sz="0" w:space="0" w:color="auto"/>
            <w:right w:val="none" w:sz="0" w:space="0" w:color="auto"/>
          </w:divBdr>
          <w:divsChild>
            <w:div w:id="2408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23985">
      <w:bodyDiv w:val="1"/>
      <w:marLeft w:val="0"/>
      <w:marRight w:val="0"/>
      <w:marTop w:val="0"/>
      <w:marBottom w:val="0"/>
      <w:divBdr>
        <w:top w:val="none" w:sz="0" w:space="0" w:color="auto"/>
        <w:left w:val="none" w:sz="0" w:space="0" w:color="auto"/>
        <w:bottom w:val="none" w:sz="0" w:space="0" w:color="auto"/>
        <w:right w:val="none" w:sz="0" w:space="0" w:color="auto"/>
      </w:divBdr>
      <w:divsChild>
        <w:div w:id="16320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178691">
      <w:bodyDiv w:val="1"/>
      <w:marLeft w:val="0"/>
      <w:marRight w:val="0"/>
      <w:marTop w:val="0"/>
      <w:marBottom w:val="0"/>
      <w:divBdr>
        <w:top w:val="none" w:sz="0" w:space="0" w:color="auto"/>
        <w:left w:val="none" w:sz="0" w:space="0" w:color="auto"/>
        <w:bottom w:val="none" w:sz="0" w:space="0" w:color="auto"/>
        <w:right w:val="none" w:sz="0" w:space="0" w:color="auto"/>
      </w:divBdr>
      <w:divsChild>
        <w:div w:id="337269559">
          <w:marLeft w:val="0"/>
          <w:marRight w:val="0"/>
          <w:marTop w:val="0"/>
          <w:marBottom w:val="0"/>
          <w:divBdr>
            <w:top w:val="none" w:sz="0" w:space="0" w:color="auto"/>
            <w:left w:val="none" w:sz="0" w:space="0" w:color="auto"/>
            <w:bottom w:val="none" w:sz="0" w:space="0" w:color="auto"/>
            <w:right w:val="none" w:sz="0" w:space="0" w:color="auto"/>
          </w:divBdr>
          <w:divsChild>
            <w:div w:id="1303078059">
              <w:marLeft w:val="0"/>
              <w:marRight w:val="0"/>
              <w:marTop w:val="0"/>
              <w:marBottom w:val="0"/>
              <w:divBdr>
                <w:top w:val="none" w:sz="0" w:space="0" w:color="auto"/>
                <w:left w:val="none" w:sz="0" w:space="0" w:color="auto"/>
                <w:bottom w:val="none" w:sz="0" w:space="0" w:color="auto"/>
                <w:right w:val="none" w:sz="0" w:space="0" w:color="auto"/>
              </w:divBdr>
            </w:div>
            <w:div w:id="675037835">
              <w:marLeft w:val="0"/>
              <w:marRight w:val="0"/>
              <w:marTop w:val="0"/>
              <w:marBottom w:val="0"/>
              <w:divBdr>
                <w:top w:val="none" w:sz="0" w:space="0" w:color="auto"/>
                <w:left w:val="none" w:sz="0" w:space="0" w:color="auto"/>
                <w:bottom w:val="none" w:sz="0" w:space="0" w:color="auto"/>
                <w:right w:val="none" w:sz="0" w:space="0" w:color="auto"/>
              </w:divBdr>
            </w:div>
            <w:div w:id="1559517503">
              <w:marLeft w:val="0"/>
              <w:marRight w:val="0"/>
              <w:marTop w:val="0"/>
              <w:marBottom w:val="0"/>
              <w:divBdr>
                <w:top w:val="none" w:sz="0" w:space="0" w:color="auto"/>
                <w:left w:val="none" w:sz="0" w:space="0" w:color="auto"/>
                <w:bottom w:val="none" w:sz="0" w:space="0" w:color="auto"/>
                <w:right w:val="none" w:sz="0" w:space="0" w:color="auto"/>
              </w:divBdr>
              <w:divsChild>
                <w:div w:id="1681270032">
                  <w:marLeft w:val="0"/>
                  <w:marRight w:val="0"/>
                  <w:marTop w:val="0"/>
                  <w:marBottom w:val="0"/>
                  <w:divBdr>
                    <w:top w:val="none" w:sz="0" w:space="0" w:color="auto"/>
                    <w:left w:val="none" w:sz="0" w:space="0" w:color="auto"/>
                    <w:bottom w:val="none" w:sz="0" w:space="0" w:color="auto"/>
                    <w:right w:val="none" w:sz="0" w:space="0" w:color="auto"/>
                  </w:divBdr>
                </w:div>
              </w:divsChild>
            </w:div>
            <w:div w:id="1710106512">
              <w:marLeft w:val="0"/>
              <w:marRight w:val="0"/>
              <w:marTop w:val="0"/>
              <w:marBottom w:val="0"/>
              <w:divBdr>
                <w:top w:val="none" w:sz="0" w:space="0" w:color="auto"/>
                <w:left w:val="none" w:sz="0" w:space="0" w:color="auto"/>
                <w:bottom w:val="none" w:sz="0" w:space="0" w:color="auto"/>
                <w:right w:val="none" w:sz="0" w:space="0" w:color="auto"/>
              </w:divBdr>
              <w:divsChild>
                <w:div w:id="659771210">
                  <w:marLeft w:val="0"/>
                  <w:marRight w:val="0"/>
                  <w:marTop w:val="0"/>
                  <w:marBottom w:val="0"/>
                  <w:divBdr>
                    <w:top w:val="none" w:sz="0" w:space="0" w:color="auto"/>
                    <w:left w:val="none" w:sz="0" w:space="0" w:color="auto"/>
                    <w:bottom w:val="none" w:sz="0" w:space="0" w:color="auto"/>
                    <w:right w:val="none" w:sz="0" w:space="0" w:color="auto"/>
                  </w:divBdr>
                  <w:divsChild>
                    <w:div w:id="1733387477">
                      <w:marLeft w:val="0"/>
                      <w:marRight w:val="0"/>
                      <w:marTop w:val="0"/>
                      <w:marBottom w:val="0"/>
                      <w:divBdr>
                        <w:top w:val="none" w:sz="0" w:space="0" w:color="auto"/>
                        <w:left w:val="none" w:sz="0" w:space="0" w:color="auto"/>
                        <w:bottom w:val="none" w:sz="0" w:space="0" w:color="auto"/>
                        <w:right w:val="none" w:sz="0" w:space="0" w:color="auto"/>
                      </w:divBdr>
                    </w:div>
                    <w:div w:id="1769422346">
                      <w:marLeft w:val="0"/>
                      <w:marRight w:val="0"/>
                      <w:marTop w:val="0"/>
                      <w:marBottom w:val="0"/>
                      <w:divBdr>
                        <w:top w:val="none" w:sz="0" w:space="0" w:color="auto"/>
                        <w:left w:val="none" w:sz="0" w:space="0" w:color="auto"/>
                        <w:bottom w:val="none" w:sz="0" w:space="0" w:color="auto"/>
                        <w:right w:val="none" w:sz="0" w:space="0" w:color="auto"/>
                      </w:divBdr>
                    </w:div>
                  </w:divsChild>
                </w:div>
                <w:div w:id="1982341299">
                  <w:marLeft w:val="0"/>
                  <w:marRight w:val="0"/>
                  <w:marTop w:val="0"/>
                  <w:marBottom w:val="0"/>
                  <w:divBdr>
                    <w:top w:val="none" w:sz="0" w:space="0" w:color="auto"/>
                    <w:left w:val="none" w:sz="0" w:space="0" w:color="auto"/>
                    <w:bottom w:val="none" w:sz="0" w:space="0" w:color="auto"/>
                    <w:right w:val="none" w:sz="0" w:space="0" w:color="auto"/>
                  </w:divBdr>
                  <w:divsChild>
                    <w:div w:id="1559626078">
                      <w:marLeft w:val="0"/>
                      <w:marRight w:val="0"/>
                      <w:marTop w:val="0"/>
                      <w:marBottom w:val="0"/>
                      <w:divBdr>
                        <w:top w:val="none" w:sz="0" w:space="0" w:color="auto"/>
                        <w:left w:val="none" w:sz="0" w:space="0" w:color="auto"/>
                        <w:bottom w:val="none" w:sz="0" w:space="0" w:color="auto"/>
                        <w:right w:val="none" w:sz="0" w:space="0" w:color="auto"/>
                      </w:divBdr>
                    </w:div>
                    <w:div w:id="1946035402">
                      <w:marLeft w:val="0"/>
                      <w:marRight w:val="0"/>
                      <w:marTop w:val="0"/>
                      <w:marBottom w:val="0"/>
                      <w:divBdr>
                        <w:top w:val="none" w:sz="0" w:space="0" w:color="auto"/>
                        <w:left w:val="none" w:sz="0" w:space="0" w:color="auto"/>
                        <w:bottom w:val="none" w:sz="0" w:space="0" w:color="auto"/>
                        <w:right w:val="none" w:sz="0" w:space="0" w:color="auto"/>
                      </w:divBdr>
                    </w:div>
                  </w:divsChild>
                </w:div>
                <w:div w:id="1690987646">
                  <w:marLeft w:val="0"/>
                  <w:marRight w:val="0"/>
                  <w:marTop w:val="0"/>
                  <w:marBottom w:val="0"/>
                  <w:divBdr>
                    <w:top w:val="none" w:sz="0" w:space="0" w:color="auto"/>
                    <w:left w:val="none" w:sz="0" w:space="0" w:color="auto"/>
                    <w:bottom w:val="none" w:sz="0" w:space="0" w:color="auto"/>
                    <w:right w:val="none" w:sz="0" w:space="0" w:color="auto"/>
                  </w:divBdr>
                  <w:divsChild>
                    <w:div w:id="299922898">
                      <w:marLeft w:val="0"/>
                      <w:marRight w:val="0"/>
                      <w:marTop w:val="0"/>
                      <w:marBottom w:val="0"/>
                      <w:divBdr>
                        <w:top w:val="none" w:sz="0" w:space="0" w:color="auto"/>
                        <w:left w:val="none" w:sz="0" w:space="0" w:color="auto"/>
                        <w:bottom w:val="none" w:sz="0" w:space="0" w:color="auto"/>
                        <w:right w:val="none" w:sz="0" w:space="0" w:color="auto"/>
                      </w:divBdr>
                    </w:div>
                    <w:div w:id="931932572">
                      <w:marLeft w:val="0"/>
                      <w:marRight w:val="0"/>
                      <w:marTop w:val="0"/>
                      <w:marBottom w:val="0"/>
                      <w:divBdr>
                        <w:top w:val="none" w:sz="0" w:space="0" w:color="auto"/>
                        <w:left w:val="none" w:sz="0" w:space="0" w:color="auto"/>
                        <w:bottom w:val="none" w:sz="0" w:space="0" w:color="auto"/>
                        <w:right w:val="none" w:sz="0" w:space="0" w:color="auto"/>
                      </w:divBdr>
                    </w:div>
                  </w:divsChild>
                </w:div>
                <w:div w:id="1245844390">
                  <w:marLeft w:val="0"/>
                  <w:marRight w:val="0"/>
                  <w:marTop w:val="0"/>
                  <w:marBottom w:val="0"/>
                  <w:divBdr>
                    <w:top w:val="none" w:sz="0" w:space="0" w:color="auto"/>
                    <w:left w:val="none" w:sz="0" w:space="0" w:color="auto"/>
                    <w:bottom w:val="none" w:sz="0" w:space="0" w:color="auto"/>
                    <w:right w:val="none" w:sz="0" w:space="0" w:color="auto"/>
                  </w:divBdr>
                </w:div>
              </w:divsChild>
            </w:div>
            <w:div w:id="704138817">
              <w:marLeft w:val="0"/>
              <w:marRight w:val="0"/>
              <w:marTop w:val="0"/>
              <w:marBottom w:val="0"/>
              <w:divBdr>
                <w:top w:val="none" w:sz="0" w:space="0" w:color="auto"/>
                <w:left w:val="none" w:sz="0" w:space="0" w:color="auto"/>
                <w:bottom w:val="none" w:sz="0" w:space="0" w:color="auto"/>
                <w:right w:val="none" w:sz="0" w:space="0" w:color="auto"/>
              </w:divBdr>
              <w:divsChild>
                <w:div w:id="1352074407">
                  <w:marLeft w:val="0"/>
                  <w:marRight w:val="0"/>
                  <w:marTop w:val="0"/>
                  <w:marBottom w:val="0"/>
                  <w:divBdr>
                    <w:top w:val="none" w:sz="0" w:space="0" w:color="auto"/>
                    <w:left w:val="none" w:sz="0" w:space="0" w:color="auto"/>
                    <w:bottom w:val="none" w:sz="0" w:space="0" w:color="auto"/>
                    <w:right w:val="none" w:sz="0" w:space="0" w:color="auto"/>
                  </w:divBdr>
                </w:div>
                <w:div w:id="283970977">
                  <w:marLeft w:val="0"/>
                  <w:marRight w:val="0"/>
                  <w:marTop w:val="0"/>
                  <w:marBottom w:val="0"/>
                  <w:divBdr>
                    <w:top w:val="none" w:sz="0" w:space="0" w:color="auto"/>
                    <w:left w:val="none" w:sz="0" w:space="0" w:color="auto"/>
                    <w:bottom w:val="none" w:sz="0" w:space="0" w:color="auto"/>
                    <w:right w:val="none" w:sz="0" w:space="0" w:color="auto"/>
                  </w:divBdr>
                </w:div>
                <w:div w:id="1416364723">
                  <w:marLeft w:val="0"/>
                  <w:marRight w:val="0"/>
                  <w:marTop w:val="0"/>
                  <w:marBottom w:val="0"/>
                  <w:divBdr>
                    <w:top w:val="none" w:sz="0" w:space="0" w:color="auto"/>
                    <w:left w:val="none" w:sz="0" w:space="0" w:color="auto"/>
                    <w:bottom w:val="none" w:sz="0" w:space="0" w:color="auto"/>
                    <w:right w:val="none" w:sz="0" w:space="0" w:color="auto"/>
                  </w:divBdr>
                </w:div>
                <w:div w:id="198278747">
                  <w:marLeft w:val="0"/>
                  <w:marRight w:val="0"/>
                  <w:marTop w:val="0"/>
                  <w:marBottom w:val="0"/>
                  <w:divBdr>
                    <w:top w:val="none" w:sz="0" w:space="0" w:color="auto"/>
                    <w:left w:val="none" w:sz="0" w:space="0" w:color="auto"/>
                    <w:bottom w:val="none" w:sz="0" w:space="0" w:color="auto"/>
                    <w:right w:val="none" w:sz="0" w:space="0" w:color="auto"/>
                  </w:divBdr>
                </w:div>
              </w:divsChild>
            </w:div>
            <w:div w:id="1861427702">
              <w:marLeft w:val="0"/>
              <w:marRight w:val="0"/>
              <w:marTop w:val="0"/>
              <w:marBottom w:val="0"/>
              <w:divBdr>
                <w:top w:val="none" w:sz="0" w:space="0" w:color="auto"/>
                <w:left w:val="none" w:sz="0" w:space="0" w:color="auto"/>
                <w:bottom w:val="none" w:sz="0" w:space="0" w:color="auto"/>
                <w:right w:val="none" w:sz="0" w:space="0" w:color="auto"/>
              </w:divBdr>
              <w:divsChild>
                <w:div w:id="964657023">
                  <w:marLeft w:val="0"/>
                  <w:marRight w:val="0"/>
                  <w:marTop w:val="0"/>
                  <w:marBottom w:val="0"/>
                  <w:divBdr>
                    <w:top w:val="none" w:sz="0" w:space="0" w:color="auto"/>
                    <w:left w:val="none" w:sz="0" w:space="0" w:color="auto"/>
                    <w:bottom w:val="none" w:sz="0" w:space="0" w:color="auto"/>
                    <w:right w:val="none" w:sz="0" w:space="0" w:color="auto"/>
                  </w:divBdr>
                </w:div>
                <w:div w:id="1360471994">
                  <w:marLeft w:val="0"/>
                  <w:marRight w:val="0"/>
                  <w:marTop w:val="0"/>
                  <w:marBottom w:val="0"/>
                  <w:divBdr>
                    <w:top w:val="none" w:sz="0" w:space="0" w:color="auto"/>
                    <w:left w:val="none" w:sz="0" w:space="0" w:color="auto"/>
                    <w:bottom w:val="none" w:sz="0" w:space="0" w:color="auto"/>
                    <w:right w:val="none" w:sz="0" w:space="0" w:color="auto"/>
                  </w:divBdr>
                </w:div>
                <w:div w:id="433598244">
                  <w:marLeft w:val="0"/>
                  <w:marRight w:val="0"/>
                  <w:marTop w:val="0"/>
                  <w:marBottom w:val="0"/>
                  <w:divBdr>
                    <w:top w:val="none" w:sz="0" w:space="0" w:color="auto"/>
                    <w:left w:val="none" w:sz="0" w:space="0" w:color="auto"/>
                    <w:bottom w:val="none" w:sz="0" w:space="0" w:color="auto"/>
                    <w:right w:val="none" w:sz="0" w:space="0" w:color="auto"/>
                  </w:divBdr>
                </w:div>
                <w:div w:id="1927835858">
                  <w:marLeft w:val="0"/>
                  <w:marRight w:val="0"/>
                  <w:marTop w:val="0"/>
                  <w:marBottom w:val="0"/>
                  <w:divBdr>
                    <w:top w:val="none" w:sz="0" w:space="0" w:color="auto"/>
                    <w:left w:val="none" w:sz="0" w:space="0" w:color="auto"/>
                    <w:bottom w:val="none" w:sz="0" w:space="0" w:color="auto"/>
                    <w:right w:val="none" w:sz="0" w:space="0" w:color="auto"/>
                  </w:divBdr>
                </w:div>
              </w:divsChild>
            </w:div>
            <w:div w:id="537861388">
              <w:marLeft w:val="0"/>
              <w:marRight w:val="0"/>
              <w:marTop w:val="0"/>
              <w:marBottom w:val="0"/>
              <w:divBdr>
                <w:top w:val="none" w:sz="0" w:space="0" w:color="auto"/>
                <w:left w:val="none" w:sz="0" w:space="0" w:color="auto"/>
                <w:bottom w:val="none" w:sz="0" w:space="0" w:color="auto"/>
                <w:right w:val="none" w:sz="0" w:space="0" w:color="auto"/>
              </w:divBdr>
              <w:divsChild>
                <w:div w:id="1529294923">
                  <w:marLeft w:val="0"/>
                  <w:marRight w:val="0"/>
                  <w:marTop w:val="0"/>
                  <w:marBottom w:val="0"/>
                  <w:divBdr>
                    <w:top w:val="none" w:sz="0" w:space="0" w:color="auto"/>
                    <w:left w:val="none" w:sz="0" w:space="0" w:color="auto"/>
                    <w:bottom w:val="none" w:sz="0" w:space="0" w:color="auto"/>
                    <w:right w:val="none" w:sz="0" w:space="0" w:color="auto"/>
                  </w:divBdr>
                </w:div>
                <w:div w:id="226040230">
                  <w:marLeft w:val="0"/>
                  <w:marRight w:val="0"/>
                  <w:marTop w:val="0"/>
                  <w:marBottom w:val="0"/>
                  <w:divBdr>
                    <w:top w:val="none" w:sz="0" w:space="0" w:color="auto"/>
                    <w:left w:val="none" w:sz="0" w:space="0" w:color="auto"/>
                    <w:bottom w:val="none" w:sz="0" w:space="0" w:color="auto"/>
                    <w:right w:val="none" w:sz="0" w:space="0" w:color="auto"/>
                  </w:divBdr>
                </w:div>
                <w:div w:id="195965746">
                  <w:marLeft w:val="0"/>
                  <w:marRight w:val="0"/>
                  <w:marTop w:val="0"/>
                  <w:marBottom w:val="0"/>
                  <w:divBdr>
                    <w:top w:val="none" w:sz="0" w:space="0" w:color="auto"/>
                    <w:left w:val="none" w:sz="0" w:space="0" w:color="auto"/>
                    <w:bottom w:val="none" w:sz="0" w:space="0" w:color="auto"/>
                    <w:right w:val="none" w:sz="0" w:space="0" w:color="auto"/>
                  </w:divBdr>
                </w:div>
                <w:div w:id="1170414480">
                  <w:marLeft w:val="0"/>
                  <w:marRight w:val="0"/>
                  <w:marTop w:val="0"/>
                  <w:marBottom w:val="0"/>
                  <w:divBdr>
                    <w:top w:val="none" w:sz="0" w:space="0" w:color="auto"/>
                    <w:left w:val="none" w:sz="0" w:space="0" w:color="auto"/>
                    <w:bottom w:val="none" w:sz="0" w:space="0" w:color="auto"/>
                    <w:right w:val="none" w:sz="0" w:space="0" w:color="auto"/>
                  </w:divBdr>
                </w:div>
              </w:divsChild>
            </w:div>
            <w:div w:id="14066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59479">
      <w:bodyDiv w:val="1"/>
      <w:marLeft w:val="0"/>
      <w:marRight w:val="0"/>
      <w:marTop w:val="0"/>
      <w:marBottom w:val="0"/>
      <w:divBdr>
        <w:top w:val="none" w:sz="0" w:space="0" w:color="auto"/>
        <w:left w:val="none" w:sz="0" w:space="0" w:color="auto"/>
        <w:bottom w:val="none" w:sz="0" w:space="0" w:color="auto"/>
        <w:right w:val="none" w:sz="0" w:space="0" w:color="auto"/>
      </w:divBdr>
      <w:divsChild>
        <w:div w:id="1326127598">
          <w:marLeft w:val="0"/>
          <w:marRight w:val="0"/>
          <w:marTop w:val="0"/>
          <w:marBottom w:val="0"/>
          <w:divBdr>
            <w:top w:val="none" w:sz="0" w:space="0" w:color="auto"/>
            <w:left w:val="none" w:sz="0" w:space="0" w:color="auto"/>
            <w:bottom w:val="none" w:sz="0" w:space="0" w:color="auto"/>
            <w:right w:val="none" w:sz="0" w:space="0" w:color="auto"/>
          </w:divBdr>
        </w:div>
        <w:div w:id="1127890502">
          <w:marLeft w:val="0"/>
          <w:marRight w:val="0"/>
          <w:marTop w:val="0"/>
          <w:marBottom w:val="0"/>
          <w:divBdr>
            <w:top w:val="none" w:sz="0" w:space="0" w:color="auto"/>
            <w:left w:val="none" w:sz="0" w:space="0" w:color="auto"/>
            <w:bottom w:val="none" w:sz="0" w:space="0" w:color="auto"/>
            <w:right w:val="none" w:sz="0" w:space="0" w:color="auto"/>
          </w:divBdr>
        </w:div>
        <w:div w:id="784425736">
          <w:marLeft w:val="0"/>
          <w:marRight w:val="0"/>
          <w:marTop w:val="0"/>
          <w:marBottom w:val="0"/>
          <w:divBdr>
            <w:top w:val="none" w:sz="0" w:space="0" w:color="auto"/>
            <w:left w:val="none" w:sz="0" w:space="0" w:color="auto"/>
            <w:bottom w:val="none" w:sz="0" w:space="0" w:color="auto"/>
            <w:right w:val="none" w:sz="0" w:space="0" w:color="auto"/>
          </w:divBdr>
        </w:div>
        <w:div w:id="1502890345">
          <w:marLeft w:val="0"/>
          <w:marRight w:val="0"/>
          <w:marTop w:val="0"/>
          <w:marBottom w:val="0"/>
          <w:divBdr>
            <w:top w:val="none" w:sz="0" w:space="0" w:color="auto"/>
            <w:left w:val="none" w:sz="0" w:space="0" w:color="auto"/>
            <w:bottom w:val="none" w:sz="0" w:space="0" w:color="auto"/>
            <w:right w:val="none" w:sz="0" w:space="0" w:color="auto"/>
          </w:divBdr>
        </w:div>
        <w:div w:id="1544948983">
          <w:marLeft w:val="0"/>
          <w:marRight w:val="0"/>
          <w:marTop w:val="0"/>
          <w:marBottom w:val="0"/>
          <w:divBdr>
            <w:top w:val="none" w:sz="0" w:space="0" w:color="auto"/>
            <w:left w:val="none" w:sz="0" w:space="0" w:color="auto"/>
            <w:bottom w:val="none" w:sz="0" w:space="0" w:color="auto"/>
            <w:right w:val="none" w:sz="0" w:space="0" w:color="auto"/>
          </w:divBdr>
        </w:div>
        <w:div w:id="2033992332">
          <w:marLeft w:val="0"/>
          <w:marRight w:val="0"/>
          <w:marTop w:val="0"/>
          <w:marBottom w:val="0"/>
          <w:divBdr>
            <w:top w:val="none" w:sz="0" w:space="0" w:color="auto"/>
            <w:left w:val="none" w:sz="0" w:space="0" w:color="auto"/>
            <w:bottom w:val="none" w:sz="0" w:space="0" w:color="auto"/>
            <w:right w:val="none" w:sz="0" w:space="0" w:color="auto"/>
          </w:divBdr>
        </w:div>
        <w:div w:id="338388114">
          <w:marLeft w:val="0"/>
          <w:marRight w:val="0"/>
          <w:marTop w:val="0"/>
          <w:marBottom w:val="0"/>
          <w:divBdr>
            <w:top w:val="none" w:sz="0" w:space="0" w:color="auto"/>
            <w:left w:val="none" w:sz="0" w:space="0" w:color="auto"/>
            <w:bottom w:val="none" w:sz="0" w:space="0" w:color="auto"/>
            <w:right w:val="none" w:sz="0" w:space="0" w:color="auto"/>
          </w:divBdr>
        </w:div>
        <w:div w:id="1589924946">
          <w:marLeft w:val="0"/>
          <w:marRight w:val="0"/>
          <w:marTop w:val="0"/>
          <w:marBottom w:val="0"/>
          <w:divBdr>
            <w:top w:val="none" w:sz="0" w:space="0" w:color="auto"/>
            <w:left w:val="none" w:sz="0" w:space="0" w:color="auto"/>
            <w:bottom w:val="none" w:sz="0" w:space="0" w:color="auto"/>
            <w:right w:val="none" w:sz="0" w:space="0" w:color="auto"/>
          </w:divBdr>
        </w:div>
        <w:div w:id="2052264774">
          <w:marLeft w:val="0"/>
          <w:marRight w:val="0"/>
          <w:marTop w:val="0"/>
          <w:marBottom w:val="0"/>
          <w:divBdr>
            <w:top w:val="none" w:sz="0" w:space="0" w:color="auto"/>
            <w:left w:val="none" w:sz="0" w:space="0" w:color="auto"/>
            <w:bottom w:val="none" w:sz="0" w:space="0" w:color="auto"/>
            <w:right w:val="none" w:sz="0" w:space="0" w:color="auto"/>
          </w:divBdr>
        </w:div>
        <w:div w:id="71853187">
          <w:marLeft w:val="0"/>
          <w:marRight w:val="0"/>
          <w:marTop w:val="0"/>
          <w:marBottom w:val="0"/>
          <w:divBdr>
            <w:top w:val="none" w:sz="0" w:space="0" w:color="auto"/>
            <w:left w:val="none" w:sz="0" w:space="0" w:color="auto"/>
            <w:bottom w:val="none" w:sz="0" w:space="0" w:color="auto"/>
            <w:right w:val="none" w:sz="0" w:space="0" w:color="auto"/>
          </w:divBdr>
        </w:div>
        <w:div w:id="347408726">
          <w:marLeft w:val="0"/>
          <w:marRight w:val="0"/>
          <w:marTop w:val="0"/>
          <w:marBottom w:val="0"/>
          <w:divBdr>
            <w:top w:val="none" w:sz="0" w:space="0" w:color="auto"/>
            <w:left w:val="none" w:sz="0" w:space="0" w:color="auto"/>
            <w:bottom w:val="none" w:sz="0" w:space="0" w:color="auto"/>
            <w:right w:val="none" w:sz="0" w:space="0" w:color="auto"/>
          </w:divBdr>
        </w:div>
        <w:div w:id="1490748066">
          <w:marLeft w:val="0"/>
          <w:marRight w:val="0"/>
          <w:marTop w:val="0"/>
          <w:marBottom w:val="0"/>
          <w:divBdr>
            <w:top w:val="none" w:sz="0" w:space="0" w:color="auto"/>
            <w:left w:val="none" w:sz="0" w:space="0" w:color="auto"/>
            <w:bottom w:val="none" w:sz="0" w:space="0" w:color="auto"/>
            <w:right w:val="none" w:sz="0" w:space="0" w:color="auto"/>
          </w:divBdr>
        </w:div>
        <w:div w:id="339508427">
          <w:marLeft w:val="0"/>
          <w:marRight w:val="0"/>
          <w:marTop w:val="0"/>
          <w:marBottom w:val="0"/>
          <w:divBdr>
            <w:top w:val="none" w:sz="0" w:space="0" w:color="auto"/>
            <w:left w:val="none" w:sz="0" w:space="0" w:color="auto"/>
            <w:bottom w:val="none" w:sz="0" w:space="0" w:color="auto"/>
            <w:right w:val="none" w:sz="0" w:space="0" w:color="auto"/>
          </w:divBdr>
        </w:div>
        <w:div w:id="511261315">
          <w:marLeft w:val="0"/>
          <w:marRight w:val="0"/>
          <w:marTop w:val="0"/>
          <w:marBottom w:val="0"/>
          <w:divBdr>
            <w:top w:val="none" w:sz="0" w:space="0" w:color="auto"/>
            <w:left w:val="none" w:sz="0" w:space="0" w:color="auto"/>
            <w:bottom w:val="none" w:sz="0" w:space="0" w:color="auto"/>
            <w:right w:val="none" w:sz="0" w:space="0" w:color="auto"/>
          </w:divBdr>
        </w:div>
        <w:div w:id="1274554216">
          <w:marLeft w:val="0"/>
          <w:marRight w:val="0"/>
          <w:marTop w:val="0"/>
          <w:marBottom w:val="0"/>
          <w:divBdr>
            <w:top w:val="none" w:sz="0" w:space="0" w:color="auto"/>
            <w:left w:val="none" w:sz="0" w:space="0" w:color="auto"/>
            <w:bottom w:val="none" w:sz="0" w:space="0" w:color="auto"/>
            <w:right w:val="none" w:sz="0" w:space="0" w:color="auto"/>
          </w:divBdr>
        </w:div>
        <w:div w:id="1368331100">
          <w:marLeft w:val="0"/>
          <w:marRight w:val="0"/>
          <w:marTop w:val="0"/>
          <w:marBottom w:val="0"/>
          <w:divBdr>
            <w:top w:val="none" w:sz="0" w:space="0" w:color="auto"/>
            <w:left w:val="none" w:sz="0" w:space="0" w:color="auto"/>
            <w:bottom w:val="none" w:sz="0" w:space="0" w:color="auto"/>
            <w:right w:val="none" w:sz="0" w:space="0" w:color="auto"/>
          </w:divBdr>
        </w:div>
        <w:div w:id="966738906">
          <w:marLeft w:val="0"/>
          <w:marRight w:val="0"/>
          <w:marTop w:val="0"/>
          <w:marBottom w:val="0"/>
          <w:divBdr>
            <w:top w:val="none" w:sz="0" w:space="0" w:color="auto"/>
            <w:left w:val="none" w:sz="0" w:space="0" w:color="auto"/>
            <w:bottom w:val="none" w:sz="0" w:space="0" w:color="auto"/>
            <w:right w:val="none" w:sz="0" w:space="0" w:color="auto"/>
          </w:divBdr>
        </w:div>
        <w:div w:id="230042461">
          <w:marLeft w:val="0"/>
          <w:marRight w:val="0"/>
          <w:marTop w:val="0"/>
          <w:marBottom w:val="0"/>
          <w:divBdr>
            <w:top w:val="none" w:sz="0" w:space="0" w:color="auto"/>
            <w:left w:val="none" w:sz="0" w:space="0" w:color="auto"/>
            <w:bottom w:val="none" w:sz="0" w:space="0" w:color="auto"/>
            <w:right w:val="none" w:sz="0" w:space="0" w:color="auto"/>
          </w:divBdr>
        </w:div>
        <w:div w:id="378558828">
          <w:marLeft w:val="0"/>
          <w:marRight w:val="0"/>
          <w:marTop w:val="0"/>
          <w:marBottom w:val="0"/>
          <w:divBdr>
            <w:top w:val="none" w:sz="0" w:space="0" w:color="auto"/>
            <w:left w:val="none" w:sz="0" w:space="0" w:color="auto"/>
            <w:bottom w:val="none" w:sz="0" w:space="0" w:color="auto"/>
            <w:right w:val="none" w:sz="0" w:space="0" w:color="auto"/>
          </w:divBdr>
        </w:div>
        <w:div w:id="406806005">
          <w:marLeft w:val="0"/>
          <w:marRight w:val="0"/>
          <w:marTop w:val="0"/>
          <w:marBottom w:val="0"/>
          <w:divBdr>
            <w:top w:val="none" w:sz="0" w:space="0" w:color="auto"/>
            <w:left w:val="none" w:sz="0" w:space="0" w:color="auto"/>
            <w:bottom w:val="none" w:sz="0" w:space="0" w:color="auto"/>
            <w:right w:val="none" w:sz="0" w:space="0" w:color="auto"/>
          </w:divBdr>
        </w:div>
        <w:div w:id="814759343">
          <w:marLeft w:val="0"/>
          <w:marRight w:val="0"/>
          <w:marTop w:val="0"/>
          <w:marBottom w:val="0"/>
          <w:divBdr>
            <w:top w:val="none" w:sz="0" w:space="0" w:color="auto"/>
            <w:left w:val="none" w:sz="0" w:space="0" w:color="auto"/>
            <w:bottom w:val="none" w:sz="0" w:space="0" w:color="auto"/>
            <w:right w:val="none" w:sz="0" w:space="0" w:color="auto"/>
          </w:divBdr>
        </w:div>
        <w:div w:id="1813861629">
          <w:marLeft w:val="0"/>
          <w:marRight w:val="0"/>
          <w:marTop w:val="0"/>
          <w:marBottom w:val="0"/>
          <w:divBdr>
            <w:top w:val="none" w:sz="0" w:space="0" w:color="auto"/>
            <w:left w:val="none" w:sz="0" w:space="0" w:color="auto"/>
            <w:bottom w:val="none" w:sz="0" w:space="0" w:color="auto"/>
            <w:right w:val="none" w:sz="0" w:space="0" w:color="auto"/>
          </w:divBdr>
        </w:div>
        <w:div w:id="113064628">
          <w:marLeft w:val="0"/>
          <w:marRight w:val="0"/>
          <w:marTop w:val="0"/>
          <w:marBottom w:val="0"/>
          <w:divBdr>
            <w:top w:val="none" w:sz="0" w:space="0" w:color="auto"/>
            <w:left w:val="none" w:sz="0" w:space="0" w:color="auto"/>
            <w:bottom w:val="none" w:sz="0" w:space="0" w:color="auto"/>
            <w:right w:val="none" w:sz="0" w:space="0" w:color="auto"/>
          </w:divBdr>
        </w:div>
        <w:div w:id="844320354">
          <w:marLeft w:val="0"/>
          <w:marRight w:val="0"/>
          <w:marTop w:val="0"/>
          <w:marBottom w:val="0"/>
          <w:divBdr>
            <w:top w:val="none" w:sz="0" w:space="0" w:color="auto"/>
            <w:left w:val="none" w:sz="0" w:space="0" w:color="auto"/>
            <w:bottom w:val="none" w:sz="0" w:space="0" w:color="auto"/>
            <w:right w:val="none" w:sz="0" w:space="0" w:color="auto"/>
          </w:divBdr>
        </w:div>
      </w:divsChild>
    </w:div>
    <w:div w:id="1980071620">
      <w:bodyDiv w:val="1"/>
      <w:marLeft w:val="0"/>
      <w:marRight w:val="0"/>
      <w:marTop w:val="0"/>
      <w:marBottom w:val="0"/>
      <w:divBdr>
        <w:top w:val="none" w:sz="0" w:space="0" w:color="auto"/>
        <w:left w:val="none" w:sz="0" w:space="0" w:color="auto"/>
        <w:bottom w:val="none" w:sz="0" w:space="0" w:color="auto"/>
        <w:right w:val="none" w:sz="0" w:space="0" w:color="auto"/>
      </w:divBdr>
      <w:divsChild>
        <w:div w:id="1870754944">
          <w:marLeft w:val="0"/>
          <w:marRight w:val="0"/>
          <w:marTop w:val="0"/>
          <w:marBottom w:val="0"/>
          <w:divBdr>
            <w:top w:val="none" w:sz="0" w:space="0" w:color="auto"/>
            <w:left w:val="none" w:sz="0" w:space="0" w:color="auto"/>
            <w:bottom w:val="none" w:sz="0" w:space="0" w:color="auto"/>
            <w:right w:val="none" w:sz="0" w:space="0" w:color="auto"/>
          </w:divBdr>
          <w:divsChild>
            <w:div w:id="2027513175">
              <w:marLeft w:val="0"/>
              <w:marRight w:val="0"/>
              <w:marTop w:val="0"/>
              <w:marBottom w:val="0"/>
              <w:divBdr>
                <w:top w:val="none" w:sz="0" w:space="0" w:color="auto"/>
                <w:left w:val="none" w:sz="0" w:space="0" w:color="auto"/>
                <w:bottom w:val="none" w:sz="0" w:space="0" w:color="auto"/>
                <w:right w:val="none" w:sz="0" w:space="0" w:color="auto"/>
              </w:divBdr>
              <w:divsChild>
                <w:div w:id="96759499">
                  <w:marLeft w:val="0"/>
                  <w:marRight w:val="0"/>
                  <w:marTop w:val="0"/>
                  <w:marBottom w:val="0"/>
                  <w:divBdr>
                    <w:top w:val="none" w:sz="0" w:space="0" w:color="auto"/>
                    <w:left w:val="none" w:sz="0" w:space="0" w:color="auto"/>
                    <w:bottom w:val="none" w:sz="0" w:space="0" w:color="auto"/>
                    <w:right w:val="none" w:sz="0" w:space="0" w:color="auto"/>
                  </w:divBdr>
                  <w:divsChild>
                    <w:div w:id="1749766997">
                      <w:marLeft w:val="0"/>
                      <w:marRight w:val="0"/>
                      <w:marTop w:val="0"/>
                      <w:marBottom w:val="0"/>
                      <w:divBdr>
                        <w:top w:val="none" w:sz="0" w:space="0" w:color="auto"/>
                        <w:left w:val="none" w:sz="0" w:space="0" w:color="auto"/>
                        <w:bottom w:val="none" w:sz="0" w:space="0" w:color="auto"/>
                        <w:right w:val="none" w:sz="0" w:space="0" w:color="auto"/>
                      </w:divBdr>
                      <w:divsChild>
                        <w:div w:id="278756506">
                          <w:marLeft w:val="0"/>
                          <w:marRight w:val="0"/>
                          <w:marTop w:val="0"/>
                          <w:marBottom w:val="0"/>
                          <w:divBdr>
                            <w:top w:val="none" w:sz="0" w:space="0" w:color="auto"/>
                            <w:left w:val="none" w:sz="0" w:space="0" w:color="auto"/>
                            <w:bottom w:val="none" w:sz="0" w:space="0" w:color="auto"/>
                            <w:right w:val="none" w:sz="0" w:space="0" w:color="auto"/>
                          </w:divBdr>
                        </w:div>
                        <w:div w:id="664673084">
                          <w:marLeft w:val="0"/>
                          <w:marRight w:val="0"/>
                          <w:marTop w:val="0"/>
                          <w:marBottom w:val="0"/>
                          <w:divBdr>
                            <w:top w:val="none" w:sz="0" w:space="0" w:color="auto"/>
                            <w:left w:val="none" w:sz="0" w:space="0" w:color="auto"/>
                            <w:bottom w:val="none" w:sz="0" w:space="0" w:color="auto"/>
                            <w:right w:val="none" w:sz="0" w:space="0" w:color="auto"/>
                          </w:divBdr>
                          <w:divsChild>
                            <w:div w:id="100105409">
                              <w:marLeft w:val="0"/>
                              <w:marRight w:val="0"/>
                              <w:marTop w:val="0"/>
                              <w:marBottom w:val="0"/>
                              <w:divBdr>
                                <w:top w:val="none" w:sz="0" w:space="0" w:color="auto"/>
                                <w:left w:val="none" w:sz="0" w:space="0" w:color="auto"/>
                                <w:bottom w:val="none" w:sz="0" w:space="0" w:color="auto"/>
                                <w:right w:val="none" w:sz="0" w:space="0" w:color="auto"/>
                              </w:divBdr>
                              <w:divsChild>
                                <w:div w:id="1863011166">
                                  <w:marLeft w:val="0"/>
                                  <w:marRight w:val="0"/>
                                  <w:marTop w:val="0"/>
                                  <w:marBottom w:val="0"/>
                                  <w:divBdr>
                                    <w:top w:val="none" w:sz="0" w:space="0" w:color="auto"/>
                                    <w:left w:val="none" w:sz="0" w:space="0" w:color="auto"/>
                                    <w:bottom w:val="none" w:sz="0" w:space="0" w:color="auto"/>
                                    <w:right w:val="none" w:sz="0" w:space="0" w:color="auto"/>
                                  </w:divBdr>
                                  <w:divsChild>
                                    <w:div w:id="1770544414">
                                      <w:marLeft w:val="0"/>
                                      <w:marRight w:val="0"/>
                                      <w:marTop w:val="0"/>
                                      <w:marBottom w:val="0"/>
                                      <w:divBdr>
                                        <w:top w:val="none" w:sz="0" w:space="0" w:color="auto"/>
                                        <w:left w:val="none" w:sz="0" w:space="0" w:color="auto"/>
                                        <w:bottom w:val="none" w:sz="0" w:space="0" w:color="auto"/>
                                        <w:right w:val="none" w:sz="0" w:space="0" w:color="auto"/>
                                      </w:divBdr>
                                      <w:divsChild>
                                        <w:div w:id="1626038151">
                                          <w:marLeft w:val="0"/>
                                          <w:marRight w:val="0"/>
                                          <w:marTop w:val="0"/>
                                          <w:marBottom w:val="0"/>
                                          <w:divBdr>
                                            <w:top w:val="none" w:sz="0" w:space="0" w:color="auto"/>
                                            <w:left w:val="none" w:sz="0" w:space="0" w:color="auto"/>
                                            <w:bottom w:val="none" w:sz="0" w:space="0" w:color="auto"/>
                                            <w:right w:val="none" w:sz="0" w:space="0" w:color="auto"/>
                                          </w:divBdr>
                                          <w:divsChild>
                                            <w:div w:id="132477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1367747">
      <w:bodyDiv w:val="1"/>
      <w:marLeft w:val="0"/>
      <w:marRight w:val="0"/>
      <w:marTop w:val="0"/>
      <w:marBottom w:val="0"/>
      <w:divBdr>
        <w:top w:val="none" w:sz="0" w:space="0" w:color="auto"/>
        <w:left w:val="none" w:sz="0" w:space="0" w:color="auto"/>
        <w:bottom w:val="none" w:sz="0" w:space="0" w:color="auto"/>
        <w:right w:val="none" w:sz="0" w:space="0" w:color="auto"/>
      </w:divBdr>
    </w:div>
    <w:div w:id="2016224144">
      <w:bodyDiv w:val="1"/>
      <w:marLeft w:val="0"/>
      <w:marRight w:val="0"/>
      <w:marTop w:val="0"/>
      <w:marBottom w:val="0"/>
      <w:divBdr>
        <w:top w:val="none" w:sz="0" w:space="0" w:color="auto"/>
        <w:left w:val="none" w:sz="0" w:space="0" w:color="auto"/>
        <w:bottom w:val="none" w:sz="0" w:space="0" w:color="auto"/>
        <w:right w:val="none" w:sz="0" w:space="0" w:color="auto"/>
      </w:divBdr>
    </w:div>
    <w:div w:id="2061241389">
      <w:bodyDiv w:val="1"/>
      <w:marLeft w:val="0"/>
      <w:marRight w:val="0"/>
      <w:marTop w:val="0"/>
      <w:marBottom w:val="0"/>
      <w:divBdr>
        <w:top w:val="none" w:sz="0" w:space="0" w:color="auto"/>
        <w:left w:val="none" w:sz="0" w:space="0" w:color="auto"/>
        <w:bottom w:val="none" w:sz="0" w:space="0" w:color="auto"/>
        <w:right w:val="none" w:sz="0" w:space="0" w:color="auto"/>
      </w:divBdr>
    </w:div>
    <w:div w:id="2064672939">
      <w:bodyDiv w:val="1"/>
      <w:marLeft w:val="0"/>
      <w:marRight w:val="0"/>
      <w:marTop w:val="0"/>
      <w:marBottom w:val="0"/>
      <w:divBdr>
        <w:top w:val="none" w:sz="0" w:space="0" w:color="auto"/>
        <w:left w:val="none" w:sz="0" w:space="0" w:color="auto"/>
        <w:bottom w:val="none" w:sz="0" w:space="0" w:color="auto"/>
        <w:right w:val="none" w:sz="0" w:space="0" w:color="auto"/>
      </w:divBdr>
      <w:divsChild>
        <w:div w:id="2126926057">
          <w:marLeft w:val="0"/>
          <w:marRight w:val="0"/>
          <w:marTop w:val="0"/>
          <w:marBottom w:val="0"/>
          <w:divBdr>
            <w:top w:val="none" w:sz="0" w:space="0" w:color="auto"/>
            <w:left w:val="none" w:sz="0" w:space="0" w:color="auto"/>
            <w:bottom w:val="none" w:sz="0" w:space="0" w:color="auto"/>
            <w:right w:val="none" w:sz="0" w:space="0" w:color="auto"/>
          </w:divBdr>
        </w:div>
        <w:div w:id="2078088112">
          <w:marLeft w:val="0"/>
          <w:marRight w:val="0"/>
          <w:marTop w:val="0"/>
          <w:marBottom w:val="0"/>
          <w:divBdr>
            <w:top w:val="none" w:sz="0" w:space="0" w:color="auto"/>
            <w:left w:val="none" w:sz="0" w:space="0" w:color="auto"/>
            <w:bottom w:val="none" w:sz="0" w:space="0" w:color="auto"/>
            <w:right w:val="none" w:sz="0" w:space="0" w:color="auto"/>
          </w:divBdr>
          <w:divsChild>
            <w:div w:id="392317745">
              <w:marLeft w:val="0"/>
              <w:marRight w:val="0"/>
              <w:marTop w:val="0"/>
              <w:marBottom w:val="0"/>
              <w:divBdr>
                <w:top w:val="none" w:sz="0" w:space="0" w:color="auto"/>
                <w:left w:val="none" w:sz="0" w:space="0" w:color="auto"/>
                <w:bottom w:val="none" w:sz="0" w:space="0" w:color="auto"/>
                <w:right w:val="none" w:sz="0" w:space="0" w:color="auto"/>
              </w:divBdr>
            </w:div>
            <w:div w:id="219095230">
              <w:marLeft w:val="0"/>
              <w:marRight w:val="0"/>
              <w:marTop w:val="0"/>
              <w:marBottom w:val="0"/>
              <w:divBdr>
                <w:top w:val="none" w:sz="0" w:space="0" w:color="auto"/>
                <w:left w:val="none" w:sz="0" w:space="0" w:color="auto"/>
                <w:bottom w:val="none" w:sz="0" w:space="0" w:color="auto"/>
                <w:right w:val="none" w:sz="0" w:space="0" w:color="auto"/>
              </w:divBdr>
              <w:divsChild>
                <w:div w:id="1822772803">
                  <w:marLeft w:val="0"/>
                  <w:marRight w:val="0"/>
                  <w:marTop w:val="0"/>
                  <w:marBottom w:val="0"/>
                  <w:divBdr>
                    <w:top w:val="none" w:sz="0" w:space="0" w:color="auto"/>
                    <w:left w:val="none" w:sz="0" w:space="0" w:color="auto"/>
                    <w:bottom w:val="none" w:sz="0" w:space="0" w:color="auto"/>
                    <w:right w:val="none" w:sz="0" w:space="0" w:color="auto"/>
                  </w:divBdr>
                  <w:divsChild>
                    <w:div w:id="1025520333">
                      <w:marLeft w:val="0"/>
                      <w:marRight w:val="0"/>
                      <w:marTop w:val="0"/>
                      <w:marBottom w:val="0"/>
                      <w:divBdr>
                        <w:top w:val="none" w:sz="0" w:space="0" w:color="auto"/>
                        <w:left w:val="none" w:sz="0" w:space="0" w:color="auto"/>
                        <w:bottom w:val="none" w:sz="0" w:space="0" w:color="auto"/>
                        <w:right w:val="none" w:sz="0" w:space="0" w:color="auto"/>
                      </w:divBdr>
                    </w:div>
                  </w:divsChild>
                </w:div>
                <w:div w:id="168493919">
                  <w:marLeft w:val="0"/>
                  <w:marRight w:val="0"/>
                  <w:marTop w:val="0"/>
                  <w:marBottom w:val="0"/>
                  <w:divBdr>
                    <w:top w:val="none" w:sz="0" w:space="0" w:color="auto"/>
                    <w:left w:val="none" w:sz="0" w:space="0" w:color="auto"/>
                    <w:bottom w:val="none" w:sz="0" w:space="0" w:color="auto"/>
                    <w:right w:val="none" w:sz="0" w:space="0" w:color="auto"/>
                  </w:divBdr>
                </w:div>
                <w:div w:id="213859239">
                  <w:marLeft w:val="0"/>
                  <w:marRight w:val="0"/>
                  <w:marTop w:val="0"/>
                  <w:marBottom w:val="0"/>
                  <w:divBdr>
                    <w:top w:val="none" w:sz="0" w:space="0" w:color="auto"/>
                    <w:left w:val="none" w:sz="0" w:space="0" w:color="auto"/>
                    <w:bottom w:val="none" w:sz="0" w:space="0" w:color="auto"/>
                    <w:right w:val="none" w:sz="0" w:space="0" w:color="auto"/>
                  </w:divBdr>
                  <w:divsChild>
                    <w:div w:id="18227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70515">
              <w:marLeft w:val="0"/>
              <w:marRight w:val="0"/>
              <w:marTop w:val="0"/>
              <w:marBottom w:val="0"/>
              <w:divBdr>
                <w:top w:val="none" w:sz="0" w:space="0" w:color="auto"/>
                <w:left w:val="none" w:sz="0" w:space="0" w:color="auto"/>
                <w:bottom w:val="none" w:sz="0" w:space="0" w:color="auto"/>
                <w:right w:val="none" w:sz="0" w:space="0" w:color="auto"/>
              </w:divBdr>
            </w:div>
            <w:div w:id="523910445">
              <w:marLeft w:val="0"/>
              <w:marRight w:val="0"/>
              <w:marTop w:val="0"/>
              <w:marBottom w:val="0"/>
              <w:divBdr>
                <w:top w:val="none" w:sz="0" w:space="0" w:color="auto"/>
                <w:left w:val="none" w:sz="0" w:space="0" w:color="auto"/>
                <w:bottom w:val="none" w:sz="0" w:space="0" w:color="auto"/>
                <w:right w:val="none" w:sz="0" w:space="0" w:color="auto"/>
              </w:divBdr>
            </w:div>
            <w:div w:id="235095286">
              <w:marLeft w:val="0"/>
              <w:marRight w:val="0"/>
              <w:marTop w:val="0"/>
              <w:marBottom w:val="0"/>
              <w:divBdr>
                <w:top w:val="none" w:sz="0" w:space="0" w:color="auto"/>
                <w:left w:val="none" w:sz="0" w:space="0" w:color="auto"/>
                <w:bottom w:val="none" w:sz="0" w:space="0" w:color="auto"/>
                <w:right w:val="none" w:sz="0" w:space="0" w:color="auto"/>
              </w:divBdr>
            </w:div>
            <w:div w:id="505286904">
              <w:marLeft w:val="0"/>
              <w:marRight w:val="0"/>
              <w:marTop w:val="0"/>
              <w:marBottom w:val="0"/>
              <w:divBdr>
                <w:top w:val="none" w:sz="0" w:space="0" w:color="auto"/>
                <w:left w:val="none" w:sz="0" w:space="0" w:color="auto"/>
                <w:bottom w:val="none" w:sz="0" w:space="0" w:color="auto"/>
                <w:right w:val="none" w:sz="0" w:space="0" w:color="auto"/>
              </w:divBdr>
            </w:div>
          </w:divsChild>
        </w:div>
        <w:div w:id="1814637264">
          <w:marLeft w:val="0"/>
          <w:marRight w:val="0"/>
          <w:marTop w:val="0"/>
          <w:marBottom w:val="0"/>
          <w:divBdr>
            <w:top w:val="none" w:sz="0" w:space="0" w:color="auto"/>
            <w:left w:val="none" w:sz="0" w:space="0" w:color="auto"/>
            <w:bottom w:val="none" w:sz="0" w:space="0" w:color="auto"/>
            <w:right w:val="none" w:sz="0" w:space="0" w:color="auto"/>
          </w:divBdr>
          <w:divsChild>
            <w:div w:id="734013918">
              <w:marLeft w:val="0"/>
              <w:marRight w:val="0"/>
              <w:marTop w:val="0"/>
              <w:marBottom w:val="0"/>
              <w:divBdr>
                <w:top w:val="none" w:sz="0" w:space="0" w:color="auto"/>
                <w:left w:val="none" w:sz="0" w:space="0" w:color="auto"/>
                <w:bottom w:val="none" w:sz="0" w:space="0" w:color="auto"/>
                <w:right w:val="none" w:sz="0" w:space="0" w:color="auto"/>
              </w:divBdr>
              <w:divsChild>
                <w:div w:id="803163389">
                  <w:marLeft w:val="0"/>
                  <w:marRight w:val="0"/>
                  <w:marTop w:val="0"/>
                  <w:marBottom w:val="0"/>
                  <w:divBdr>
                    <w:top w:val="none" w:sz="0" w:space="0" w:color="auto"/>
                    <w:left w:val="none" w:sz="0" w:space="0" w:color="auto"/>
                    <w:bottom w:val="none" w:sz="0" w:space="0" w:color="auto"/>
                    <w:right w:val="none" w:sz="0" w:space="0" w:color="auto"/>
                  </w:divBdr>
                </w:div>
              </w:divsChild>
            </w:div>
            <w:div w:id="1202980984">
              <w:marLeft w:val="0"/>
              <w:marRight w:val="0"/>
              <w:marTop w:val="0"/>
              <w:marBottom w:val="0"/>
              <w:divBdr>
                <w:top w:val="none" w:sz="0" w:space="0" w:color="auto"/>
                <w:left w:val="none" w:sz="0" w:space="0" w:color="auto"/>
                <w:bottom w:val="none" w:sz="0" w:space="0" w:color="auto"/>
                <w:right w:val="none" w:sz="0" w:space="0" w:color="auto"/>
              </w:divBdr>
            </w:div>
            <w:div w:id="680011124">
              <w:marLeft w:val="0"/>
              <w:marRight w:val="0"/>
              <w:marTop w:val="0"/>
              <w:marBottom w:val="0"/>
              <w:divBdr>
                <w:top w:val="none" w:sz="0" w:space="0" w:color="auto"/>
                <w:left w:val="none" w:sz="0" w:space="0" w:color="auto"/>
                <w:bottom w:val="none" w:sz="0" w:space="0" w:color="auto"/>
                <w:right w:val="none" w:sz="0" w:space="0" w:color="auto"/>
              </w:divBdr>
              <w:divsChild>
                <w:div w:id="970592078">
                  <w:marLeft w:val="0"/>
                  <w:marRight w:val="0"/>
                  <w:marTop w:val="0"/>
                  <w:marBottom w:val="0"/>
                  <w:divBdr>
                    <w:top w:val="none" w:sz="0" w:space="0" w:color="auto"/>
                    <w:left w:val="none" w:sz="0" w:space="0" w:color="auto"/>
                    <w:bottom w:val="none" w:sz="0" w:space="0" w:color="auto"/>
                    <w:right w:val="none" w:sz="0" w:space="0" w:color="auto"/>
                  </w:divBdr>
                  <w:divsChild>
                    <w:div w:id="862787839">
                      <w:marLeft w:val="0"/>
                      <w:marRight w:val="0"/>
                      <w:marTop w:val="0"/>
                      <w:marBottom w:val="0"/>
                      <w:divBdr>
                        <w:top w:val="none" w:sz="0" w:space="0" w:color="auto"/>
                        <w:left w:val="none" w:sz="0" w:space="0" w:color="auto"/>
                        <w:bottom w:val="none" w:sz="0" w:space="0" w:color="auto"/>
                        <w:right w:val="none" w:sz="0" w:space="0" w:color="auto"/>
                      </w:divBdr>
                      <w:divsChild>
                        <w:div w:id="164517128">
                          <w:marLeft w:val="0"/>
                          <w:marRight w:val="0"/>
                          <w:marTop w:val="0"/>
                          <w:marBottom w:val="0"/>
                          <w:divBdr>
                            <w:top w:val="none" w:sz="0" w:space="0" w:color="auto"/>
                            <w:left w:val="none" w:sz="0" w:space="0" w:color="auto"/>
                            <w:bottom w:val="none" w:sz="0" w:space="0" w:color="auto"/>
                            <w:right w:val="none" w:sz="0" w:space="0" w:color="auto"/>
                          </w:divBdr>
                          <w:divsChild>
                            <w:div w:id="1210335752">
                              <w:marLeft w:val="0"/>
                              <w:marRight w:val="0"/>
                              <w:marTop w:val="0"/>
                              <w:marBottom w:val="0"/>
                              <w:divBdr>
                                <w:top w:val="none" w:sz="0" w:space="0" w:color="auto"/>
                                <w:left w:val="none" w:sz="0" w:space="0" w:color="auto"/>
                                <w:bottom w:val="none" w:sz="0" w:space="0" w:color="auto"/>
                                <w:right w:val="none" w:sz="0" w:space="0" w:color="auto"/>
                              </w:divBdr>
                              <w:divsChild>
                                <w:div w:id="1911235768">
                                  <w:marLeft w:val="0"/>
                                  <w:marRight w:val="0"/>
                                  <w:marTop w:val="0"/>
                                  <w:marBottom w:val="0"/>
                                  <w:divBdr>
                                    <w:top w:val="none" w:sz="0" w:space="0" w:color="auto"/>
                                    <w:left w:val="none" w:sz="0" w:space="0" w:color="auto"/>
                                    <w:bottom w:val="none" w:sz="0" w:space="0" w:color="auto"/>
                                    <w:right w:val="none" w:sz="0" w:space="0" w:color="auto"/>
                                  </w:divBdr>
                                </w:div>
                              </w:divsChild>
                            </w:div>
                            <w:div w:id="9375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6763">
                      <w:marLeft w:val="0"/>
                      <w:marRight w:val="0"/>
                      <w:marTop w:val="0"/>
                      <w:marBottom w:val="0"/>
                      <w:divBdr>
                        <w:top w:val="none" w:sz="0" w:space="0" w:color="auto"/>
                        <w:left w:val="none" w:sz="0" w:space="0" w:color="auto"/>
                        <w:bottom w:val="none" w:sz="0" w:space="0" w:color="auto"/>
                        <w:right w:val="none" w:sz="0" w:space="0" w:color="auto"/>
                      </w:divBdr>
                      <w:divsChild>
                        <w:div w:id="404574826">
                          <w:marLeft w:val="0"/>
                          <w:marRight w:val="0"/>
                          <w:marTop w:val="0"/>
                          <w:marBottom w:val="0"/>
                          <w:divBdr>
                            <w:top w:val="none" w:sz="0" w:space="0" w:color="auto"/>
                            <w:left w:val="none" w:sz="0" w:space="0" w:color="auto"/>
                            <w:bottom w:val="none" w:sz="0" w:space="0" w:color="auto"/>
                            <w:right w:val="none" w:sz="0" w:space="0" w:color="auto"/>
                          </w:divBdr>
                          <w:divsChild>
                            <w:div w:id="491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27449">
                      <w:marLeft w:val="0"/>
                      <w:marRight w:val="0"/>
                      <w:marTop w:val="0"/>
                      <w:marBottom w:val="0"/>
                      <w:divBdr>
                        <w:top w:val="none" w:sz="0" w:space="0" w:color="auto"/>
                        <w:left w:val="none" w:sz="0" w:space="0" w:color="auto"/>
                        <w:bottom w:val="none" w:sz="0" w:space="0" w:color="auto"/>
                        <w:right w:val="none" w:sz="0" w:space="0" w:color="auto"/>
                      </w:divBdr>
                      <w:divsChild>
                        <w:div w:id="1187058872">
                          <w:marLeft w:val="0"/>
                          <w:marRight w:val="0"/>
                          <w:marTop w:val="0"/>
                          <w:marBottom w:val="0"/>
                          <w:divBdr>
                            <w:top w:val="none" w:sz="0" w:space="0" w:color="auto"/>
                            <w:left w:val="none" w:sz="0" w:space="0" w:color="auto"/>
                            <w:bottom w:val="none" w:sz="0" w:space="0" w:color="auto"/>
                            <w:right w:val="none" w:sz="0" w:space="0" w:color="auto"/>
                          </w:divBdr>
                          <w:divsChild>
                            <w:div w:id="1843932664">
                              <w:marLeft w:val="0"/>
                              <w:marRight w:val="0"/>
                              <w:marTop w:val="0"/>
                              <w:marBottom w:val="0"/>
                              <w:divBdr>
                                <w:top w:val="none" w:sz="0" w:space="0" w:color="auto"/>
                                <w:left w:val="none" w:sz="0" w:space="0" w:color="auto"/>
                                <w:bottom w:val="none" w:sz="0" w:space="0" w:color="auto"/>
                                <w:right w:val="none" w:sz="0" w:space="0" w:color="auto"/>
                              </w:divBdr>
                              <w:divsChild>
                                <w:div w:id="950823389">
                                  <w:marLeft w:val="0"/>
                                  <w:marRight w:val="0"/>
                                  <w:marTop w:val="0"/>
                                  <w:marBottom w:val="0"/>
                                  <w:divBdr>
                                    <w:top w:val="none" w:sz="0" w:space="0" w:color="auto"/>
                                    <w:left w:val="none" w:sz="0" w:space="0" w:color="auto"/>
                                    <w:bottom w:val="none" w:sz="0" w:space="0" w:color="auto"/>
                                    <w:right w:val="none" w:sz="0" w:space="0" w:color="auto"/>
                                  </w:divBdr>
                                </w:div>
                              </w:divsChild>
                            </w:div>
                            <w:div w:id="1886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8890">
                      <w:marLeft w:val="0"/>
                      <w:marRight w:val="0"/>
                      <w:marTop w:val="0"/>
                      <w:marBottom w:val="0"/>
                      <w:divBdr>
                        <w:top w:val="none" w:sz="0" w:space="0" w:color="auto"/>
                        <w:left w:val="none" w:sz="0" w:space="0" w:color="auto"/>
                        <w:bottom w:val="none" w:sz="0" w:space="0" w:color="auto"/>
                        <w:right w:val="none" w:sz="0" w:space="0" w:color="auto"/>
                      </w:divBdr>
                      <w:divsChild>
                        <w:div w:id="736825455">
                          <w:marLeft w:val="0"/>
                          <w:marRight w:val="0"/>
                          <w:marTop w:val="0"/>
                          <w:marBottom w:val="0"/>
                          <w:divBdr>
                            <w:top w:val="none" w:sz="0" w:space="0" w:color="auto"/>
                            <w:left w:val="none" w:sz="0" w:space="0" w:color="auto"/>
                            <w:bottom w:val="none" w:sz="0" w:space="0" w:color="auto"/>
                            <w:right w:val="none" w:sz="0" w:space="0" w:color="auto"/>
                          </w:divBdr>
                          <w:divsChild>
                            <w:div w:id="10357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5248">
                      <w:marLeft w:val="0"/>
                      <w:marRight w:val="0"/>
                      <w:marTop w:val="0"/>
                      <w:marBottom w:val="0"/>
                      <w:divBdr>
                        <w:top w:val="none" w:sz="0" w:space="0" w:color="auto"/>
                        <w:left w:val="none" w:sz="0" w:space="0" w:color="auto"/>
                        <w:bottom w:val="none" w:sz="0" w:space="0" w:color="auto"/>
                        <w:right w:val="none" w:sz="0" w:space="0" w:color="auto"/>
                      </w:divBdr>
                      <w:divsChild>
                        <w:div w:id="532154496">
                          <w:marLeft w:val="0"/>
                          <w:marRight w:val="0"/>
                          <w:marTop w:val="0"/>
                          <w:marBottom w:val="0"/>
                          <w:divBdr>
                            <w:top w:val="none" w:sz="0" w:space="0" w:color="auto"/>
                            <w:left w:val="none" w:sz="0" w:space="0" w:color="auto"/>
                            <w:bottom w:val="none" w:sz="0" w:space="0" w:color="auto"/>
                            <w:right w:val="none" w:sz="0" w:space="0" w:color="auto"/>
                          </w:divBdr>
                          <w:divsChild>
                            <w:div w:id="1261333119">
                              <w:marLeft w:val="0"/>
                              <w:marRight w:val="0"/>
                              <w:marTop w:val="0"/>
                              <w:marBottom w:val="0"/>
                              <w:divBdr>
                                <w:top w:val="none" w:sz="0" w:space="0" w:color="auto"/>
                                <w:left w:val="none" w:sz="0" w:space="0" w:color="auto"/>
                                <w:bottom w:val="none" w:sz="0" w:space="0" w:color="auto"/>
                                <w:right w:val="none" w:sz="0" w:space="0" w:color="auto"/>
                              </w:divBdr>
                              <w:divsChild>
                                <w:div w:id="8411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879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uatresep.blogspot.com/2014/11/resep-cara-membuat-bakpao-coklat-menul.html" TargetMode="External"/><Relationship Id="rId299" Type="http://schemas.openxmlformats.org/officeDocument/2006/relationships/hyperlink" Target="http://3.bp.blogspot.com/-g15xoYh1f7U/VMEglDxRTQI/AAAAAAAAELk/dABKCzjsCks/s1600/cireng+nasi.jpg" TargetMode="External"/><Relationship Id="rId21" Type="http://schemas.openxmlformats.org/officeDocument/2006/relationships/image" Target="media/image6.jpeg"/><Relationship Id="rId42" Type="http://schemas.openxmlformats.org/officeDocument/2006/relationships/image" Target="media/image9.jpeg"/><Relationship Id="rId63" Type="http://schemas.openxmlformats.org/officeDocument/2006/relationships/image" Target="media/image13.jpeg"/><Relationship Id="rId84" Type="http://schemas.openxmlformats.org/officeDocument/2006/relationships/hyperlink" Target="http://buatresep.blogspot.com/search/label/Es%20Krim" TargetMode="External"/><Relationship Id="rId138" Type="http://schemas.openxmlformats.org/officeDocument/2006/relationships/image" Target="media/image28.jpeg"/><Relationship Id="rId159" Type="http://schemas.openxmlformats.org/officeDocument/2006/relationships/hyperlink" Target="http://buatresep.blogspot.com/search/label/Resep%20Puding" TargetMode="External"/><Relationship Id="rId324" Type="http://schemas.openxmlformats.org/officeDocument/2006/relationships/image" Target="media/image74.jpeg"/><Relationship Id="rId345" Type="http://schemas.openxmlformats.org/officeDocument/2006/relationships/hyperlink" Target="http://buatresep.blogspot.com/search/label/Jajanan%20Tradisional" TargetMode="External"/><Relationship Id="rId366" Type="http://schemas.openxmlformats.org/officeDocument/2006/relationships/hyperlink" Target="https://dapurmasak.com/resep/bolu-zebra-kukus-10987/recooks/new" TargetMode="External"/><Relationship Id="rId387" Type="http://schemas.openxmlformats.org/officeDocument/2006/relationships/fontTable" Target="fontTable.xml"/><Relationship Id="rId170" Type="http://schemas.openxmlformats.org/officeDocument/2006/relationships/hyperlink" Target="http://buatresep.blogspot.com/search/label/Resep%20Bolu" TargetMode="External"/><Relationship Id="rId191" Type="http://schemas.openxmlformats.org/officeDocument/2006/relationships/hyperlink" Target="http://buatresep.blogspot.com/search/label/Es%20Krim" TargetMode="External"/><Relationship Id="rId205" Type="http://schemas.openxmlformats.org/officeDocument/2006/relationships/hyperlink" Target="http://buatresep.blogspot.com/search/label/Resep%20Kue" TargetMode="External"/><Relationship Id="rId226" Type="http://schemas.openxmlformats.org/officeDocument/2006/relationships/hyperlink" Target="http://2.bp.blogspot.com/-Bi74fLndiYc/VKzYazGMkLI/AAAAAAAAD6Y/srir2q5HIZ8/s1600/donat+tanpa+telur.jpg" TargetMode="External"/><Relationship Id="rId247" Type="http://schemas.openxmlformats.org/officeDocument/2006/relationships/hyperlink" Target="http://buatresep.blogspot.com/search/label/Resep%20Kue" TargetMode="External"/><Relationship Id="rId107" Type="http://schemas.openxmlformats.org/officeDocument/2006/relationships/hyperlink" Target="http://3.bp.blogspot.com/-JpD2UKf7OF8/VMEbYwrfQrI/AAAAAAAAELE/6C83QyQSCKY/s1600/bakpao+enak.jpg" TargetMode="External"/><Relationship Id="rId268" Type="http://schemas.openxmlformats.org/officeDocument/2006/relationships/hyperlink" Target="http://2.bp.blogspot.com/-TCoAnA7CJ5I/VMxniNCAXGI/AAAAAAAAEYY/g-albAs_4mQ/s1600/biji+ketapang+renyah.jpg" TargetMode="External"/><Relationship Id="rId289" Type="http://schemas.openxmlformats.org/officeDocument/2006/relationships/hyperlink" Target="http://buatresep.blogspot.com/2014/07/resep-kue-nastar-selai-nanas.html" TargetMode="External"/><Relationship Id="rId11" Type="http://schemas.openxmlformats.org/officeDocument/2006/relationships/hyperlink" Target="http://www.bacaresepdulu.com/easyrecipe-print/1553-0/" TargetMode="External"/><Relationship Id="rId32" Type="http://schemas.openxmlformats.org/officeDocument/2006/relationships/hyperlink" Target="https://www.flickr.com/photos/106455149@N08/13443174653" TargetMode="External"/><Relationship Id="rId53" Type="http://schemas.openxmlformats.org/officeDocument/2006/relationships/hyperlink" Target="http://buatresep.blogspot.com/search/label/Resep%20Bolu" TargetMode="External"/><Relationship Id="rId74" Type="http://schemas.openxmlformats.org/officeDocument/2006/relationships/hyperlink" Target="http://buatresep.blogspot.com/search/label/Jajanan%20Tradisional" TargetMode="External"/><Relationship Id="rId128" Type="http://schemas.openxmlformats.org/officeDocument/2006/relationships/hyperlink" Target="http://2.bp.blogspot.com/-gvBqOL_RMuY/VL58WZXq4qI/AAAAAAAAEG0/Wk5K519_fAQ/s1600/bolu+kukus+motif+bunga.jpg" TargetMode="External"/><Relationship Id="rId149" Type="http://schemas.openxmlformats.org/officeDocument/2006/relationships/hyperlink" Target="http://4.bp.blogspot.com/-JmTSHzQ0OlE/VJ7tJZyM3dI/AAAAAAAADpA/3jmX84VxoxQ/s1600/donat+ajaj.jpg" TargetMode="External"/><Relationship Id="rId314" Type="http://schemas.openxmlformats.org/officeDocument/2006/relationships/image" Target="media/image70.jpeg"/><Relationship Id="rId335" Type="http://schemas.openxmlformats.org/officeDocument/2006/relationships/hyperlink" Target="http://buatresep.blogspot.com/" TargetMode="External"/><Relationship Id="rId356" Type="http://schemas.openxmlformats.org/officeDocument/2006/relationships/hyperlink" Target="http://3.bp.blogspot.com/-5MMvZohXbOk/VGo7wXTsoII/AAAAAAAACcA/JmuNtpAEqEA/s1600/cucur+2.jpg" TargetMode="External"/><Relationship Id="rId377" Type="http://schemas.openxmlformats.org/officeDocument/2006/relationships/hyperlink" Target="https://dapurmasak.com/search/gula?ref=recipe_related_search" TargetMode="External"/><Relationship Id="rId5" Type="http://schemas.openxmlformats.org/officeDocument/2006/relationships/webSettings" Target="webSettings.xml"/><Relationship Id="rId95" Type="http://schemas.openxmlformats.org/officeDocument/2006/relationships/hyperlink" Target="http://buatresep.blogspot.com/search/label/Resep%20Kue" TargetMode="External"/><Relationship Id="rId160" Type="http://schemas.openxmlformats.org/officeDocument/2006/relationships/hyperlink" Target="http://buatresep.blogspot.com/2015/01/resep-cara-membuat-kacang-telur-sendiri.html" TargetMode="External"/><Relationship Id="rId181" Type="http://schemas.openxmlformats.org/officeDocument/2006/relationships/hyperlink" Target="http://2.bp.blogspot.com/-7n8OIpGPIhI/VMszjzJJF8I/AAAAAAAAETE/3RDSLTjNyVk/s1600/takaran+adonan+bolu.jpg" TargetMode="External"/><Relationship Id="rId216" Type="http://schemas.openxmlformats.org/officeDocument/2006/relationships/hyperlink" Target="http://buatresep.blogspot.com/search/label/Resep%20Kue" TargetMode="External"/><Relationship Id="rId237" Type="http://schemas.openxmlformats.org/officeDocument/2006/relationships/hyperlink" Target="http://buatresep.blogspot.com/search/label/Resep%20Bolu" TargetMode="External"/><Relationship Id="rId258" Type="http://schemas.openxmlformats.org/officeDocument/2006/relationships/image" Target="media/image51.jpeg"/><Relationship Id="rId279" Type="http://schemas.openxmlformats.org/officeDocument/2006/relationships/hyperlink" Target="http://buatresep.blogspot.com/2015/01/resep-cara-membuat-roti-goreng-isi.html" TargetMode="External"/><Relationship Id="rId22" Type="http://schemas.openxmlformats.org/officeDocument/2006/relationships/hyperlink" Target="http://www.bacaresepdulu.com/easyrecipe-print/4067-0/" TargetMode="External"/><Relationship Id="rId43" Type="http://schemas.openxmlformats.org/officeDocument/2006/relationships/hyperlink" Target="http://buatresep.blogspot.com/" TargetMode="External"/><Relationship Id="rId64" Type="http://schemas.openxmlformats.org/officeDocument/2006/relationships/hyperlink" Target="http://buatresep.blogspot.com/" TargetMode="External"/><Relationship Id="rId118" Type="http://schemas.openxmlformats.org/officeDocument/2006/relationships/hyperlink" Target="http://buatresep.blogspot.com/2014/11/resep-bakpao-isi-coklat.html" TargetMode="External"/><Relationship Id="rId139" Type="http://schemas.openxmlformats.org/officeDocument/2006/relationships/hyperlink" Target="http://3.bp.blogspot.com/-wNs6shEiBPA/VMDJPChP4UI/AAAAAAAAEJc/VyfQQAjIE64/s1600/Roti+Goreng.jpg" TargetMode="External"/><Relationship Id="rId290" Type="http://schemas.openxmlformats.org/officeDocument/2006/relationships/hyperlink" Target="http://buatresep.blogspot.com/2014/07/resep-black-kue-nastar.html" TargetMode="External"/><Relationship Id="rId304" Type="http://schemas.openxmlformats.org/officeDocument/2006/relationships/hyperlink" Target="http://buatresep.blogspot.com/" TargetMode="External"/><Relationship Id="rId325" Type="http://schemas.openxmlformats.org/officeDocument/2006/relationships/hyperlink" Target="http://4.bp.blogspot.com/-m3Go8pnmcfU/VJlmaFmc9NI/AAAAAAAADho/F4wqYpT6p3c/s1600/capcay.jpg" TargetMode="External"/><Relationship Id="rId346" Type="http://schemas.openxmlformats.org/officeDocument/2006/relationships/hyperlink" Target="http://buatresep.blogspot.com/search/label/Kue%20Basah" TargetMode="External"/><Relationship Id="rId367" Type="http://schemas.openxmlformats.org/officeDocument/2006/relationships/image" Target="media/image88.wmf"/><Relationship Id="rId388" Type="http://schemas.openxmlformats.org/officeDocument/2006/relationships/theme" Target="theme/theme1.xml"/><Relationship Id="rId85" Type="http://schemas.openxmlformats.org/officeDocument/2006/relationships/hyperlink" Target="http://buatresep.blogspot.com/search/label/Resep%20Puding" TargetMode="External"/><Relationship Id="rId150" Type="http://schemas.openxmlformats.org/officeDocument/2006/relationships/image" Target="media/image32.jpeg"/><Relationship Id="rId171" Type="http://schemas.openxmlformats.org/officeDocument/2006/relationships/hyperlink" Target="http://buatresep.blogspot.com/search/label/Resep%20Camilan" TargetMode="External"/><Relationship Id="rId192" Type="http://schemas.openxmlformats.org/officeDocument/2006/relationships/hyperlink" Target="http://buatresep.blogspot.com/search/label/Resep%20Puding" TargetMode="External"/><Relationship Id="rId206" Type="http://schemas.openxmlformats.org/officeDocument/2006/relationships/hyperlink" Target="http://buatresep.blogspot.com/search/label/Resep%20Bolu" TargetMode="External"/><Relationship Id="rId227" Type="http://schemas.openxmlformats.org/officeDocument/2006/relationships/image" Target="media/image43.jpeg"/><Relationship Id="rId248" Type="http://schemas.openxmlformats.org/officeDocument/2006/relationships/hyperlink" Target="http://1.bp.blogspot.com/-vNhon2AZ8ds/VKAjlOdXe3I/AAAAAAAADtY/mQmWjxkckmQ/s1600/egg+rool+q.jpg" TargetMode="External"/><Relationship Id="rId269" Type="http://schemas.openxmlformats.org/officeDocument/2006/relationships/image" Target="media/image55.jpeg"/><Relationship Id="rId12" Type="http://schemas.openxmlformats.org/officeDocument/2006/relationships/image" Target="media/image3.jpeg"/><Relationship Id="rId33" Type="http://schemas.openxmlformats.org/officeDocument/2006/relationships/hyperlink" Target="https://www.flickr.com/photos/106455149@N08/13443188643" TargetMode="External"/><Relationship Id="rId108" Type="http://schemas.openxmlformats.org/officeDocument/2006/relationships/image" Target="media/image16.jpeg"/><Relationship Id="rId129" Type="http://schemas.openxmlformats.org/officeDocument/2006/relationships/image" Target="media/image24.jpeg"/><Relationship Id="rId280" Type="http://schemas.openxmlformats.org/officeDocument/2006/relationships/hyperlink" Target="http://3.bp.blogspot.com/-fqeuCUgW6go/VMDVPyPtOMI/AAAAAAAAEKE/qJPVYCn8o18/s1600/roti+bakar.jpg" TargetMode="External"/><Relationship Id="rId315" Type="http://schemas.openxmlformats.org/officeDocument/2006/relationships/hyperlink" Target="http://buatresep.blogspot.com/2015/01/resep-cara-buat-cilok-metode-water-roux.html" TargetMode="External"/><Relationship Id="rId336" Type="http://schemas.openxmlformats.org/officeDocument/2006/relationships/hyperlink" Target="http://buatresep.blogspot.com/search/label/Resep%20Kue" TargetMode="External"/><Relationship Id="rId357" Type="http://schemas.openxmlformats.org/officeDocument/2006/relationships/image" Target="media/image83.jpeg"/><Relationship Id="rId54" Type="http://schemas.openxmlformats.org/officeDocument/2006/relationships/hyperlink" Target="http://2.bp.blogspot.com/-Vh7nmByFWdY/VNOjK1TF58I/AAAAAAAAEa4/ve2bFEEgdT4/s1600/3+Resep+Cara+Membuat+Bolu+Pandan+Kelapa+Enak+Lembut.jpg" TargetMode="External"/><Relationship Id="rId75" Type="http://schemas.openxmlformats.org/officeDocument/2006/relationships/hyperlink" Target="http://buatresep.blogspot.com/search/label/Kue%20Basah" TargetMode="External"/><Relationship Id="rId96" Type="http://schemas.openxmlformats.org/officeDocument/2006/relationships/hyperlink" Target="http://buatresep.blogspot.com/search/label/Resep%20Bolu" TargetMode="External"/><Relationship Id="rId140" Type="http://schemas.openxmlformats.org/officeDocument/2006/relationships/image" Target="media/image29.jpeg"/><Relationship Id="rId161" Type="http://schemas.openxmlformats.org/officeDocument/2006/relationships/hyperlink" Target="http://buatresep.blogspot.com/2015/01/resep-cara-membuat-kacang-telur-sendiri.html" TargetMode="External"/><Relationship Id="rId182" Type="http://schemas.openxmlformats.org/officeDocument/2006/relationships/image" Target="media/image36.jpeg"/><Relationship Id="rId217" Type="http://schemas.openxmlformats.org/officeDocument/2006/relationships/hyperlink" Target="http://buatresep.blogspot.com/search/label/Usaha%20Makanan" TargetMode="External"/><Relationship Id="rId378" Type="http://schemas.openxmlformats.org/officeDocument/2006/relationships/hyperlink" Target="https://dapurmasak.com/search/terigu?ref=recipe_related_search" TargetMode="External"/><Relationship Id="rId6" Type="http://schemas.openxmlformats.org/officeDocument/2006/relationships/hyperlink" Target="http://www.bacaresepdulu.com/tag/aneka-resep-kue-bolu/" TargetMode="External"/><Relationship Id="rId238" Type="http://schemas.openxmlformats.org/officeDocument/2006/relationships/hyperlink" Target="http://buatresep.blogspot.com/search/label/Resep%20Camilan" TargetMode="External"/><Relationship Id="rId259" Type="http://schemas.openxmlformats.org/officeDocument/2006/relationships/hyperlink" Target="http://buatresep.blogspot.com/2015/01/resep-cara-membuat-pisang-goreng-crispy.html" TargetMode="External"/><Relationship Id="rId23" Type="http://schemas.openxmlformats.org/officeDocument/2006/relationships/hyperlink" Target="https://dapurmasak.com/search/telur?ref=recipe_related_search" TargetMode="External"/><Relationship Id="rId119" Type="http://schemas.openxmlformats.org/officeDocument/2006/relationships/hyperlink" Target="http://3.bp.blogspot.com/-OmWueDNrfCI/VGyKCGyqmAI/AAAAAAAACck/YkRAeoiXy-c/s1600/bakpao+coklat.jpg" TargetMode="External"/><Relationship Id="rId270" Type="http://schemas.openxmlformats.org/officeDocument/2006/relationships/hyperlink" Target="http://buatresep.blogspot.com/2014/12/resep-cara-membuat-keripik-kentang.html" TargetMode="External"/><Relationship Id="rId291" Type="http://schemas.openxmlformats.org/officeDocument/2006/relationships/hyperlink" Target="http://buatresep.blogspot.com/2014/12/resep-cara-membuat-cilok-kuah-kacang.html" TargetMode="External"/><Relationship Id="rId305" Type="http://schemas.openxmlformats.org/officeDocument/2006/relationships/hyperlink" Target="http://buatresep.blogspot.com/2015/02/resep-cara-membuat-sosis-solo.html" TargetMode="External"/><Relationship Id="rId326" Type="http://schemas.openxmlformats.org/officeDocument/2006/relationships/image" Target="media/image75.jpeg"/><Relationship Id="rId347" Type="http://schemas.openxmlformats.org/officeDocument/2006/relationships/hyperlink" Target="http://buatresep.blogspot.com/search/label/Resep%20Kue" TargetMode="External"/><Relationship Id="rId44" Type="http://schemas.openxmlformats.org/officeDocument/2006/relationships/hyperlink" Target="http://buatresep.blogspot.com/search/label/Resep%20Kue" TargetMode="External"/><Relationship Id="rId65" Type="http://schemas.openxmlformats.org/officeDocument/2006/relationships/hyperlink" Target="http://buatresep.blogspot.com/search/label/Resep%20Kue" TargetMode="External"/><Relationship Id="rId86" Type="http://schemas.openxmlformats.org/officeDocument/2006/relationships/hyperlink" Target="http://buatresep.blogspot.com/2014/11/resep-cara-membuat-bolu-pisang-madu.html" TargetMode="External"/><Relationship Id="rId130" Type="http://schemas.openxmlformats.org/officeDocument/2006/relationships/hyperlink" Target="http://3.bp.blogspot.com/-3A1rsQfuKu4/VLuVuew9-8I/AAAAAAAAEDE/QvDDHzMA5C0/s1600/bika+ambon.jpg" TargetMode="External"/><Relationship Id="rId151" Type="http://schemas.openxmlformats.org/officeDocument/2006/relationships/hyperlink" Target="http://buatresep.blogspot.com/2014/11/cara-membuat-kue-garpu-tanpa-telur.html" TargetMode="External"/><Relationship Id="rId368" Type="http://schemas.openxmlformats.org/officeDocument/2006/relationships/control" Target="activeX/activeX1.xml"/><Relationship Id="rId172" Type="http://schemas.openxmlformats.org/officeDocument/2006/relationships/hyperlink" Target="http://buatresep.blogspot.com/search/label/Es%20Krim" TargetMode="External"/><Relationship Id="rId193" Type="http://schemas.openxmlformats.org/officeDocument/2006/relationships/hyperlink" Target="http://buatresep.blogspot.com/2014/12/resep-cara-membuat-kue-bawang-renyah.html" TargetMode="External"/><Relationship Id="rId207" Type="http://schemas.openxmlformats.org/officeDocument/2006/relationships/hyperlink" Target="http://buatresep.blogspot.com/search/label/Resep%20Camilan" TargetMode="External"/><Relationship Id="rId228" Type="http://schemas.openxmlformats.org/officeDocument/2006/relationships/hyperlink" Target="http://1.bp.blogspot.com/-Dw6iKnPif7g/VJ5N5ts52tI/AAAAAAAADkc/dIEznKgA77w/s1600/roti+sobek+vv.jpg" TargetMode="External"/><Relationship Id="rId249" Type="http://schemas.openxmlformats.org/officeDocument/2006/relationships/image" Target="media/image47.jpeg"/><Relationship Id="rId13" Type="http://schemas.openxmlformats.org/officeDocument/2006/relationships/hyperlink" Target="http://www.bacaresepdulu.com/easyrecipe-print/936-0/" TargetMode="External"/><Relationship Id="rId109" Type="http://schemas.openxmlformats.org/officeDocument/2006/relationships/hyperlink" Target="http://2.bp.blogspot.com/-fJePSgDD1Wk/VMEcP-k5TYI/AAAAAAAAELM/7q8QPCGqimU/s1600/bakpao+tepung+terigu.jpg" TargetMode="External"/><Relationship Id="rId260" Type="http://schemas.openxmlformats.org/officeDocument/2006/relationships/hyperlink" Target="http://1.bp.blogspot.com/--98OC4Dhdv8/VKwVqGDWHPI/AAAAAAAAD4o/nEM-lSVuGc0/s1600/pisang+goreng+crispy.jpg" TargetMode="External"/><Relationship Id="rId281" Type="http://schemas.openxmlformats.org/officeDocument/2006/relationships/image" Target="media/image58.jpeg"/><Relationship Id="rId316" Type="http://schemas.openxmlformats.org/officeDocument/2006/relationships/hyperlink" Target="http://4.bp.blogspot.com/-ey1hjVL6Ua8/VKwjGIRPhLI/AAAAAAAAD5Y/5r_leqpJN5Q/s1600/cilok.jpg" TargetMode="External"/><Relationship Id="rId337" Type="http://schemas.openxmlformats.org/officeDocument/2006/relationships/hyperlink" Target="http://buatresep.blogspot.com/search/label/Resep%20Bolu" TargetMode="External"/><Relationship Id="rId34" Type="http://schemas.openxmlformats.org/officeDocument/2006/relationships/hyperlink" Target="http://buatresep.blogspot.com/2015/01/cara-membuat-bolu-medan-bantat-super.html" TargetMode="External"/><Relationship Id="rId55" Type="http://schemas.openxmlformats.org/officeDocument/2006/relationships/image" Target="media/image10.jpeg"/><Relationship Id="rId76" Type="http://schemas.openxmlformats.org/officeDocument/2006/relationships/hyperlink" Target="http://buatresep.blogspot.com/search/label/Resep%20Bolu" TargetMode="External"/><Relationship Id="rId97" Type="http://schemas.openxmlformats.org/officeDocument/2006/relationships/hyperlink" Target="http://buatresep.blogspot.com/search/label/Resep%20Camilan" TargetMode="External"/><Relationship Id="rId120" Type="http://schemas.openxmlformats.org/officeDocument/2006/relationships/image" Target="media/image21.jpeg"/><Relationship Id="rId141" Type="http://schemas.openxmlformats.org/officeDocument/2006/relationships/hyperlink" Target="http://1.bp.blogspot.com/-JWgQXPx3XVE/VLd_gTCkg5I/AAAAAAAAEBQ/ATHbRBKcTUs/s1600/brownies+kukus+tanpa+telur.jpg" TargetMode="External"/><Relationship Id="rId358" Type="http://schemas.openxmlformats.org/officeDocument/2006/relationships/hyperlink" Target="http://4.bp.blogspot.com/-HPCp-RQCQdc/VGGPPUsxCVI/AAAAAAAACDk/Q9JCoKHRPaw/s1600/klepon.jpg" TargetMode="External"/><Relationship Id="rId379" Type="http://schemas.openxmlformats.org/officeDocument/2006/relationships/hyperlink" Target="https://dapurmasak.com/search/coklat%20bubuk?ref=recipe_related_search" TargetMode="External"/><Relationship Id="rId7" Type="http://schemas.openxmlformats.org/officeDocument/2006/relationships/hyperlink" Target="http://www.bacaresepdulu.com/tag/coklat/" TargetMode="External"/><Relationship Id="rId162" Type="http://schemas.openxmlformats.org/officeDocument/2006/relationships/hyperlink" Target="http://buatresep.blogspot.com/2015/01/resep-cara-membuat-kacang-telur-sendiri.html" TargetMode="External"/><Relationship Id="rId183" Type="http://schemas.openxmlformats.org/officeDocument/2006/relationships/hyperlink" Target="http://4.bp.blogspot.com/-dwNybo8y7WM/VMszqfcn56I/AAAAAAAAETM/Udg22qs0PnQ/s1600/bolu+kukus+sederhana.jpg" TargetMode="External"/><Relationship Id="rId218" Type="http://schemas.openxmlformats.org/officeDocument/2006/relationships/hyperlink" Target="http://2.bp.blogspot.com/-O3DdTFkOM8I/VJmWaDqvB_I/AAAAAAAADiw/ws_i1bctALw/s1600/es+dd.jpg" TargetMode="External"/><Relationship Id="rId239" Type="http://schemas.openxmlformats.org/officeDocument/2006/relationships/hyperlink" Target="http://buatresep.blogspot.com/search/label/Es%20Krim" TargetMode="External"/><Relationship Id="rId250" Type="http://schemas.openxmlformats.org/officeDocument/2006/relationships/hyperlink" Target="http://4.bp.blogspot.com/-9JPMfeTOpZw/VKAjyWW5wiI/AAAAAAAADtg/ABlK8wc3OqA/s1600/eggroll.jpg" TargetMode="External"/><Relationship Id="rId271" Type="http://schemas.openxmlformats.org/officeDocument/2006/relationships/hyperlink" Target="http://1.bp.blogspot.com/-FT-Ncy2idj8/VKEaXjBXZ9I/AAAAAAAADuQ/k-tmNgQ4rjo/s1600/kripik+kentang.jpg" TargetMode="External"/><Relationship Id="rId292" Type="http://schemas.openxmlformats.org/officeDocument/2006/relationships/hyperlink" Target="http://3.bp.blogspot.com/-3Q4kNI4BlxA/VKEYAQbpPyI/AAAAAAAADuE/4mBCDXbRXrM/s1600/cilok+bandung.jpg" TargetMode="External"/><Relationship Id="rId306" Type="http://schemas.openxmlformats.org/officeDocument/2006/relationships/hyperlink" Target="http://4.bp.blogspot.com/-aVGiZAijX2M/VNTgsNL3H4I/AAAAAAAAEcQ/t8J1dg_zt-A/s1600/7+Resep+Cara+Membuat+Sosis+Solo+b.jpg" TargetMode="External"/><Relationship Id="rId24" Type="http://schemas.openxmlformats.org/officeDocument/2006/relationships/hyperlink" Target="https://dapurmasak.com/search/tepung%20terigu%20%28Cakra%29?ref=recipe_related_search" TargetMode="External"/><Relationship Id="rId45" Type="http://schemas.openxmlformats.org/officeDocument/2006/relationships/hyperlink" Target="http://buatresep.blogspot.com/search/label/Resep%20Bolu" TargetMode="External"/><Relationship Id="rId66" Type="http://schemas.openxmlformats.org/officeDocument/2006/relationships/hyperlink" Target="http://buatresep.blogspot.com/search/label/Resep%20Bolu" TargetMode="External"/><Relationship Id="rId87" Type="http://schemas.openxmlformats.org/officeDocument/2006/relationships/hyperlink" Target="http://buatresep.blogspot.com/2014/11/resep-cara-membuat-bolu-pisang-madu.html" TargetMode="External"/><Relationship Id="rId110" Type="http://schemas.openxmlformats.org/officeDocument/2006/relationships/image" Target="media/image17.jpeg"/><Relationship Id="rId131" Type="http://schemas.openxmlformats.org/officeDocument/2006/relationships/image" Target="media/image25.jpeg"/><Relationship Id="rId327" Type="http://schemas.openxmlformats.org/officeDocument/2006/relationships/hyperlink" Target="http://buatresep.blogspot.com/2015/01/resep-cara-membuat-martabak-instan.html" TargetMode="External"/><Relationship Id="rId348" Type="http://schemas.openxmlformats.org/officeDocument/2006/relationships/hyperlink" Target="http://4.bp.blogspot.com/-4GjRPYE4R60/VMOIIb3RIxI/AAAAAAAAEMs/9dgOIUX23gY/s1600/Resep+kue+lapis+beras.jpg" TargetMode="External"/><Relationship Id="rId369" Type="http://schemas.openxmlformats.org/officeDocument/2006/relationships/image" Target="media/image89.wmf"/><Relationship Id="rId152" Type="http://schemas.openxmlformats.org/officeDocument/2006/relationships/hyperlink" Target="http://4.bp.blogspot.com/-MOdZMYX9qz8/VF9ujuNLbjI/AAAAAAAAB-Q/nidPDorXTzw/s1600/4+Garpu.jpg" TargetMode="External"/><Relationship Id="rId173" Type="http://schemas.openxmlformats.org/officeDocument/2006/relationships/hyperlink" Target="http://buatresep.blogspot.com/search/label/Resep%20Puding" TargetMode="External"/><Relationship Id="rId194" Type="http://schemas.openxmlformats.org/officeDocument/2006/relationships/hyperlink" Target="http://buatresep.blogspot.com/2014/12/resep-cara-membuat-kue-bawang-renyah.html" TargetMode="External"/><Relationship Id="rId208" Type="http://schemas.openxmlformats.org/officeDocument/2006/relationships/hyperlink" Target="http://buatresep.blogspot.com/search/label/Es%20Krim" TargetMode="External"/><Relationship Id="rId229" Type="http://schemas.openxmlformats.org/officeDocument/2006/relationships/image" Target="media/image44.jpeg"/><Relationship Id="rId380" Type="http://schemas.openxmlformats.org/officeDocument/2006/relationships/image" Target="media/image91.png"/><Relationship Id="rId240" Type="http://schemas.openxmlformats.org/officeDocument/2006/relationships/hyperlink" Target="http://buatresep.blogspot.com/search/label/Resep%20Puding" TargetMode="External"/><Relationship Id="rId261" Type="http://schemas.openxmlformats.org/officeDocument/2006/relationships/image" Target="media/image52.jpeg"/><Relationship Id="rId14" Type="http://schemas.openxmlformats.org/officeDocument/2006/relationships/image" Target="media/image4.jpeg"/><Relationship Id="rId35" Type="http://schemas.openxmlformats.org/officeDocument/2006/relationships/hyperlink" Target="http://2.bp.blogspot.com/-1EKE_cyhoUE/VMr--Vz1NHI/AAAAAAAAESI/osirTsE6EJQ/s1600/bolu+medan.jpg" TargetMode="External"/><Relationship Id="rId56" Type="http://schemas.openxmlformats.org/officeDocument/2006/relationships/hyperlink" Target="http://1.bp.blogspot.com/-ijPj-c0ISg4/VOgODwcFptI/AAAAAAAAEqU/RFmt7rgkBog/s1600/16+Cara+Membuat+Bolu+Kukus+Nangka.jpg" TargetMode="External"/><Relationship Id="rId77" Type="http://schemas.openxmlformats.org/officeDocument/2006/relationships/hyperlink" Target="http://buatresep.blogspot.com/search/label/Resep%20Kue" TargetMode="External"/><Relationship Id="rId100" Type="http://schemas.openxmlformats.org/officeDocument/2006/relationships/hyperlink" Target="http://buatresep.blogspot.com/2015/01/resep-cara-membuat-bakpao-isi-kelapa.html" TargetMode="External"/><Relationship Id="rId282" Type="http://schemas.openxmlformats.org/officeDocument/2006/relationships/hyperlink" Target="http://4.bp.blogspot.com/-NNobg_wWYRM/U7RVxOwMKYI/AAAAAAAAASg/38FXmJ7eUfg/s1600/Roti+Keju+Coklat.jpg" TargetMode="External"/><Relationship Id="rId317" Type="http://schemas.openxmlformats.org/officeDocument/2006/relationships/image" Target="media/image71.jpeg"/><Relationship Id="rId338" Type="http://schemas.openxmlformats.org/officeDocument/2006/relationships/hyperlink" Target="http://buatresep.blogspot.com/search/label/Resep%20Camilan" TargetMode="External"/><Relationship Id="rId359" Type="http://schemas.openxmlformats.org/officeDocument/2006/relationships/image" Target="media/image84.jpeg"/><Relationship Id="rId8" Type="http://schemas.openxmlformats.org/officeDocument/2006/relationships/image" Target="media/image1.jpeg"/><Relationship Id="rId98" Type="http://schemas.openxmlformats.org/officeDocument/2006/relationships/hyperlink" Target="http://buatresep.blogspot.com/search/label/Es%20Krim" TargetMode="External"/><Relationship Id="rId121" Type="http://schemas.openxmlformats.org/officeDocument/2006/relationships/hyperlink" Target="http://buatresep.blogspot.com/2014/11/resep-bakpao-ubi-ungu-isi-kacang-hijau.html" TargetMode="External"/><Relationship Id="rId142" Type="http://schemas.openxmlformats.org/officeDocument/2006/relationships/image" Target="media/image30.jpeg"/><Relationship Id="rId163" Type="http://schemas.openxmlformats.org/officeDocument/2006/relationships/hyperlink" Target="http://buatresep.blogspot.com/" TargetMode="External"/><Relationship Id="rId184" Type="http://schemas.openxmlformats.org/officeDocument/2006/relationships/image" Target="media/image37.jpeg"/><Relationship Id="rId219" Type="http://schemas.openxmlformats.org/officeDocument/2006/relationships/image" Target="media/image40.jpeg"/><Relationship Id="rId370" Type="http://schemas.openxmlformats.org/officeDocument/2006/relationships/control" Target="activeX/activeX2.xml"/><Relationship Id="rId230" Type="http://schemas.openxmlformats.org/officeDocument/2006/relationships/hyperlink" Target="http://2.bp.blogspot.com/-DdZUtafkdKc/VMuCq2GGE3I/AAAAAAAAEWI/o7s6hUCIBGw/s1600/potatos.jpg" TargetMode="External"/><Relationship Id="rId251" Type="http://schemas.openxmlformats.org/officeDocument/2006/relationships/image" Target="media/image48.jpeg"/><Relationship Id="rId25" Type="http://schemas.openxmlformats.org/officeDocument/2006/relationships/hyperlink" Target="https://dapurmasak.com/search/gula%20pasir?ref=recipe_related_search" TargetMode="External"/><Relationship Id="rId46" Type="http://schemas.openxmlformats.org/officeDocument/2006/relationships/hyperlink" Target="http://buatresep.blogspot.com/search/label/Resep%20Camilan" TargetMode="External"/><Relationship Id="rId67" Type="http://schemas.openxmlformats.org/officeDocument/2006/relationships/hyperlink" Target="http://buatresep.blogspot.com/search/label/Resep%20Camilan" TargetMode="External"/><Relationship Id="rId272" Type="http://schemas.openxmlformats.org/officeDocument/2006/relationships/image" Target="media/image56.jpeg"/><Relationship Id="rId293" Type="http://schemas.openxmlformats.org/officeDocument/2006/relationships/image" Target="media/image62.jpeg"/><Relationship Id="rId307" Type="http://schemas.openxmlformats.org/officeDocument/2006/relationships/image" Target="media/image67.jpeg"/><Relationship Id="rId328" Type="http://schemas.openxmlformats.org/officeDocument/2006/relationships/hyperlink" Target="http://1.bp.blogspot.com/-ys-0ANkosVU/VLyM18BmG5I/AAAAAAAAEFQ/B6xTxqd5jtY/s1600/martabak+instan.jpg" TargetMode="External"/><Relationship Id="rId349" Type="http://schemas.openxmlformats.org/officeDocument/2006/relationships/image" Target="media/image79.jpeg"/><Relationship Id="rId88" Type="http://schemas.openxmlformats.org/officeDocument/2006/relationships/hyperlink" Target="http://buatresep.blogspot.com/2014/11/resep-cara-membuat-bolu-pisang-madu.html" TargetMode="External"/><Relationship Id="rId111" Type="http://schemas.openxmlformats.org/officeDocument/2006/relationships/hyperlink" Target="http://2.bp.blogspot.com/-ROD3MavtvO0/VMEcdAUEsuI/AAAAAAAAELU/G7Osqb_I2S0/s1600/adonan+bakpao.jpg" TargetMode="External"/><Relationship Id="rId132" Type="http://schemas.openxmlformats.org/officeDocument/2006/relationships/hyperlink" Target="http://buatresep.blogspot.com/2015/01/cara-membuat-bakpao-seperti-yang-di.html" TargetMode="External"/><Relationship Id="rId153" Type="http://schemas.openxmlformats.org/officeDocument/2006/relationships/image" Target="media/image33.jpeg"/><Relationship Id="rId174" Type="http://schemas.openxmlformats.org/officeDocument/2006/relationships/hyperlink" Target="http://buatresep.blogspot.com/2015/02/cara-membuat-kulit-lumpia-kriuk-gurih.html" TargetMode="External"/><Relationship Id="rId195" Type="http://schemas.openxmlformats.org/officeDocument/2006/relationships/hyperlink" Target="http://buatresep.blogspot.com/2014/12/resep-cara-membuat-kue-bawang-renyah.html" TargetMode="External"/><Relationship Id="rId209" Type="http://schemas.openxmlformats.org/officeDocument/2006/relationships/hyperlink" Target="http://buatresep.blogspot.com/search/label/Resep%20Puding" TargetMode="External"/><Relationship Id="rId360" Type="http://schemas.openxmlformats.org/officeDocument/2006/relationships/hyperlink" Target="http://3.bp.blogspot.com/-Ri8KLta2UKM/VDf4aPJWWWI/AAAAAAAAA2M/qN6kK0VF31o/s1600/Siomay.jpg" TargetMode="External"/><Relationship Id="rId381" Type="http://schemas.openxmlformats.org/officeDocument/2006/relationships/hyperlink" Target="https://dapurmasak.com/users/83198?ref=recipe_page" TargetMode="External"/><Relationship Id="rId220" Type="http://schemas.openxmlformats.org/officeDocument/2006/relationships/hyperlink" Target="http://1.bp.blogspot.com/-dx5AiiKCjiI/VJmV6bvm-tI/AAAAAAAADig/JxNuq_DFhPI/s1600/es+1.jpg" TargetMode="External"/><Relationship Id="rId241" Type="http://schemas.openxmlformats.org/officeDocument/2006/relationships/hyperlink" Target="http://buatresep.blogspot.com/2014/12/resep-cara-membuat-egg-roll-renyah.html" TargetMode="External"/><Relationship Id="rId15" Type="http://schemas.openxmlformats.org/officeDocument/2006/relationships/hyperlink" Target="http://www.bacaresepdulu.com/easyrecipe-print/1631-0/" TargetMode="External"/><Relationship Id="rId36" Type="http://schemas.openxmlformats.org/officeDocument/2006/relationships/image" Target="media/image7.jpeg"/><Relationship Id="rId57" Type="http://schemas.openxmlformats.org/officeDocument/2006/relationships/image" Target="media/image11.jpeg"/><Relationship Id="rId262" Type="http://schemas.openxmlformats.org/officeDocument/2006/relationships/hyperlink" Target="http://buatresep.blogspot.com/2015/01/resep-cara-membuat-pisang-goreng-crispy.html" TargetMode="External"/><Relationship Id="rId283" Type="http://schemas.openxmlformats.org/officeDocument/2006/relationships/image" Target="media/image59.jpeg"/><Relationship Id="rId318" Type="http://schemas.openxmlformats.org/officeDocument/2006/relationships/hyperlink" Target="http://buatresep.blogspot.com/2015/01/resep-cara-buat-cilok-metode-water-roux.html" TargetMode="External"/><Relationship Id="rId339" Type="http://schemas.openxmlformats.org/officeDocument/2006/relationships/hyperlink" Target="http://buatresep.blogspot.com/search/label/Es%20Krim" TargetMode="External"/><Relationship Id="rId78" Type="http://schemas.openxmlformats.org/officeDocument/2006/relationships/hyperlink" Target="http://4.bp.blogspot.com/-LPUx0HN6_PM/VLU3h3JF_MI/AAAAAAAAEAo/KXO9-sdbCTc/s1600/bolu+jadul.jpg" TargetMode="External"/><Relationship Id="rId99" Type="http://schemas.openxmlformats.org/officeDocument/2006/relationships/hyperlink" Target="http://buatresep.blogspot.com/search/label/Resep%20Puding" TargetMode="External"/><Relationship Id="rId101" Type="http://schemas.openxmlformats.org/officeDocument/2006/relationships/hyperlink" Target="http://buatresep.blogspot.com/2015/01/resep-cara-membuat-bakpao-isi-kelapa.html" TargetMode="External"/><Relationship Id="rId122" Type="http://schemas.openxmlformats.org/officeDocument/2006/relationships/hyperlink" Target="http://buatresep.blogspot.com/2014/10/resep-cara-membuat-bakpao-isi-kelapa.html" TargetMode="External"/><Relationship Id="rId143" Type="http://schemas.openxmlformats.org/officeDocument/2006/relationships/hyperlink" Target="http://buatresep.blogspot.com/2014/10/resep-cara-membuat-roti-bahan-donat.html" TargetMode="External"/><Relationship Id="rId164" Type="http://schemas.openxmlformats.org/officeDocument/2006/relationships/hyperlink" Target="http://buatresep.blogspot.com/search/label/Resep%20Camilan" TargetMode="External"/><Relationship Id="rId185" Type="http://schemas.openxmlformats.org/officeDocument/2006/relationships/hyperlink" Target="http://3.bp.blogspot.com/-xDvU2TtlQK0/VMs0D6TwKRI/AAAAAAAAETU/HEJucbTfMC4/s1600/bolu+kukus+udah+di+potong.jpg" TargetMode="External"/><Relationship Id="rId350" Type="http://schemas.openxmlformats.org/officeDocument/2006/relationships/hyperlink" Target="http://3.bp.blogspot.com/-UrhcpDKPRb4/VJ-lWhAyYsI/AAAAAAAADqw/h1uhHnW4tMw/s1600/kue+pokis.jpg" TargetMode="External"/><Relationship Id="rId371" Type="http://schemas.openxmlformats.org/officeDocument/2006/relationships/image" Target="media/image90.wmf"/><Relationship Id="rId9" Type="http://schemas.openxmlformats.org/officeDocument/2006/relationships/hyperlink" Target="http://www.bacaresepdulu.com/easyrecipe-print/1632-0/" TargetMode="External"/><Relationship Id="rId210" Type="http://schemas.openxmlformats.org/officeDocument/2006/relationships/hyperlink" Target="http://buatresep.blogspot.com/2014/12/resep-cara-membuat-roti-kue-kering.html" TargetMode="External"/><Relationship Id="rId26" Type="http://schemas.openxmlformats.org/officeDocument/2006/relationships/hyperlink" Target="https://dapurmasak.com/search/coklat%20bubuk?ref=recipe_related_search" TargetMode="External"/><Relationship Id="rId231" Type="http://schemas.openxmlformats.org/officeDocument/2006/relationships/image" Target="media/image45.jpeg"/><Relationship Id="rId252" Type="http://schemas.openxmlformats.org/officeDocument/2006/relationships/hyperlink" Target="http://1.bp.blogspot.com/-jHZkcpZICPI/VOMZ-60R6nI/AAAAAAAAEmA/a0fU8JAFHoc/s1600/30+Cara+Membuat+Kue+Lapis+Modal+10+Ribu.jpg" TargetMode="External"/><Relationship Id="rId273" Type="http://schemas.openxmlformats.org/officeDocument/2006/relationships/hyperlink" Target="http://buatresep.blogspot.com/2014/10/resep-cara-membuat-keripik-kentang.html" TargetMode="External"/><Relationship Id="rId294" Type="http://schemas.openxmlformats.org/officeDocument/2006/relationships/hyperlink" Target="http://2.bp.blogspot.com/-J6A8Mu7X9yQ/VGzMR_4SKII/AAAAAAAACeY/890UN8li_5c/s1600/basbusa.jpg" TargetMode="External"/><Relationship Id="rId308" Type="http://schemas.openxmlformats.org/officeDocument/2006/relationships/hyperlink" Target="http://4.bp.blogspot.com/-T_Pd8usPcXE/VNTgtUUCBrI/AAAAAAAAEcY/TJ6Q6bFgODE/s1600/7+Resep+Cara+Membuat+Sosis+Solo.jpg" TargetMode="External"/><Relationship Id="rId329" Type="http://schemas.openxmlformats.org/officeDocument/2006/relationships/image" Target="media/image76.jpeg"/><Relationship Id="rId47" Type="http://schemas.openxmlformats.org/officeDocument/2006/relationships/hyperlink" Target="http://buatresep.blogspot.com/search/label/Es%20Krim" TargetMode="External"/><Relationship Id="rId68" Type="http://schemas.openxmlformats.org/officeDocument/2006/relationships/hyperlink" Target="http://buatresep.blogspot.com/search/label/Es%20Krim" TargetMode="External"/><Relationship Id="rId89" Type="http://schemas.openxmlformats.org/officeDocument/2006/relationships/hyperlink" Target="http://buatresep.blogspot.com/" TargetMode="External"/><Relationship Id="rId112" Type="http://schemas.openxmlformats.org/officeDocument/2006/relationships/image" Target="media/image18.jpeg"/><Relationship Id="rId133" Type="http://schemas.openxmlformats.org/officeDocument/2006/relationships/hyperlink" Target="http://3.bp.blogspot.com/-oJp-ye7UuqM/VLux3od2wRI/AAAAAAAAEEo/1LjuZnhD9E4/s1600/bakpao.jpg" TargetMode="External"/><Relationship Id="rId154" Type="http://schemas.openxmlformats.org/officeDocument/2006/relationships/hyperlink" Target="http://buatresep.blogspot.com/" TargetMode="External"/><Relationship Id="rId175" Type="http://schemas.openxmlformats.org/officeDocument/2006/relationships/hyperlink" Target="http://buatresep.blogspot.com/2015/02/cara-membuat-kulit-lumpia-kriuk-gurih.html" TargetMode="External"/><Relationship Id="rId340" Type="http://schemas.openxmlformats.org/officeDocument/2006/relationships/hyperlink" Target="http://buatresep.blogspot.com/search/label/Resep%20Puding" TargetMode="External"/><Relationship Id="rId361" Type="http://schemas.openxmlformats.org/officeDocument/2006/relationships/image" Target="media/image85.jpeg"/><Relationship Id="rId196" Type="http://schemas.openxmlformats.org/officeDocument/2006/relationships/hyperlink" Target="http://buatresep.blogspot.com/" TargetMode="External"/><Relationship Id="rId200" Type="http://schemas.openxmlformats.org/officeDocument/2006/relationships/hyperlink" Target="http://buatresep.blogspot.com/search/label/Resep%20Kue" TargetMode="External"/><Relationship Id="rId382" Type="http://schemas.openxmlformats.org/officeDocument/2006/relationships/image" Target="media/image92.jpeg"/><Relationship Id="rId16" Type="http://schemas.openxmlformats.org/officeDocument/2006/relationships/image" Target="media/image5.jpeg"/><Relationship Id="rId221" Type="http://schemas.openxmlformats.org/officeDocument/2006/relationships/image" Target="media/image41.jpeg"/><Relationship Id="rId242" Type="http://schemas.openxmlformats.org/officeDocument/2006/relationships/hyperlink" Target="http://buatresep.blogspot.com/2014/12/resep-cara-membuat-egg-roll-renyah.html" TargetMode="External"/><Relationship Id="rId263" Type="http://schemas.openxmlformats.org/officeDocument/2006/relationships/hyperlink" Target="http://buatresep.blogspot.com/2014/12/resep-cara-membuat-martabak-manis-mixer.html" TargetMode="External"/><Relationship Id="rId284" Type="http://schemas.openxmlformats.org/officeDocument/2006/relationships/hyperlink" Target="http://4.bp.blogspot.com/-NMAjDVYUI2o/VK6SeezIgPI/AAAAAAAAD7E/_scrT4gLKwk/s1600/nugget+nasi.jpg" TargetMode="External"/><Relationship Id="rId319" Type="http://schemas.openxmlformats.org/officeDocument/2006/relationships/hyperlink" Target="http://www.flickr.com/photos/106455149@N08/11187268816/" TargetMode="External"/><Relationship Id="rId37" Type="http://schemas.openxmlformats.org/officeDocument/2006/relationships/hyperlink" Target="http://buatresep.blogspot.com/2015/01/cara-membuat-bolu-medan-bantat-super.html" TargetMode="External"/><Relationship Id="rId58" Type="http://schemas.openxmlformats.org/officeDocument/2006/relationships/hyperlink" Target="http://buatresep.blogspot.com/2015/01/cara-membuat-bolu-pisang-untuk-pemula.html" TargetMode="External"/><Relationship Id="rId79" Type="http://schemas.openxmlformats.org/officeDocument/2006/relationships/image" Target="media/image14.jpeg"/><Relationship Id="rId102" Type="http://schemas.openxmlformats.org/officeDocument/2006/relationships/hyperlink" Target="http://buatresep.blogspot.com/2015/01/resep-cara-membuat-bakpao-isi-kelapa.html" TargetMode="External"/><Relationship Id="rId123" Type="http://schemas.openxmlformats.org/officeDocument/2006/relationships/hyperlink" Target="http://buatresep.blogspot.com/2015/01/tips-cara-membuat-kue-bolu-kukus-hemat.html" TargetMode="External"/><Relationship Id="rId144" Type="http://schemas.openxmlformats.org/officeDocument/2006/relationships/hyperlink" Target="http://3.bp.blogspot.com/-28dsMXYvISU/VEdS7lyWurI/AAAAAAAABHI/fGhJRNun6d4/s1600/6+Resep+Cara+Membuat+Roti+Bahan+Donat.jpg" TargetMode="External"/><Relationship Id="rId330" Type="http://schemas.openxmlformats.org/officeDocument/2006/relationships/hyperlink" Target="http://3.bp.blogspot.com/-B6Ng_fYTtS8/VOyjdexkE2I/AAAAAAAAEs0/JB3CiXtXDmo/s1600/30+Resep+Cara+Membuat+Klepon+Taburan+Kelapa+Muda.jpg" TargetMode="External"/><Relationship Id="rId90" Type="http://schemas.openxmlformats.org/officeDocument/2006/relationships/hyperlink" Target="http://buatresep.blogspot.com/search/label/Resep%20Bolu" TargetMode="External"/><Relationship Id="rId165" Type="http://schemas.openxmlformats.org/officeDocument/2006/relationships/hyperlink" Target="http://buatresep.blogspot.com/search/label/Resep%20Gorengan" TargetMode="External"/><Relationship Id="rId186" Type="http://schemas.openxmlformats.org/officeDocument/2006/relationships/image" Target="media/image38.jpeg"/><Relationship Id="rId351" Type="http://schemas.openxmlformats.org/officeDocument/2006/relationships/image" Target="media/image80.jpeg"/><Relationship Id="rId372" Type="http://schemas.openxmlformats.org/officeDocument/2006/relationships/control" Target="activeX/activeX3.xml"/><Relationship Id="rId211" Type="http://schemas.openxmlformats.org/officeDocument/2006/relationships/hyperlink" Target="http://buatresep.blogspot.com/2014/12/resep-cara-membuat-roti-kue-kering.html" TargetMode="External"/><Relationship Id="rId232" Type="http://schemas.openxmlformats.org/officeDocument/2006/relationships/hyperlink" Target="http://buatresep.blogspot.com/2015/02/resep-cara-membuat-peyek-kacang-dan.html" TargetMode="External"/><Relationship Id="rId253" Type="http://schemas.openxmlformats.org/officeDocument/2006/relationships/image" Target="media/image49.jpeg"/><Relationship Id="rId274" Type="http://schemas.openxmlformats.org/officeDocument/2006/relationships/hyperlink" Target="http://buatresep.blogspot.com/2014/10/cara-membuat-cupcake-pie-susu-karamel.html" TargetMode="External"/><Relationship Id="rId295" Type="http://schemas.openxmlformats.org/officeDocument/2006/relationships/image" Target="media/image63.jpeg"/><Relationship Id="rId309" Type="http://schemas.openxmlformats.org/officeDocument/2006/relationships/image" Target="media/image68.jpeg"/><Relationship Id="rId27" Type="http://schemas.openxmlformats.org/officeDocument/2006/relationships/hyperlink" Target="https://dapurmasak.com/resep/new?ref=recipe_page" TargetMode="External"/><Relationship Id="rId48" Type="http://schemas.openxmlformats.org/officeDocument/2006/relationships/hyperlink" Target="http://buatresep.blogspot.com/search/label/Resep%20Puding" TargetMode="External"/><Relationship Id="rId69" Type="http://schemas.openxmlformats.org/officeDocument/2006/relationships/hyperlink" Target="http://buatresep.blogspot.com/search/label/Resep%20Puding" TargetMode="External"/><Relationship Id="rId113" Type="http://schemas.openxmlformats.org/officeDocument/2006/relationships/hyperlink" Target="http://1.bp.blogspot.com/-hV2uEvCJn7A/VMEcli2eMKI/AAAAAAAAELc/8_BNwbKjfNo/s1600/bakpao+1.jpg" TargetMode="External"/><Relationship Id="rId134" Type="http://schemas.openxmlformats.org/officeDocument/2006/relationships/image" Target="media/image26.jpeg"/><Relationship Id="rId320" Type="http://schemas.openxmlformats.org/officeDocument/2006/relationships/image" Target="media/image72.jpeg"/><Relationship Id="rId80" Type="http://schemas.openxmlformats.org/officeDocument/2006/relationships/hyperlink" Target="http://buatresep.blogspot.com/" TargetMode="External"/><Relationship Id="rId155" Type="http://schemas.openxmlformats.org/officeDocument/2006/relationships/hyperlink" Target="http://buatresep.blogspot.com/search/label/Resep%20Kue" TargetMode="External"/><Relationship Id="rId176" Type="http://schemas.openxmlformats.org/officeDocument/2006/relationships/hyperlink" Target="http://buatresep.blogspot.com/2015/02/cara-membuat-kulit-lumpia-kriuk-gurih.html" TargetMode="External"/><Relationship Id="rId197" Type="http://schemas.openxmlformats.org/officeDocument/2006/relationships/hyperlink" Target="http://buatresep.blogspot.com/search/label/Kue%20Kering" TargetMode="External"/><Relationship Id="rId341" Type="http://schemas.openxmlformats.org/officeDocument/2006/relationships/hyperlink" Target="http://buatresep.blogspot.com/2015/01/resep-cara-membuat-kue-lapis-beras-dan.html" TargetMode="External"/><Relationship Id="rId362" Type="http://schemas.openxmlformats.org/officeDocument/2006/relationships/hyperlink" Target="http://4.bp.blogspot.com/-SCy76JNLfDc/VDf3V3vhFtI/AAAAAAAAA2A/NJsSaFshbv0/s1600/Siomay+1.jpg" TargetMode="External"/><Relationship Id="rId383" Type="http://schemas.openxmlformats.org/officeDocument/2006/relationships/hyperlink" Target="https://dapurmasak.com/users/83198?ref=recipe_page" TargetMode="External"/><Relationship Id="rId201" Type="http://schemas.openxmlformats.org/officeDocument/2006/relationships/hyperlink" Target="http://buatresep.blogspot.com/search/label/Usaha%20Makanan" TargetMode="External"/><Relationship Id="rId222" Type="http://schemas.openxmlformats.org/officeDocument/2006/relationships/hyperlink" Target="http://3.bp.blogspot.com/-Z3cDIZxL9AI/VJmV8EckLuI/AAAAAAAADio/AE_AxdjZuEM/s1600/es.jpg" TargetMode="External"/><Relationship Id="rId243" Type="http://schemas.openxmlformats.org/officeDocument/2006/relationships/hyperlink" Target="http://buatresep.blogspot.com/2014/12/resep-cara-membuat-egg-roll-renyah.html" TargetMode="External"/><Relationship Id="rId264" Type="http://schemas.openxmlformats.org/officeDocument/2006/relationships/hyperlink" Target="http://2.bp.blogspot.com/-ec92KDmiej4/VKPMmVzTv9I/AAAAAAAADyM/Ovt7qKylu4Y/s1600/martabak+manis+nyess.jpg" TargetMode="External"/><Relationship Id="rId285" Type="http://schemas.openxmlformats.org/officeDocument/2006/relationships/image" Target="media/image60.jpeg"/><Relationship Id="rId17" Type="http://schemas.openxmlformats.org/officeDocument/2006/relationships/hyperlink" Target="http://www.bacaresepdulu.com/easyrecipe-print/4080-0/" TargetMode="External"/><Relationship Id="rId38" Type="http://schemas.openxmlformats.org/officeDocument/2006/relationships/hyperlink" Target="http://buatresep.blogspot.com/2015/01/cara-membuat-bolu-di-magic-com-dengan.html" TargetMode="External"/><Relationship Id="rId59" Type="http://schemas.openxmlformats.org/officeDocument/2006/relationships/hyperlink" Target="http://4.bp.blogspot.com/-bsmLpcmxrVw/VLuYNMFY5mI/AAAAAAAAEDQ/mmFdm7Mt260/s1600/bolu+pisang.jpg" TargetMode="External"/><Relationship Id="rId103" Type="http://schemas.openxmlformats.org/officeDocument/2006/relationships/hyperlink" Target="http://buatresep.blogspot.com/" TargetMode="External"/><Relationship Id="rId124" Type="http://schemas.openxmlformats.org/officeDocument/2006/relationships/hyperlink" Target="http://3.bp.blogspot.com/-_r_-BhNhWPQ/VL8ShgPOCuI/AAAAAAAAEHU/ZUQpG7PxkBc/s1600/bolu+kukus+hemat.jpg" TargetMode="External"/><Relationship Id="rId310" Type="http://schemas.openxmlformats.org/officeDocument/2006/relationships/hyperlink" Target="http://buatresep.blogspot.com/2015/01/resep-cara-membuat-kue-putri-ayu-manis.html" TargetMode="External"/><Relationship Id="rId70" Type="http://schemas.openxmlformats.org/officeDocument/2006/relationships/hyperlink" Target="http://buatresep.blogspot.com/2015/01/cara-membuat-bolu-jaman-dulu-murah-dan.html" TargetMode="External"/><Relationship Id="rId91" Type="http://schemas.openxmlformats.org/officeDocument/2006/relationships/hyperlink" Target="http://buatresep.blogspot.com/search/label/Resep%20Kue" TargetMode="External"/><Relationship Id="rId145" Type="http://schemas.openxmlformats.org/officeDocument/2006/relationships/image" Target="media/image31.jpeg"/><Relationship Id="rId166" Type="http://schemas.openxmlformats.org/officeDocument/2006/relationships/hyperlink" Target="http://1.bp.blogspot.com/-gKEJFdI6HO0/VLKf7RWqTaI/AAAAAAAAD_A/3sFm1YBG4AU/s1600/kacang+telur.jpg" TargetMode="External"/><Relationship Id="rId187" Type="http://schemas.openxmlformats.org/officeDocument/2006/relationships/hyperlink" Target="http://buatresep.blogspot.com/" TargetMode="External"/><Relationship Id="rId331" Type="http://schemas.openxmlformats.org/officeDocument/2006/relationships/image" Target="media/image77.jpeg"/><Relationship Id="rId352" Type="http://schemas.openxmlformats.org/officeDocument/2006/relationships/hyperlink" Target="http://4.bp.blogspot.com/-xW04YBSMBUg/VGo7wIc9PrI/AAAAAAAACb8/ZvTFNF9aKUU/s1600/cucur.jpg" TargetMode="External"/><Relationship Id="rId373" Type="http://schemas.openxmlformats.org/officeDocument/2006/relationships/hyperlink" Target="https://dapurmasak.com/kategori/kue?ref=recipe_breadcrumb" TargetMode="External"/><Relationship Id="rId1" Type="http://schemas.openxmlformats.org/officeDocument/2006/relationships/numbering" Target="numbering.xml"/><Relationship Id="rId212" Type="http://schemas.openxmlformats.org/officeDocument/2006/relationships/hyperlink" Target="http://buatresep.blogspot.com/2014/12/resep-cara-membuat-roti-kue-kering.html" TargetMode="External"/><Relationship Id="rId233" Type="http://schemas.openxmlformats.org/officeDocument/2006/relationships/hyperlink" Target="http://3.bp.blogspot.com/-H5HXfPaoZDs/VNqrvlBvXzI/AAAAAAAAEeA/EpdtgpygvYc/s1600/Resep+Cara+Membuat+Peyek+Kacang+dan+Udang+Renyah+Banget.jpg" TargetMode="External"/><Relationship Id="rId254" Type="http://schemas.openxmlformats.org/officeDocument/2006/relationships/hyperlink" Target="http://buatresep.blogspot.com/2014/10/cara-membuat-kue-lidah-kucing-renyah.html" TargetMode="External"/><Relationship Id="rId28" Type="http://schemas.openxmlformats.org/officeDocument/2006/relationships/hyperlink" Target="https://dapurmasak.com/users/88224?ref=recipe_page" TargetMode="External"/><Relationship Id="rId49" Type="http://schemas.openxmlformats.org/officeDocument/2006/relationships/hyperlink" Target="http://buatresep.blogspot.com/2015/02/resep-cara-membuat-bolu-pandan-kelapa.html" TargetMode="External"/><Relationship Id="rId114" Type="http://schemas.openxmlformats.org/officeDocument/2006/relationships/image" Target="media/image19.jpeg"/><Relationship Id="rId275" Type="http://schemas.openxmlformats.org/officeDocument/2006/relationships/hyperlink" Target="http://buatresep.blogspot.com/" TargetMode="External"/><Relationship Id="rId296" Type="http://schemas.openxmlformats.org/officeDocument/2006/relationships/hyperlink" Target="http://4.bp.blogspot.com/-LRPpEgiTKG0/VMtN6z6oNCI/AAAAAAAAEU8/PnNaJM-dWXk/s1600/bola+nasi+crispy.jpg" TargetMode="External"/><Relationship Id="rId300" Type="http://schemas.openxmlformats.org/officeDocument/2006/relationships/image" Target="media/image65.jpeg"/><Relationship Id="rId60" Type="http://schemas.openxmlformats.org/officeDocument/2006/relationships/image" Target="media/image12.jpeg"/><Relationship Id="rId81" Type="http://schemas.openxmlformats.org/officeDocument/2006/relationships/hyperlink" Target="http://buatresep.blogspot.com/search/label/Resep%20Kue" TargetMode="External"/><Relationship Id="rId135" Type="http://schemas.openxmlformats.org/officeDocument/2006/relationships/hyperlink" Target="http://2.bp.blogspot.com/-ud3-hAbfLZI/VJAoY0R1WnI/AAAAAAAADU4/UMjv26-m7MQ/s1600/kue+bantal.jpg" TargetMode="External"/><Relationship Id="rId156" Type="http://schemas.openxmlformats.org/officeDocument/2006/relationships/hyperlink" Target="http://buatresep.blogspot.com/search/label/Resep%20Bolu" TargetMode="External"/><Relationship Id="rId177" Type="http://schemas.openxmlformats.org/officeDocument/2006/relationships/hyperlink" Target="http://buatresep.blogspot.com/" TargetMode="External"/><Relationship Id="rId198" Type="http://schemas.openxmlformats.org/officeDocument/2006/relationships/hyperlink" Target="http://buatresep.blogspot.com/search/label/Makanan%20Ringan" TargetMode="External"/><Relationship Id="rId321" Type="http://schemas.openxmlformats.org/officeDocument/2006/relationships/hyperlink" Target="http://www.flickr.com/photos/106455149@N08/11102368133/" TargetMode="External"/><Relationship Id="rId342" Type="http://schemas.openxmlformats.org/officeDocument/2006/relationships/hyperlink" Target="http://buatresep.blogspot.com/2015/01/resep-cara-membuat-kue-lapis-beras-dan.html" TargetMode="External"/><Relationship Id="rId363" Type="http://schemas.openxmlformats.org/officeDocument/2006/relationships/image" Target="media/image86.jpeg"/><Relationship Id="rId384" Type="http://schemas.openxmlformats.org/officeDocument/2006/relationships/hyperlink" Target="http://resepdapurumami.blogspot.com/2013/09/bolu-kukus-gula-merah.html" TargetMode="External"/><Relationship Id="rId202" Type="http://schemas.openxmlformats.org/officeDocument/2006/relationships/hyperlink" Target="http://1.bp.blogspot.com/-D9drSSvNZEo/VJmga99W2wI/AAAAAAAADjQ/QAp5AW0LJpA/s1600/kue+bawang+s.jpg" TargetMode="External"/><Relationship Id="rId223" Type="http://schemas.openxmlformats.org/officeDocument/2006/relationships/image" Target="media/image42.jpeg"/><Relationship Id="rId244" Type="http://schemas.openxmlformats.org/officeDocument/2006/relationships/hyperlink" Target="http://buatresep.blogspot.com/" TargetMode="External"/><Relationship Id="rId18" Type="http://schemas.openxmlformats.org/officeDocument/2006/relationships/hyperlink" Target="http://www.bacaresepdulu.com/tag/aneka-resep-kue-bolu/" TargetMode="External"/><Relationship Id="rId39" Type="http://schemas.openxmlformats.org/officeDocument/2006/relationships/hyperlink" Target="http://4.bp.blogspot.com/-_qba9ZsUSUw/VMxhW3RhevI/AAAAAAAAEXw/nO_Kpw5hjkU/s1600/bolu+magic+com+mudah.jpg" TargetMode="External"/><Relationship Id="rId265" Type="http://schemas.openxmlformats.org/officeDocument/2006/relationships/image" Target="media/image53.jpeg"/><Relationship Id="rId286" Type="http://schemas.openxmlformats.org/officeDocument/2006/relationships/hyperlink" Target="http://buatresep.blogspot.com/2014/07/resep-kue-nastar-tanpa-oven.html" TargetMode="External"/><Relationship Id="rId50" Type="http://schemas.openxmlformats.org/officeDocument/2006/relationships/hyperlink" Target="http://buatresep.blogspot.com/2015/02/resep-cara-membuat-bolu-pandan-kelapa.html" TargetMode="External"/><Relationship Id="rId104" Type="http://schemas.openxmlformats.org/officeDocument/2006/relationships/hyperlink" Target="http://buatresep.blogspot.com/search/label/Bakpao" TargetMode="External"/><Relationship Id="rId125" Type="http://schemas.openxmlformats.org/officeDocument/2006/relationships/image" Target="media/image22.jpeg"/><Relationship Id="rId146" Type="http://schemas.openxmlformats.org/officeDocument/2006/relationships/hyperlink" Target="http://buatresep.blogspot.com/2014/10/resep-cara-membuat-roti-sobek-empuk.html" TargetMode="External"/><Relationship Id="rId167" Type="http://schemas.openxmlformats.org/officeDocument/2006/relationships/image" Target="media/image34.jpeg"/><Relationship Id="rId188" Type="http://schemas.openxmlformats.org/officeDocument/2006/relationships/hyperlink" Target="http://buatresep.blogspot.com/search/label/Resep%20Kue" TargetMode="External"/><Relationship Id="rId311" Type="http://schemas.openxmlformats.org/officeDocument/2006/relationships/hyperlink" Target="http://1.bp.blogspot.com/-Wzu-2G4Q8lw/VMtHyLXmhtI/AAAAAAAAEUk/rf3BciHMoBI/s1600/putu+ayu.jpg" TargetMode="External"/><Relationship Id="rId332" Type="http://schemas.openxmlformats.org/officeDocument/2006/relationships/hyperlink" Target="http://buatresep.blogspot.com/2015/02/resep-cara-membuat-bola-bola-ubi-jalar.html" TargetMode="External"/><Relationship Id="rId353" Type="http://schemas.openxmlformats.org/officeDocument/2006/relationships/image" Target="media/image81.jpeg"/><Relationship Id="rId374" Type="http://schemas.openxmlformats.org/officeDocument/2006/relationships/hyperlink" Target="https://dapurmasak.com/kategori/cake?ref=recipe_breadcrumb" TargetMode="External"/><Relationship Id="rId71" Type="http://schemas.openxmlformats.org/officeDocument/2006/relationships/hyperlink" Target="http://buatresep.blogspot.com/2015/01/cara-membuat-bolu-jaman-dulu-murah-dan.html" TargetMode="External"/><Relationship Id="rId92" Type="http://schemas.openxmlformats.org/officeDocument/2006/relationships/hyperlink" Target="http://3.bp.blogspot.com/-2AcqHIhgcR8/VGbOhLx-hUI/AAAAAAAACWw/XD8ZUINNZZs/s1600/bolu+pisang.jpg" TargetMode="External"/><Relationship Id="rId213" Type="http://schemas.openxmlformats.org/officeDocument/2006/relationships/hyperlink" Target="http://buatresep.blogspot.com/" TargetMode="External"/><Relationship Id="rId234"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hyperlink" Target="https://dapurmasak.com/users/88224?ref=recipe_page" TargetMode="External"/><Relationship Id="rId255" Type="http://schemas.openxmlformats.org/officeDocument/2006/relationships/hyperlink" Target="http://3.bp.blogspot.com/-qeRCdIhUW7I/VFMluKeMf7I/AAAAAAAABdA/Vg6a5vY2tbs/s1600/kue+lidah+1.jpg" TargetMode="External"/><Relationship Id="rId276" Type="http://schemas.openxmlformats.org/officeDocument/2006/relationships/hyperlink" Target="http://3.bp.blogspot.com/-0kfPeFrlAEc/VFQ3hNq_bKI/AAAAAAAABfQ/WcRBvTjZgaA/s1600/cupcake+mini.jpg" TargetMode="External"/><Relationship Id="rId297" Type="http://schemas.openxmlformats.org/officeDocument/2006/relationships/image" Target="media/image64.jpeg"/><Relationship Id="rId40" Type="http://schemas.openxmlformats.org/officeDocument/2006/relationships/image" Target="media/image8.jpeg"/><Relationship Id="rId115" Type="http://schemas.openxmlformats.org/officeDocument/2006/relationships/hyperlink" Target="http://1.bp.blogspot.com/-vitMPpaCrtU/VOgWSMk6tnI/AAAAAAAAErI/Nb76l5vNkN4/s1600/19+Resep+Cara+Membuat+Brownies+Kukus+dengan+1+Telur.jpg" TargetMode="External"/><Relationship Id="rId136" Type="http://schemas.openxmlformats.org/officeDocument/2006/relationships/image" Target="media/image27.jpeg"/><Relationship Id="rId157" Type="http://schemas.openxmlformats.org/officeDocument/2006/relationships/hyperlink" Target="http://buatresep.blogspot.com/search/label/Resep%20Camilan" TargetMode="External"/><Relationship Id="rId178" Type="http://schemas.openxmlformats.org/officeDocument/2006/relationships/hyperlink" Target="http://buatresep.blogspot.com/search/label/Resep%20Camilan" TargetMode="External"/><Relationship Id="rId301" Type="http://schemas.openxmlformats.org/officeDocument/2006/relationships/hyperlink" Target="http://buatresep.blogspot.com/2014/08/cara-buat-resep-cilok.html" TargetMode="External"/><Relationship Id="rId322" Type="http://schemas.openxmlformats.org/officeDocument/2006/relationships/image" Target="media/image73.jpeg"/><Relationship Id="rId343" Type="http://schemas.openxmlformats.org/officeDocument/2006/relationships/hyperlink" Target="http://buatresep.blogspot.com/2015/01/resep-cara-membuat-kue-lapis-beras-dan.html" TargetMode="External"/><Relationship Id="rId364" Type="http://schemas.openxmlformats.org/officeDocument/2006/relationships/image" Target="media/image87.jpeg"/><Relationship Id="rId61" Type="http://schemas.openxmlformats.org/officeDocument/2006/relationships/hyperlink" Target="http://buatresep.blogspot.com/2015/01/resep-cara-bikin-bolu-pisang.html" TargetMode="External"/><Relationship Id="rId82" Type="http://schemas.openxmlformats.org/officeDocument/2006/relationships/hyperlink" Target="http://buatresep.blogspot.com/search/label/Resep%20Bolu" TargetMode="External"/><Relationship Id="rId199" Type="http://schemas.openxmlformats.org/officeDocument/2006/relationships/hyperlink" Target="http://buatresep.blogspot.com/search/label/Resep%20Camilan" TargetMode="External"/><Relationship Id="rId203" Type="http://schemas.openxmlformats.org/officeDocument/2006/relationships/image" Target="media/image39.jpeg"/><Relationship Id="rId385" Type="http://schemas.openxmlformats.org/officeDocument/2006/relationships/hyperlink" Target="http://1.bp.blogspot.com/-9icYaOv2ig8/Uj6Z2WtmKWI/AAAAAAAAAW0/SWsfNOM0__s/s1600/544557_619073868114446_1126248200_n.jpg" TargetMode="External"/><Relationship Id="rId19" Type="http://schemas.openxmlformats.org/officeDocument/2006/relationships/hyperlink" Target="http://www.bacaresepdulu.com/asia/resep-masakan-indonesia/" TargetMode="External"/><Relationship Id="rId224" Type="http://schemas.openxmlformats.org/officeDocument/2006/relationships/hyperlink" Target="http://buatresep.blogspot.com/2014/09/cara-membuat-donat-ala-j-co-resep.html" TargetMode="External"/><Relationship Id="rId245" Type="http://schemas.openxmlformats.org/officeDocument/2006/relationships/hyperlink" Target="http://buatresep.blogspot.com/search/label/Kue%20Kering" TargetMode="External"/><Relationship Id="rId266" Type="http://schemas.openxmlformats.org/officeDocument/2006/relationships/hyperlink" Target="http://3.bp.blogspot.com/-49sMYyL8TL4/VFOLOY8iGFI/AAAAAAAABeo/VmWTvqmEmQ0/s1600/jajanan+kuping.jpg" TargetMode="External"/><Relationship Id="rId287" Type="http://schemas.openxmlformats.org/officeDocument/2006/relationships/hyperlink" Target="http://2.bp.blogspot.com/-P04d9p3NG2c/U7UvUp53tQI/AAAAAAAAAVA/D4gS-gxllUg/s1600/Kue+Nastar+Tanpa+Oven.jpg" TargetMode="External"/><Relationship Id="rId30" Type="http://schemas.openxmlformats.org/officeDocument/2006/relationships/hyperlink" Target="http://buatresep.blogspot.com/2014/11/resep-bolu-kukus-meises-sederhana-tanpa.html" TargetMode="External"/><Relationship Id="rId105" Type="http://schemas.openxmlformats.org/officeDocument/2006/relationships/hyperlink" Target="http://buatresep.blogspot.com/search/label/Kue%20Basah" TargetMode="External"/><Relationship Id="rId126" Type="http://schemas.openxmlformats.org/officeDocument/2006/relationships/hyperlink" Target="http://2.bp.blogspot.com/-coEE5NViVOw/VL58T244NXI/AAAAAAAAEGo/M5vCKcNMeY0/s1600/bolu+kukus+mawar.jpg" TargetMode="External"/><Relationship Id="rId147" Type="http://schemas.openxmlformats.org/officeDocument/2006/relationships/hyperlink" Target="http://buatresep.blogspot.com/2014/07/resep-roti-coklat-keju.html" TargetMode="External"/><Relationship Id="rId168" Type="http://schemas.openxmlformats.org/officeDocument/2006/relationships/hyperlink" Target="http://buatresep.blogspot.com/" TargetMode="External"/><Relationship Id="rId312" Type="http://schemas.openxmlformats.org/officeDocument/2006/relationships/image" Target="media/image69.jpeg"/><Relationship Id="rId333" Type="http://schemas.openxmlformats.org/officeDocument/2006/relationships/hyperlink" Target="http://3.bp.blogspot.com/-dNGZbNX1oLU/VN3gqreLp1I/AAAAAAAAEic/I28uC5qYsYY/s1600/Resep+Cara+Membuat+Bola+Bola+Ubi+Keju.jpg" TargetMode="External"/><Relationship Id="rId354" Type="http://schemas.openxmlformats.org/officeDocument/2006/relationships/hyperlink" Target="http://1.bp.blogspot.com/-tJcr6CXDM4s/VGo7rQtpdhI/AAAAAAAACb0/GxhCoX42528/s1600/cucur+1.jpg" TargetMode="External"/><Relationship Id="rId51" Type="http://schemas.openxmlformats.org/officeDocument/2006/relationships/hyperlink" Target="http://buatresep.blogspot.com/2015/02/resep-cara-membuat-bolu-pandan-kelapa.html" TargetMode="External"/><Relationship Id="rId72" Type="http://schemas.openxmlformats.org/officeDocument/2006/relationships/hyperlink" Target="http://buatresep.blogspot.com/2015/01/cara-membuat-bolu-jaman-dulu-murah-dan.html" TargetMode="External"/><Relationship Id="rId93" Type="http://schemas.openxmlformats.org/officeDocument/2006/relationships/image" Target="media/image15.jpeg"/><Relationship Id="rId189" Type="http://schemas.openxmlformats.org/officeDocument/2006/relationships/hyperlink" Target="http://buatresep.blogspot.com/search/label/Resep%20Bolu" TargetMode="External"/><Relationship Id="rId375" Type="http://schemas.openxmlformats.org/officeDocument/2006/relationships/hyperlink" Target="https://dapurmasak.com/kategori/kue-bolu?ref=recipe_breadcrumb" TargetMode="External"/><Relationship Id="rId3" Type="http://schemas.microsoft.com/office/2007/relationships/stylesWithEffects" Target="stylesWithEffects.xml"/><Relationship Id="rId214" Type="http://schemas.openxmlformats.org/officeDocument/2006/relationships/hyperlink" Target="http://buatresep.blogspot.com/search/label/Kue%20Kering" TargetMode="External"/><Relationship Id="rId235" Type="http://schemas.openxmlformats.org/officeDocument/2006/relationships/hyperlink" Target="http://buatresep.blogspot.com/" TargetMode="External"/><Relationship Id="rId256" Type="http://schemas.openxmlformats.org/officeDocument/2006/relationships/image" Target="media/image50.jpeg"/><Relationship Id="rId277" Type="http://schemas.openxmlformats.org/officeDocument/2006/relationships/image" Target="media/image57.jpeg"/><Relationship Id="rId298" Type="http://schemas.openxmlformats.org/officeDocument/2006/relationships/hyperlink" Target="http://buatresep.blogspot.com/2015/01/resep-cara-membuat-cireng-nasi-sisa.html" TargetMode="External"/><Relationship Id="rId116" Type="http://schemas.openxmlformats.org/officeDocument/2006/relationships/image" Target="media/image20.jpeg"/><Relationship Id="rId137" Type="http://schemas.openxmlformats.org/officeDocument/2006/relationships/hyperlink" Target="http://1.bp.blogspot.com/-17nSDD8J6Lk/VNZQqjGKxnI/AAAAAAAAEco/MFxlg-kPWcQ/s1600/8+Cara+Membuat+Cookies+Super+Simple.jpg" TargetMode="External"/><Relationship Id="rId158" Type="http://schemas.openxmlformats.org/officeDocument/2006/relationships/hyperlink" Target="http://buatresep.blogspot.com/search/label/Es%20Krim" TargetMode="External"/><Relationship Id="rId302" Type="http://schemas.openxmlformats.org/officeDocument/2006/relationships/hyperlink" Target="http://3.bp.blogspot.com/-z9HdhNnD82s/U_RAsjcrXZI/AAAAAAAAAdE/t7KpCodk1xQ/s1600/Cilok.jpg" TargetMode="External"/><Relationship Id="rId323" Type="http://schemas.openxmlformats.org/officeDocument/2006/relationships/hyperlink" Target="http://2.bp.blogspot.com/-dYnUhVnUaQw/U5722oRw7lI/AAAAAAAAAB4/Y0tiDzK_1b0/s1600/Tahu+Brontak.jpg" TargetMode="External"/><Relationship Id="rId344" Type="http://schemas.openxmlformats.org/officeDocument/2006/relationships/hyperlink" Target="http://buatresep.blogspot.com/" TargetMode="External"/><Relationship Id="rId20" Type="http://schemas.openxmlformats.org/officeDocument/2006/relationships/hyperlink" Target="http://www.bacaresepdulu.com/tag/resep-olahan-pisang/" TargetMode="External"/><Relationship Id="rId41" Type="http://schemas.openxmlformats.org/officeDocument/2006/relationships/hyperlink" Target="http://3.bp.blogspot.com/-r0tAOgmI_48/VMxhhj1W7QI/AAAAAAAAEX4/HMorZHL0ZVE/s1600/bolu+magic+com.jpg" TargetMode="External"/><Relationship Id="rId62" Type="http://schemas.openxmlformats.org/officeDocument/2006/relationships/hyperlink" Target="http://1.bp.blogspot.com/-adjBLvaXrV4/VLn4P49gPvI/AAAAAAAAECk/e9vp7U-IbT8/s1600/bolu+enak.jpg" TargetMode="External"/><Relationship Id="rId83" Type="http://schemas.openxmlformats.org/officeDocument/2006/relationships/hyperlink" Target="http://buatresep.blogspot.com/search/label/Resep%20Camilan" TargetMode="External"/><Relationship Id="rId179" Type="http://schemas.openxmlformats.org/officeDocument/2006/relationships/hyperlink" Target="http://3.bp.blogspot.com/-4saBm6nEwek/VOk1lDbvAMI/AAAAAAAAEr0/lX3zbXevED0/s1600/23+Cara+Membuat+Kulit+Lumpia+Kriuk+Gurih.jpg" TargetMode="External"/><Relationship Id="rId365" Type="http://schemas.openxmlformats.org/officeDocument/2006/relationships/hyperlink" Target="https://dapurmasak.com/users/sign_in" TargetMode="External"/><Relationship Id="rId386" Type="http://schemas.openxmlformats.org/officeDocument/2006/relationships/image" Target="media/image93.jpeg"/><Relationship Id="rId190" Type="http://schemas.openxmlformats.org/officeDocument/2006/relationships/hyperlink" Target="http://buatresep.blogspot.com/search/label/Resep%20Camilan" TargetMode="External"/><Relationship Id="rId204" Type="http://schemas.openxmlformats.org/officeDocument/2006/relationships/hyperlink" Target="http://buatresep.blogspot.com/" TargetMode="External"/><Relationship Id="rId225" Type="http://schemas.openxmlformats.org/officeDocument/2006/relationships/hyperlink" Target="http://buatresep.blogspot.com/2014/12/cara-membuat-donat-metode-water-roux.html" TargetMode="External"/><Relationship Id="rId246" Type="http://schemas.openxmlformats.org/officeDocument/2006/relationships/hyperlink" Target="http://buatresep.blogspot.com/search/label/Resep%20Camilan" TargetMode="External"/><Relationship Id="rId267" Type="http://schemas.openxmlformats.org/officeDocument/2006/relationships/image" Target="media/image54.jpeg"/><Relationship Id="rId288" Type="http://schemas.openxmlformats.org/officeDocument/2006/relationships/image" Target="media/image61.jpeg"/><Relationship Id="rId106" Type="http://schemas.openxmlformats.org/officeDocument/2006/relationships/hyperlink" Target="http://buatresep.blogspot.com/search/label/Resep%20Kue" TargetMode="External"/><Relationship Id="rId127" Type="http://schemas.openxmlformats.org/officeDocument/2006/relationships/image" Target="media/image23.jpeg"/><Relationship Id="rId313" Type="http://schemas.openxmlformats.org/officeDocument/2006/relationships/hyperlink" Target="http://2.bp.blogspot.com/-VOuj6BSZyDg/VMtIh1Lzt8I/AAAAAAAAEUs/EuTRBJS_QBc/s1600/adonan+putu+ayu.jpg" TargetMode="External"/><Relationship Id="rId10" Type="http://schemas.openxmlformats.org/officeDocument/2006/relationships/image" Target="media/image2.jpeg"/><Relationship Id="rId31" Type="http://schemas.openxmlformats.org/officeDocument/2006/relationships/hyperlink" Target="http://1.bp.blogspot.com/-P51TWGk7OHc/VG83fhliOsI/AAAAAAAAClM/TVoyC4sMmUs/s1600/bolu+kukus+meises.jpg" TargetMode="External"/><Relationship Id="rId52" Type="http://schemas.openxmlformats.org/officeDocument/2006/relationships/hyperlink" Target="http://buatresep.blogspot.com/" TargetMode="External"/><Relationship Id="rId73" Type="http://schemas.openxmlformats.org/officeDocument/2006/relationships/hyperlink" Target="http://buatresep.blogspot.com/" TargetMode="External"/><Relationship Id="rId94" Type="http://schemas.openxmlformats.org/officeDocument/2006/relationships/hyperlink" Target="http://buatresep.blogspot.com/" TargetMode="External"/><Relationship Id="rId148" Type="http://schemas.openxmlformats.org/officeDocument/2006/relationships/hyperlink" Target="http://buatresep.blogspot.com/2014/12/resep-cara-membuat-donat-empuk-toping.html" TargetMode="External"/><Relationship Id="rId169" Type="http://schemas.openxmlformats.org/officeDocument/2006/relationships/hyperlink" Target="http://buatresep.blogspot.com/search/label/Resep%20Kue" TargetMode="External"/><Relationship Id="rId334" Type="http://schemas.openxmlformats.org/officeDocument/2006/relationships/image" Target="media/image78.jpeg"/><Relationship Id="rId355" Type="http://schemas.openxmlformats.org/officeDocument/2006/relationships/image" Target="media/image82.jpeg"/><Relationship Id="rId376" Type="http://schemas.openxmlformats.org/officeDocument/2006/relationships/hyperlink" Target="https://dapurmasak.com/search/telur?ref=recipe_related_search" TargetMode="External"/><Relationship Id="rId4" Type="http://schemas.openxmlformats.org/officeDocument/2006/relationships/settings" Target="settings.xml"/><Relationship Id="rId180" Type="http://schemas.openxmlformats.org/officeDocument/2006/relationships/image" Target="media/image35.jpeg"/><Relationship Id="rId215" Type="http://schemas.openxmlformats.org/officeDocument/2006/relationships/hyperlink" Target="http://buatresep.blogspot.com/search/label/Makanan%20Modern" TargetMode="External"/><Relationship Id="rId236" Type="http://schemas.openxmlformats.org/officeDocument/2006/relationships/hyperlink" Target="http://buatresep.blogspot.com/search/label/Resep%20Kue" TargetMode="External"/><Relationship Id="rId257" Type="http://schemas.openxmlformats.org/officeDocument/2006/relationships/hyperlink" Target="http://3.bp.blogspot.com/-c-NswNiF9cY/VFMmB7I7FjI/AAAAAAAABdI/IyDmnRYikz0/s1600/kue+lidah.jpg" TargetMode="External"/><Relationship Id="rId278" Type="http://schemas.openxmlformats.org/officeDocument/2006/relationships/hyperlink" Target="http://buatresep.blogspot.com/2015/01/resep-cara-membuat-roti-bakar-manis.html" TargetMode="External"/><Relationship Id="rId303" Type="http://schemas.openxmlformats.org/officeDocument/2006/relationships/image" Target="media/image66.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105</Pages>
  <Words>17348</Words>
  <Characters>98889</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Umu Mujahidah</dc:creator>
  <cp:lastModifiedBy>Umu Mujahidah</cp:lastModifiedBy>
  <cp:revision>3</cp:revision>
  <dcterms:created xsi:type="dcterms:W3CDTF">2015-02-25T13:36:00Z</dcterms:created>
  <dcterms:modified xsi:type="dcterms:W3CDTF">2015-03-14T14:08:00Z</dcterms:modified>
</cp:coreProperties>
</file>